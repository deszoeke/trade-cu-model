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D620B1" w:rsidP="003C7D2A" w:rsidRDefault="00135362" w14:paraId="49B354DB" w14:textId="3EBD7D06">
      <w:pPr>
        <w:pStyle w:val="Title"/>
      </w:pPr>
      <w:bookmarkStart w:name="Xde70cbfbf8f1a4cf16a1c1d00dfac4228632f76" w:id="0"/>
      <w:r>
        <w:t>Decreasing</w:t>
      </w:r>
      <w:r w:rsidRPr="00CE09F6">
        <w:t xml:space="preserve"> </w:t>
      </w:r>
      <w:r>
        <w:t>hydrological</w:t>
      </w:r>
      <w:r w:rsidRPr="00CE09F6">
        <w:t xml:space="preserve"> circulation</w:t>
      </w:r>
      <w:r>
        <w:t xml:space="preserve"> dims shallow</w:t>
      </w:r>
      <w:r w:rsidR="00CE09F6">
        <w:t xml:space="preserve"> cumulus cloud</w:t>
      </w:r>
      <w:r w:rsidR="003A2BBB">
        <w:t>s</w:t>
      </w:r>
    </w:p>
    <w:p w:rsidR="00E87C0B" w:rsidP="00E87C0B" w:rsidRDefault="00E87C0B" w14:paraId="70AD8BF8" w14:textId="77777777"/>
    <w:p w:rsidR="00E87C0B" w:rsidP="00E87C0B" w:rsidRDefault="00E87C0B" w14:paraId="5D3348C4" w14:textId="77777777">
      <w:r>
        <w:t>Simon P. de Szoeke</w:t>
      </w:r>
    </w:p>
    <w:p w:rsidR="00E87C0B" w:rsidP="00E87C0B" w:rsidRDefault="00E87C0B" w14:paraId="3B07325E" w14:textId="77777777">
      <w:r>
        <w:t>An-Yi Huang</w:t>
      </w:r>
    </w:p>
    <w:p w:rsidRPr="00E87C0B" w:rsidR="00E87C0B" w:rsidP="00E87C0B" w:rsidRDefault="00E87C0B" w14:paraId="3B579B64" w14:textId="1D35FBBD">
      <w:r>
        <w:t>et al.</w:t>
      </w:r>
    </w:p>
    <w:p w:rsidRPr="00891CDE" w:rsidR="00CE09F6" w:rsidP="00CE09F6" w:rsidRDefault="00CE09F6" w14:paraId="1DC07ED3" w14:textId="63AF39FD">
      <w:pPr>
        <w:pStyle w:val="Heading1"/>
      </w:pPr>
      <w:bookmarkStart w:name="abstract" w:id="1"/>
      <w:r w:rsidRPr="00891CDE">
        <w:t>Abstract</w:t>
      </w:r>
    </w:p>
    <w:p w:rsidRPr="00642592" w:rsidR="0055084D" w:rsidP="0040399F" w:rsidRDefault="00CE09F6" w14:paraId="5CC0A521" w14:textId="34A8E474">
      <w:pPr>
        <w:pStyle w:val="FirstParagraph"/>
        <w:rPr>
          <w:rFonts w:ascii="Aptos" w:hAnsi="Aptos"/>
        </w:rPr>
      </w:pPr>
      <w:r w:rsidRPr="00891CDE">
        <w:rPr>
          <w:rFonts w:ascii="Aptos" w:hAnsi="Aptos"/>
        </w:rPr>
        <w:t>Shallow cumulus clouds affect Earth’s planetary albedo</w:t>
      </w:r>
      <w:r w:rsidR="00135362">
        <w:rPr>
          <w:rFonts w:ascii="Aptos" w:hAnsi="Aptos"/>
        </w:rPr>
        <w:t xml:space="preserve"> and </w:t>
      </w:r>
      <w:r w:rsidRPr="00891CDE">
        <w:rPr>
          <w:rFonts w:ascii="Aptos" w:hAnsi="Aptos"/>
        </w:rPr>
        <w:t xml:space="preserve">explain </w:t>
      </w:r>
      <w:r w:rsidR="008C173D">
        <w:rPr>
          <w:rFonts w:ascii="Aptos" w:hAnsi="Aptos"/>
        </w:rPr>
        <w:t xml:space="preserve">the spread in </w:t>
      </w:r>
      <w:r w:rsidRPr="00891CDE">
        <w:rPr>
          <w:rFonts w:ascii="Aptos" w:hAnsi="Aptos"/>
        </w:rPr>
        <w:t>climate model sensitivit</w:t>
      </w:r>
      <w:r w:rsidR="00C90E54">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w:t>
      </w:r>
      <w:r w:rsidR="00135362">
        <w:rPr>
          <w:rFonts w:ascii="Aptos" w:hAnsi="Aptos"/>
        </w:rPr>
        <w:t>ng</w:t>
      </w:r>
      <w:r w:rsidR="00C90E54">
        <w:rPr>
          <w:rFonts w:ascii="Aptos" w:hAnsi="Aptos"/>
        </w:rPr>
        <w:t xml:space="preserve"> the cloud layer by i</w:t>
      </w:r>
      <w:r w:rsidRPr="00891CDE">
        <w:rPr>
          <w:rFonts w:ascii="Aptos" w:hAnsi="Aptos"/>
        </w:rPr>
        <w:t>ncreas</w:t>
      </w:r>
      <w:r w:rsidR="00135362">
        <w:rPr>
          <w:rFonts w:ascii="Aptos" w:hAnsi="Aptos"/>
        </w:rPr>
        <w:t>ing</w:t>
      </w:r>
      <w:r w:rsidRPr="00891CDE">
        <w:rPr>
          <w:rFonts w:ascii="Aptos" w:hAnsi="Aptos"/>
        </w:rPr>
        <w:t xml:space="preserve">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 but r</w:t>
      </w:r>
      <w:r w:rsidR="00C92BD8">
        <w:rPr>
          <w:rFonts w:ascii="Aptos" w:hAnsi="Aptos"/>
        </w:rPr>
        <w:t xml:space="preserve">ecent </w:t>
      </w:r>
      <w:r w:rsidR="00937BDB">
        <w:rPr>
          <w:rFonts w:ascii="Aptos" w:hAnsi="Aptos"/>
        </w:rPr>
        <w:t xml:space="preserve">observations </w:t>
      </w:r>
      <w:r w:rsidR="00135362">
        <w:rPr>
          <w:rFonts w:ascii="Aptos" w:hAnsi="Aptos"/>
        </w:rPr>
        <w:t xml:space="preserve">of mesoscale variability </w:t>
      </w:r>
      <w:r w:rsidR="00937BDB">
        <w:rPr>
          <w:rFonts w:ascii="Aptos" w:hAnsi="Aptos"/>
        </w:rPr>
        <w:t>show that</w:t>
      </w:r>
      <w:r w:rsidR="00C90E54">
        <w:rPr>
          <w:rFonts w:ascii="Aptos" w:hAnsi="Aptos"/>
        </w:rPr>
        <w:t xml:space="preserve">, rather than humidity, </w:t>
      </w:r>
      <w:r w:rsidR="00C92BD8">
        <w:rPr>
          <w:rFonts w:ascii="Aptos" w:hAnsi="Aptos"/>
        </w:rPr>
        <w:t xml:space="preserve">mass flux </w:t>
      </w:r>
      <w:r w:rsidR="00234D6F">
        <w:rPr>
          <w:rFonts w:ascii="Aptos" w:hAnsi="Aptos"/>
        </w:rPr>
        <w:t>explain</w:t>
      </w:r>
      <w:r w:rsidR="00135362">
        <w:rPr>
          <w:rFonts w:ascii="Aptos" w:hAnsi="Aptos"/>
        </w:rPr>
        <w:t>s</w:t>
      </w:r>
      <w:r w:rsidR="00C92BD8">
        <w:rPr>
          <w:rFonts w:ascii="Aptos" w:hAnsi="Aptos"/>
        </w:rPr>
        <w:t xml:space="preserve"> clou</w:t>
      </w:r>
      <w:r w:rsidR="006368EC">
        <w:rPr>
          <w:rFonts w:ascii="Aptos" w:hAnsi="Aptos"/>
        </w:rPr>
        <w:t>d fraction</w:t>
      </w:r>
      <w:r w:rsidR="00C90E54">
        <w:rPr>
          <w:rFonts w:ascii="Aptos" w:hAnsi="Aptos"/>
        </w:rPr>
        <w:t>.</w:t>
      </w:r>
      <w:r w:rsidR="008C173D">
        <w:rPr>
          <w:rFonts w:ascii="Aptos" w:hAnsi="Aptos"/>
        </w:rPr>
        <w:t xml:space="preserve"> </w:t>
      </w:r>
      <w:r w:rsidR="00135362">
        <w:rPr>
          <w:rFonts w:ascii="Aptos" w:hAnsi="Aptos"/>
        </w:rPr>
        <w:t>Here w</w:t>
      </w:r>
      <w:r w:rsidR="008C173D">
        <w:rPr>
          <w:rFonts w:ascii="Aptos" w:hAnsi="Aptos"/>
        </w:rPr>
        <w:t xml:space="preserve">e extend that result to </w:t>
      </w:r>
      <w:r w:rsidR="00135362">
        <w:rPr>
          <w:rFonts w:ascii="Aptos" w:hAnsi="Aptos"/>
        </w:rPr>
        <w:t xml:space="preserve">the </w:t>
      </w:r>
      <w:r w:rsidR="008C173D">
        <w:rPr>
          <w:rFonts w:ascii="Aptos" w:hAnsi="Aptos"/>
        </w:rPr>
        <w:t>climate</w:t>
      </w:r>
      <w:r w:rsidR="00EA30AE">
        <w:rPr>
          <w:rFonts w:ascii="Aptos" w:hAnsi="Aptos"/>
        </w:rPr>
        <w:t>. A</w:t>
      </w:r>
      <w:r w:rsidRPr="00EA30AE" w:rsidR="00EA30AE">
        <w:rPr>
          <w:rFonts w:ascii="Aptos" w:hAnsi="Aptos"/>
        </w:rPr>
        <w:t xml:space="preserve"> </w:t>
      </w:r>
      <w:r w:rsidR="00EA30AE">
        <w:rPr>
          <w:rFonts w:ascii="Aptos" w:hAnsi="Aptos"/>
        </w:rPr>
        <w:t>moisture balance model of the lower troposphere</w:t>
      </w:r>
      <w:r w:rsidR="008C173D">
        <w:rPr>
          <w:rFonts w:ascii="Aptos" w:hAnsi="Aptos"/>
        </w:rPr>
        <w:t xml:space="preserve"> </w:t>
      </w:r>
      <w:r w:rsidR="00CB73B1">
        <w:rPr>
          <w:rFonts w:ascii="Aptos" w:hAnsi="Aptos"/>
        </w:rPr>
        <w:t>predict</w:t>
      </w:r>
      <w:r w:rsidR="008C173D">
        <w:rPr>
          <w:rFonts w:ascii="Aptos" w:hAnsi="Aptos"/>
        </w:rPr>
        <w:t>s</w:t>
      </w:r>
      <w:r w:rsidR="00CB73B1">
        <w:rPr>
          <w:rFonts w:ascii="Aptos" w:hAnsi="Aptos"/>
        </w:rPr>
        <w:t xml:space="preserve"> shallow cumulus </w:t>
      </w:r>
      <w:r w:rsidR="00EA30AE">
        <w:rPr>
          <w:rFonts w:ascii="Aptos" w:hAnsi="Aptos"/>
        </w:rPr>
        <w:t xml:space="preserve">mass flux and </w:t>
      </w:r>
      <w:r w:rsidR="00CB73B1">
        <w:rPr>
          <w:rFonts w:ascii="Aptos" w:hAnsi="Aptos"/>
        </w:rPr>
        <w:t xml:space="preserve">cloud </w:t>
      </w:r>
      <w:r w:rsidR="003932F0">
        <w:rPr>
          <w:rFonts w:ascii="Aptos" w:hAnsi="Aptos"/>
        </w:rPr>
        <w:t>albedo</w:t>
      </w:r>
      <w:r w:rsidR="006368EC">
        <w:rPr>
          <w:rFonts w:ascii="Aptos" w:hAnsi="Aptos"/>
        </w:rPr>
        <w:t xml:space="preserve"> decrease –5</w:t>
      </w:r>
      <w:r w:rsidR="002838CD">
        <w:rPr>
          <w:rFonts w:ascii="Aptos" w:hAnsi="Aptos"/>
        </w:rPr>
        <w:t xml:space="preserve"> to –</w:t>
      </w:r>
      <w:r w:rsidR="006368EC">
        <w:rPr>
          <w:rFonts w:ascii="Aptos" w:hAnsi="Aptos"/>
        </w:rPr>
        <w:t>8% K</w:t>
      </w:r>
      <w:r w:rsidR="006368EC">
        <w:rPr>
          <w:rFonts w:ascii="Aptos" w:hAnsi="Aptos"/>
          <w:vertAlign w:val="superscript"/>
        </w:rPr>
        <w:t>–1</w:t>
      </w:r>
      <w:r w:rsidR="00234D6F">
        <w:rPr>
          <w:rFonts w:ascii="Aptos" w:hAnsi="Aptos"/>
        </w:rPr>
        <w:t>.</w:t>
      </w:r>
      <w:r w:rsidR="00EA30AE">
        <w:rPr>
          <w:rFonts w:ascii="Aptos" w:hAnsi="Aptos"/>
        </w:rPr>
        <w:t xml:space="preserve"> </w:t>
      </w:r>
      <w:r w:rsidR="006368EC">
        <w:rPr>
          <w:rFonts w:ascii="Aptos" w:hAnsi="Aptos"/>
        </w:rPr>
        <w:t>The c</w:t>
      </w:r>
      <w:r w:rsidR="008C173D">
        <w:rPr>
          <w:rFonts w:ascii="Aptos" w:hAnsi="Aptos"/>
        </w:rPr>
        <w:t xml:space="preserve">loud moisture flux </w:t>
      </w:r>
      <w:r w:rsidR="006368EC">
        <w:rPr>
          <w:rFonts w:ascii="Aptos" w:hAnsi="Aptos"/>
        </w:rPr>
        <w:t xml:space="preserve">decreases to </w:t>
      </w:r>
      <w:r w:rsidR="008C173D">
        <w:rPr>
          <w:rFonts w:ascii="Aptos" w:hAnsi="Aptos"/>
        </w:rPr>
        <w:t>balance</w:t>
      </w:r>
      <w:r w:rsidR="006368EC">
        <w:rPr>
          <w:rFonts w:ascii="Aptos" w:hAnsi="Aptos"/>
        </w:rPr>
        <w:t xml:space="preserve"> the</w:t>
      </w:r>
      <w:r w:rsidRPr="00891CDE" w:rsidR="008C173D">
        <w:rPr>
          <w:rFonts w:ascii="Aptos" w:hAnsi="Aptos"/>
        </w:rPr>
        <w:t xml:space="preserve"> </w:t>
      </w:r>
      <w:r w:rsidR="006368EC">
        <w:rPr>
          <w:rFonts w:ascii="Aptos" w:hAnsi="Aptos"/>
        </w:rPr>
        <w:t>–5 % K</w:t>
      </w:r>
      <w:r w:rsidR="006368EC">
        <w:rPr>
          <w:rFonts w:ascii="Aptos" w:hAnsi="Aptos"/>
          <w:vertAlign w:val="superscript"/>
        </w:rPr>
        <w:t xml:space="preserve">–1 </w:t>
      </w:r>
      <w:r w:rsidR="008C173D">
        <w:rPr>
          <w:rFonts w:ascii="Aptos" w:hAnsi="Aptos"/>
        </w:rPr>
        <w:t xml:space="preserve">reduced </w:t>
      </w:r>
      <w:r w:rsidRPr="00891CDE" w:rsidR="008C173D">
        <w:rPr>
          <w:rFonts w:ascii="Aptos" w:hAnsi="Aptos"/>
        </w:rPr>
        <w:t xml:space="preserve">drying by </w:t>
      </w:r>
      <w:r w:rsidR="008C173D">
        <w:rPr>
          <w:rFonts w:ascii="Aptos" w:hAnsi="Aptos"/>
        </w:rPr>
        <w:t xml:space="preserve">the atmospheric </w:t>
      </w:r>
      <w:r w:rsidR="006368EC">
        <w:rPr>
          <w:rFonts w:ascii="Aptos" w:hAnsi="Aptos"/>
        </w:rPr>
        <w:t xml:space="preserve">hydrological </w:t>
      </w:r>
      <w:r w:rsidRPr="00891CDE" w:rsidR="008C173D">
        <w:rPr>
          <w:rFonts w:ascii="Aptos" w:hAnsi="Aptos"/>
        </w:rPr>
        <w:t>circulatio</w:t>
      </w:r>
      <w:r w:rsidR="006368EC">
        <w:rPr>
          <w:rFonts w:ascii="Aptos" w:hAnsi="Aptos"/>
        </w:rPr>
        <w:t>n.</w:t>
      </w:r>
      <w:r w:rsidR="00530059">
        <w:rPr>
          <w:rFonts w:ascii="Aptos" w:hAnsi="Aptos"/>
        </w:rPr>
        <w:t xml:space="preserve"> Increasing specific humidity </w:t>
      </w:r>
      <w:r w:rsidR="00CA6A27">
        <w:rPr>
          <w:rFonts w:ascii="Aptos" w:hAnsi="Aptos"/>
        </w:rPr>
        <w:t xml:space="preserve">+7% further </w:t>
      </w:r>
      <w:r w:rsidR="002838CD">
        <w:rPr>
          <w:rFonts w:ascii="Aptos" w:hAnsi="Aptos"/>
        </w:rPr>
        <w:t xml:space="preserve">reduces </w:t>
      </w:r>
      <w:r w:rsidR="00A8352B">
        <w:rPr>
          <w:rFonts w:ascii="Aptos" w:hAnsi="Aptos"/>
        </w:rPr>
        <w:t xml:space="preserve">the </w:t>
      </w:r>
      <w:r w:rsidR="00CA6A27">
        <w:rPr>
          <w:rFonts w:ascii="Aptos" w:hAnsi="Aptos"/>
        </w:rPr>
        <w:t>mass flux</w:t>
      </w:r>
      <w:r w:rsidR="00A8352B">
        <w:rPr>
          <w:rFonts w:ascii="Aptos" w:hAnsi="Aptos"/>
        </w:rPr>
        <w:t xml:space="preserve"> </w:t>
      </w:r>
      <w:r w:rsidR="00CA6A27">
        <w:rPr>
          <w:rFonts w:ascii="Aptos" w:hAnsi="Aptos"/>
        </w:rPr>
        <w:t xml:space="preserve">(–2.6%) for the same moisture flux. Subcloud mean and turbulent </w:t>
      </w:r>
      <w:r w:rsidR="00300074">
        <w:rPr>
          <w:rFonts w:ascii="Aptos" w:hAnsi="Aptos"/>
        </w:rPr>
        <w:t xml:space="preserve">fluctuations of RH </w:t>
      </w:r>
      <w:r w:rsidR="00530059">
        <w:rPr>
          <w:rFonts w:ascii="Aptos" w:hAnsi="Aptos"/>
        </w:rPr>
        <w:t>change</w:t>
      </w:r>
      <w:r w:rsidR="00300074">
        <w:rPr>
          <w:rFonts w:ascii="Aptos" w:hAnsi="Aptos"/>
        </w:rPr>
        <w:t xml:space="preserve"> </w:t>
      </w:r>
      <w:r w:rsidR="00530059">
        <w:rPr>
          <w:rFonts w:ascii="Aptos" w:hAnsi="Aptos"/>
        </w:rPr>
        <w:t xml:space="preserve">the </w:t>
      </w:r>
      <w:r w:rsidR="006368EC">
        <w:rPr>
          <w:rFonts w:ascii="Aptos" w:hAnsi="Aptos"/>
        </w:rPr>
        <w:t>cl</w:t>
      </w:r>
      <w:r w:rsidR="00530059">
        <w:rPr>
          <w:rFonts w:ascii="Aptos" w:hAnsi="Aptos"/>
        </w:rPr>
        <w:t>oud base cloud fraction</w:t>
      </w:r>
      <w:r w:rsidR="00300074">
        <w:rPr>
          <w:rFonts w:ascii="Aptos" w:hAnsi="Aptos"/>
        </w:rPr>
        <w:t>, widening the local</w:t>
      </w:r>
      <w:r w:rsidR="00530059">
        <w:rPr>
          <w:rFonts w:ascii="Aptos" w:hAnsi="Aptos"/>
        </w:rPr>
        <w:t xml:space="preserve"> </w:t>
      </w:r>
      <w:r w:rsidR="00300074">
        <w:rPr>
          <w:rFonts w:ascii="Aptos" w:hAnsi="Aptos"/>
        </w:rPr>
        <w:t xml:space="preserve">estimated </w:t>
      </w:r>
      <w:r w:rsidR="00530059">
        <w:rPr>
          <w:rFonts w:ascii="Aptos" w:hAnsi="Aptos"/>
        </w:rPr>
        <w:t xml:space="preserve">shallow cloud change </w:t>
      </w:r>
      <w:r w:rsidR="00300074">
        <w:rPr>
          <w:rFonts w:ascii="Aptos" w:hAnsi="Aptos"/>
        </w:rPr>
        <w:t>to</w:t>
      </w:r>
      <w:r w:rsidR="00530059">
        <w:rPr>
          <w:rFonts w:ascii="Aptos" w:hAnsi="Aptos"/>
        </w:rPr>
        <w:t xml:space="preserve"> –2.5 to –7.7 % K</w:t>
      </w:r>
      <w:r w:rsidR="00300074">
        <w:rPr>
          <w:rFonts w:ascii="Aptos" w:hAnsi="Aptos"/>
          <w:vertAlign w:val="superscript"/>
        </w:rPr>
        <w:t>–1</w:t>
      </w:r>
      <w:r w:rsidR="00642592">
        <w:rPr>
          <w:rFonts w:ascii="Aptos" w:hAnsi="Aptos"/>
        </w:rPr>
        <w:t xml:space="preserve">. Shallow cumulus region </w:t>
      </w:r>
      <w:r w:rsidR="00300074">
        <w:rPr>
          <w:rFonts w:ascii="Aptos" w:hAnsi="Aptos"/>
        </w:rPr>
        <w:t xml:space="preserve">shortwave cloud radiative </w:t>
      </w:r>
      <w:r w:rsidR="00D532B0">
        <w:rPr>
          <w:rFonts w:ascii="Aptos" w:hAnsi="Aptos"/>
        </w:rPr>
        <w:t xml:space="preserve">dimming </w:t>
      </w:r>
      <w:r w:rsidR="00642592">
        <w:rPr>
          <w:rFonts w:ascii="Aptos" w:hAnsi="Aptos"/>
        </w:rPr>
        <w:t>feedback is</w:t>
      </w:r>
      <w:r w:rsidR="00300074">
        <w:rPr>
          <w:rFonts w:ascii="Aptos" w:hAnsi="Aptos"/>
        </w:rPr>
        <w:t xml:space="preserve"> </w:t>
      </w:r>
      <w:r w:rsidR="00D532B0">
        <w:rPr>
          <w:rFonts w:ascii="Aptos" w:hAnsi="Aptos"/>
        </w:rPr>
        <w:t>+</w:t>
      </w:r>
      <w:r w:rsidR="00300074">
        <w:rPr>
          <w:rFonts w:ascii="Aptos" w:hAnsi="Aptos"/>
        </w:rPr>
        <w:t xml:space="preserve">0.5 to </w:t>
      </w:r>
      <w:r w:rsidR="00D532B0">
        <w:rPr>
          <w:rFonts w:ascii="Aptos" w:hAnsi="Aptos"/>
        </w:rPr>
        <w:t>+</w:t>
      </w:r>
      <w:r w:rsidR="00300074">
        <w:rPr>
          <w:rFonts w:ascii="Aptos" w:hAnsi="Aptos"/>
        </w:rPr>
        <w:t>1.6 W m</w:t>
      </w:r>
      <w:r w:rsidR="00300074">
        <w:rPr>
          <w:rFonts w:ascii="Aptos" w:hAnsi="Aptos"/>
          <w:vertAlign w:val="superscript"/>
        </w:rPr>
        <w:t>–2</w:t>
      </w:r>
      <w:r w:rsidR="00D532B0">
        <w:rPr>
          <w:rFonts w:ascii="Aptos" w:hAnsi="Aptos"/>
        </w:rPr>
        <w:t xml:space="preserve"> </w:t>
      </w:r>
      <w:r w:rsidR="00642592">
        <w:rPr>
          <w:rFonts w:ascii="Aptos" w:hAnsi="Aptos"/>
        </w:rPr>
        <w:t>K</w:t>
      </w:r>
      <w:r w:rsidR="00642592">
        <w:rPr>
          <w:rFonts w:ascii="Aptos" w:hAnsi="Aptos"/>
          <w:vertAlign w:val="superscript"/>
        </w:rPr>
        <w:t>–1</w:t>
      </w:r>
      <w:r w:rsidR="00642592">
        <w:rPr>
          <w:rFonts w:ascii="Aptos" w:hAnsi="Aptos"/>
        </w:rPr>
        <w:t xml:space="preserve"> </w:t>
      </w:r>
      <w:r w:rsidR="00D532B0">
        <w:rPr>
          <w:rFonts w:ascii="Aptos" w:hAnsi="Aptos"/>
        </w:rPr>
        <w:t xml:space="preserve">and </w:t>
      </w:r>
      <w:r w:rsidR="00642592">
        <w:rPr>
          <w:rFonts w:ascii="Aptos" w:hAnsi="Aptos"/>
        </w:rPr>
        <w:t>the net local</w:t>
      </w:r>
      <w:r w:rsidR="00D532B0">
        <w:rPr>
          <w:rFonts w:ascii="Aptos" w:hAnsi="Aptos"/>
        </w:rPr>
        <w:t xml:space="preserve"> cloud radiative </w:t>
      </w:r>
      <w:r w:rsidR="00642592">
        <w:rPr>
          <w:rFonts w:ascii="Aptos" w:hAnsi="Aptos"/>
        </w:rPr>
        <w:t>feedback</w:t>
      </w:r>
      <w:r w:rsidR="00D532B0">
        <w:rPr>
          <w:rFonts w:ascii="Aptos" w:hAnsi="Aptos"/>
        </w:rPr>
        <w:t xml:space="preserve"> </w:t>
      </w:r>
      <w:r w:rsidR="00642592">
        <w:rPr>
          <w:rFonts w:ascii="Aptos" w:hAnsi="Aptos"/>
        </w:rPr>
        <w:t xml:space="preserve">is </w:t>
      </w:r>
      <w:r w:rsidR="00D532B0">
        <w:rPr>
          <w:rFonts w:ascii="Aptos" w:hAnsi="Aptos"/>
        </w:rPr>
        <w:t>+0.4 to +1.3 W m</w:t>
      </w:r>
      <w:r w:rsidR="00D532B0">
        <w:rPr>
          <w:rFonts w:ascii="Aptos" w:hAnsi="Aptos"/>
          <w:vertAlign w:val="superscript"/>
        </w:rPr>
        <w:t>–2</w:t>
      </w:r>
      <w:r w:rsidR="00642592">
        <w:rPr>
          <w:rFonts w:ascii="Aptos" w:hAnsi="Aptos"/>
        </w:rPr>
        <w:t xml:space="preserve"> K</w:t>
      </w:r>
      <w:r w:rsidR="00642592">
        <w:rPr>
          <w:rFonts w:ascii="Aptos" w:hAnsi="Aptos"/>
          <w:vertAlign w:val="superscript"/>
        </w:rPr>
        <w:t>–1</w:t>
      </w:r>
      <w:r w:rsidR="00642592">
        <w:rPr>
          <w:rFonts w:ascii="Aptos" w:hAnsi="Aptos"/>
        </w:rPr>
        <w:t>.</w:t>
      </w:r>
    </w:p>
    <w:p w:rsidRPr="00891CDE" w:rsidR="00CE09F6" w:rsidP="0089143E" w:rsidRDefault="00CE09F6" w14:paraId="0C2F7CC1" w14:textId="77777777">
      <w:pPr>
        <w:pStyle w:val="Heading1"/>
      </w:pPr>
      <w:bookmarkStart w:name="introduction" w:id="2"/>
      <w:bookmarkEnd w:id="1"/>
      <w:r w:rsidRPr="00891CDE">
        <w:t>Introduction</w:t>
      </w:r>
    </w:p>
    <w:p w:rsidRPr="00662C47" w:rsidR="001A7E91" w:rsidP="51CE2EE5" w:rsidRDefault="00F60A39" w14:paraId="71AF1809" w14:textId="775ACD6E">
      <w:pPr>
        <w:pStyle w:val="BodyText"/>
        <w:rPr>
          <w:rFonts w:eastAsia="" w:eastAsiaTheme="minorEastAsia"/>
        </w:rPr>
      </w:pPr>
      <w:r w:rsidRPr="51CE2EE5" w:rsidR="51CE2EE5">
        <w:rPr>
          <w:rFonts w:ascii="Aptos" w:hAnsi="Aptos"/>
        </w:rPr>
        <w:t xml:space="preserve">The shallow cumulus cloud regime, with a mean cloud fraction of 0.2-0.4, covers ~15 % of Earth’s oceans (Stevens et al. 2019, Jacob et al, 2020). Satellite observations of the last decades show clearing of optically thin low clouds </w:t>
      </w:r>
      <w:r w:rsidRPr="51CE2EE5" w:rsidR="51CE2EE5">
        <w:rPr>
          <w:rFonts w:ascii="Aptos" w:hAnsi="Aptos"/>
        </w:rPr>
        <w:t>represents</w:t>
      </w:r>
      <w:r w:rsidRPr="51CE2EE5" w:rsidR="51CE2EE5">
        <w:rPr>
          <w:rFonts w:ascii="Aptos" w:hAnsi="Aptos"/>
        </w:rPr>
        <w:t xml:space="preserve"> the strongest contribution to shortwave cloud feedback (Jin et al. 2026), and in models, clearing of shallow cumulus clouds dominates changes in the frequency of occurrence across different regimes (Zelinka et al. 2023). Low cloud</w:t>
      </w:r>
      <w:ins w:author="Andrea Jenney" w:date="2026-08-06T16:53:41.643Z" w16du:dateUtc="2026-08-06T16:53:41.643Z" w:id="1356992087">
        <w:r w:rsidRPr="51CE2EE5" w:rsidR="51CE2EE5">
          <w:rPr>
            <w:rFonts w:ascii="Aptos" w:hAnsi="Aptos"/>
          </w:rPr>
          <w:t xml:space="preserve"> amount</w:t>
        </w:r>
      </w:ins>
      <w:r w:rsidRPr="51CE2EE5" w:rsidR="51CE2EE5">
        <w:rPr>
          <w:rFonts w:ascii="Aptos" w:hAnsi="Aptos"/>
        </w:rPr>
        <w:t xml:space="preserve">s in climate models usually decrease with warming (ISCCP, Zelinka et al., 2023; Webb and Lock, 2013; Webb et al. 2017, Jin et al. 2026), </w:t>
      </w:r>
      <w:r w:rsidRPr="51CE2EE5" w:rsidR="51CE2EE5">
        <w:rPr>
          <w:rFonts w:ascii="Aptos" w:hAnsi="Aptos"/>
        </w:rPr>
        <w:t>a positive shortwave radiative cloud feedback</w:t>
      </w:r>
      <w:r w:rsidRPr="51CE2EE5" w:rsidR="51CE2EE5">
        <w:rPr>
          <w:rFonts w:ascii="Aptos" w:hAnsi="Aptos"/>
        </w:rPr>
        <w:t xml:space="preserve">. </w:t>
      </w:r>
      <w:del w:author="Andrea Jenney" w:date="2026-08-06T16:56:27.659Z" w16du:dateUtc="2026-08-06T16:56:27.659Z" w:id="264970526">
        <w:r w:rsidRPr="51CE2EE5" w:rsidDel="51CE2EE5">
          <w:rPr>
            <w:rFonts w:ascii="Aptos" w:hAnsi="Aptos"/>
          </w:rPr>
          <w:delText>Variety of t</w:delText>
        </w:r>
      </w:del>
      <w:ins w:author="Andrea Jenney" w:date="2026-08-06T16:56:27.702Z" w16du:dateUtc="2026-08-06T16:56:27.702Z" w:id="1683723516">
        <w:r w:rsidRPr="51CE2EE5" w:rsidR="51CE2EE5">
          <w:rPr>
            <w:rFonts w:ascii="Aptos" w:hAnsi="Aptos"/>
          </w:rPr>
          <w:t>T</w:t>
        </w:r>
      </w:ins>
      <w:r w:rsidRPr="51CE2EE5" w:rsidR="51CE2EE5">
        <w:rPr>
          <w:rFonts w:ascii="Aptos" w:hAnsi="Aptos"/>
        </w:rPr>
        <w:t>his shallow cumulus feedback</w:t>
      </w:r>
      <w:ins w:author="Andrea Jenney" w:date="2026-08-06T16:56:33.714Z" w16du:dateUtc="2026-08-06T16:56:33.714Z" w:id="1509069137">
        <w:r w:rsidRPr="51CE2EE5" w:rsidR="51CE2EE5">
          <w:rPr>
            <w:rFonts w:ascii="Aptos" w:hAnsi="Aptos"/>
          </w:rPr>
          <w:t xml:space="preserve"> varies</w:t>
        </w:r>
      </w:ins>
      <w:r w:rsidRPr="51CE2EE5" w:rsidR="51CE2EE5">
        <w:rPr>
          <w:rFonts w:ascii="Aptos" w:hAnsi="Aptos"/>
        </w:rPr>
        <w:t xml:space="preserve"> </w:t>
      </w:r>
      <w:del w:author="Andrea Jenney" w:date="2026-08-06T16:56:43.096Z" w16du:dateUtc="2026-08-06T16:56:43.096Z" w:id="1257422233">
        <w:r w:rsidRPr="51CE2EE5" w:rsidDel="51CE2EE5">
          <w:rPr>
            <w:rFonts w:ascii="Aptos" w:hAnsi="Aptos"/>
          </w:rPr>
          <w:delText xml:space="preserve">among </w:delText>
        </w:r>
      </w:del>
      <w:ins w:author="Andrea Jenney" w:date="2026-08-06T16:56:45.067Z" w16du:dateUtc="2026-08-06T16:56:45.067Z" w:id="1046848601">
        <w:r w:rsidRPr="51CE2EE5" w:rsidR="51CE2EE5">
          <w:rPr>
            <w:rFonts w:ascii="Aptos" w:hAnsi="Aptos"/>
          </w:rPr>
          <w:t xml:space="preserve">across </w:t>
        </w:r>
      </w:ins>
      <w:r w:rsidRPr="51CE2EE5" w:rsidR="51CE2EE5">
        <w:rPr>
          <w:rFonts w:ascii="Aptos" w:hAnsi="Aptos"/>
        </w:rPr>
        <w:t>models</w:t>
      </w:r>
      <w:ins w:author="Andrea Jenney" w:date="2026-08-06T16:56:49.361Z" w16du:dateUtc="2026-08-06T16:56:49.361Z" w:id="802750045">
        <w:r w:rsidRPr="51CE2EE5" w:rsidR="51CE2EE5">
          <w:rPr>
            <w:rFonts w:ascii="Aptos" w:hAnsi="Aptos"/>
          </w:rPr>
          <w:t>,</w:t>
        </w:r>
      </w:ins>
      <w:r w:rsidRPr="51CE2EE5" w:rsidR="51CE2EE5">
        <w:rPr>
          <w:rFonts w:ascii="Aptos" w:hAnsi="Aptos"/>
        </w:rPr>
        <w:t xml:space="preserve"> widen</w:t>
      </w:r>
      <w:ins w:author="Andrea Jenney" w:date="2026-08-06T16:56:51.836Z" w16du:dateUtc="2026-08-06T16:56:51.836Z" w:id="1162447961">
        <w:r w:rsidRPr="51CE2EE5" w:rsidR="51CE2EE5">
          <w:rPr>
            <w:rFonts w:ascii="Aptos" w:hAnsi="Aptos"/>
          </w:rPr>
          <w:t>ing</w:t>
        </w:r>
      </w:ins>
      <w:del w:author="Andrea Jenney" w:date="2026-08-06T16:56:51.43Z" w16du:dateUtc="2026-08-06T16:56:51.43Z" w:id="1207435820">
        <w:r w:rsidRPr="51CE2EE5" w:rsidDel="51CE2EE5">
          <w:rPr>
            <w:rFonts w:ascii="Aptos" w:hAnsi="Aptos"/>
          </w:rPr>
          <w:delText>s</w:delText>
        </w:r>
      </w:del>
      <w:r w:rsidRPr="51CE2EE5" w:rsidR="51CE2EE5">
        <w:rPr>
          <w:rFonts w:ascii="Aptos" w:hAnsi="Aptos"/>
        </w:rPr>
        <w:t xml:space="preserve"> the spread of climate model project</w:t>
      </w:r>
      <w:ins w:author="Andrea Jenney" w:date="2026-08-06T16:58:44.94Z" w16du:dateUtc="2026-08-06T16:58:44.94Z" w:id="1573836402">
        <w:r w:rsidRPr="51CE2EE5" w:rsidR="51CE2EE5">
          <w:rPr>
            <w:rFonts w:ascii="Aptos" w:hAnsi="Aptos"/>
          </w:rPr>
          <w:t>ed</w:t>
        </w:r>
      </w:ins>
      <w:del w:author="Andrea Jenney" w:date="2026-08-06T16:58:49.072Z" w16du:dateUtc="2026-08-06T16:58:49.072Z" w:id="1168227665">
        <w:r w:rsidRPr="51CE2EE5" w:rsidDel="51CE2EE5">
          <w:rPr>
            <w:rFonts w:ascii="Aptos" w:hAnsi="Aptos"/>
          </w:rPr>
          <w:delText>ions of the</w:delText>
        </w:r>
      </w:del>
      <w:r w:rsidRPr="51CE2EE5" w:rsidR="51CE2EE5">
        <w:rPr>
          <w:rFonts w:ascii="Aptos" w:hAnsi="Aptos"/>
        </w:rPr>
        <w:t xml:space="preserve"> </w:t>
      </w:r>
      <w:del w:author="Andrea Jenney" w:date="2026-08-06T16:58:53.425Z" w16du:dateUtc="2026-08-06T16:58:53.425Z" w:id="533667222">
        <w:r w:rsidRPr="51CE2EE5" w:rsidDel="51CE2EE5">
          <w:rPr>
            <w:rFonts w:ascii="Aptos" w:hAnsi="Aptos"/>
          </w:rPr>
          <w:delText xml:space="preserve">sensitivity of </w:delText>
        </w:r>
      </w:del>
      <w:ins w:author="Andrea Jenney" w:date="2026-08-06T16:58:54.504Z" w16du:dateUtc="2026-08-06T16:58:54.504Z" w:id="131467293">
        <w:r w:rsidRPr="51CE2EE5" w:rsidR="51CE2EE5">
          <w:rPr>
            <w:rFonts w:ascii="Aptos" w:hAnsi="Aptos"/>
          </w:rPr>
          <w:t xml:space="preserve"> </w:t>
        </w:r>
      </w:ins>
      <w:r w:rsidRPr="51CE2EE5" w:rsidR="51CE2EE5">
        <w:rPr>
          <w:rFonts w:ascii="Aptos" w:hAnsi="Aptos"/>
        </w:rPr>
        <w:t xml:space="preserve">temperature </w:t>
      </w:r>
      <w:ins w:author="Andrea Jenney" w:date="2026-08-06T16:58:57.868Z" w16du:dateUtc="2026-08-06T16:58:57.868Z" w:id="489242826">
        <w:r w:rsidRPr="51CE2EE5" w:rsidR="51CE2EE5">
          <w:rPr>
            <w:rFonts w:ascii="Aptos" w:hAnsi="Aptos"/>
          </w:rPr>
          <w:t xml:space="preserve">sensitivity </w:t>
        </w:r>
      </w:ins>
      <w:r w:rsidRPr="51CE2EE5" w:rsidR="51CE2EE5">
        <w:rPr>
          <w:rFonts w:ascii="Aptos" w:hAnsi="Aptos"/>
        </w:rPr>
        <w:t>to CO</w:t>
      </w:r>
      <w:r w:rsidRPr="51CE2EE5" w:rsidR="51CE2EE5">
        <w:rPr>
          <w:rFonts w:ascii="Aptos" w:hAnsi="Aptos"/>
          <w:vertAlign w:val="subscript"/>
        </w:rPr>
        <w:t>2</w:t>
      </w:r>
      <w:r w:rsidRPr="51CE2EE5" w:rsidR="51CE2EE5">
        <w:rPr>
          <w:rFonts w:ascii="Aptos" w:hAnsi="Aptos"/>
        </w:rPr>
        <w:t xml:space="preserve"> (Bony et al., 2006), </w:t>
      </w:r>
      <w:commentRangeStart w:id="1019071404"/>
      <w:r w:rsidRPr="51CE2EE5" w:rsidR="51CE2EE5">
        <w:rPr>
          <w:rFonts w:ascii="Aptos" w:hAnsi="Aptos"/>
        </w:rPr>
        <w:t>especially for strongly subsiding regimes (Bony and Dufresne, 2005).</w:t>
      </w:r>
      <w:commentRangeEnd w:id="1019071404"/>
      <w:r>
        <w:rPr>
          <w:rStyle w:val="CommentReference"/>
        </w:rPr>
        <w:commentReference w:id="1019071404"/>
      </w:r>
    </w:p>
    <w:p w:rsidR="008E49C2" w:rsidP="0040399F" w:rsidRDefault="00736727" w14:paraId="493666ED" w14:textId="43C92123">
      <w:pPr>
        <w:pStyle w:val="FirstParagraph"/>
      </w:pPr>
      <w:r w:rsidR="51CE2EE5">
        <w:rPr/>
        <w:t>Low cloud</w:t>
      </w:r>
      <w:ins w:author="Andrea Jenney" w:date="2026-08-06T17:00:48.695Z" w16du:dateUtc="2026-08-06T17:00:48.695Z" w:id="1595266240">
        <w:r w:rsidR="51CE2EE5">
          <w:t xml:space="preserve"> amount</w:t>
        </w:r>
      </w:ins>
      <w:r w:rsidR="51CE2EE5">
        <w:rPr/>
        <w:t xml:space="preserve"> is sensitive to humidity at cloud base (Sherwood et al. 2014; Brient et al. 2016; Vial et al. 2017). In the </w:t>
      </w:r>
      <w:r w:rsidRPr="51CE2EE5" w:rsidR="51CE2EE5">
        <w:rPr>
          <w:i w:val="1"/>
          <w:iCs w:val="1"/>
        </w:rPr>
        <w:t>mixing-induced low cloud</w:t>
      </w:r>
      <w:r w:rsidR="51CE2EE5">
        <w:rPr/>
        <w:t xml:space="preserve"> feedback, cumulus clouds and shallow </w:t>
      </w:r>
      <w:r w:rsidR="51CE2EE5">
        <w:rPr/>
        <w:t>circulations</w:t>
      </w:r>
      <w:r w:rsidR="51CE2EE5">
        <w:rPr/>
        <w:t xml:space="preserve"> mix drier air downward, desiccating clouds near their lifting condensation level (LCL). CMIP3 models with more convective mixing were found to export more moisture from the boundary layer under warming, with the strength of this cloud </w:t>
      </w:r>
      <w:r w:rsidR="51CE2EE5">
        <w:rPr/>
        <w:t>desiccation</w:t>
      </w:r>
      <w:r w:rsidR="51CE2EE5">
        <w:rPr/>
        <w:t xml:space="preserve"> explaining variations in their climate sensitivity (Sherwood et al. 2014).</w:t>
      </w:r>
    </w:p>
    <w:p w:rsidR="000A1B6B" w:rsidP="00650407" w:rsidRDefault="009B2C7E" w14:paraId="22D40C24" w14:textId="50072A09">
      <w:pPr>
        <w:pStyle w:val="FirstParagraph"/>
      </w:pPr>
      <w:r w:rsidR="51CE2EE5">
        <w:rPr/>
        <w:t xml:space="preserve">In the winter northeastern tropical Pacific, </w:t>
      </w:r>
      <w:r w:rsidR="51CE2EE5">
        <w:rPr/>
        <w:t xml:space="preserve">EUREC4A airborne lidar and radar </w:t>
      </w:r>
      <w:r w:rsidR="51CE2EE5">
        <w:rPr/>
        <w:t xml:space="preserve">observed </w:t>
      </w:r>
      <w:r w:rsidR="51CE2EE5">
        <w:rPr/>
        <w:t xml:space="preserve">cloud-base cloud fraction </w:t>
      </w:r>
      <w:r w:rsidR="51CE2EE5">
        <w:rPr/>
        <w:t>of</w:t>
      </w:r>
      <w:r w:rsidR="51CE2EE5">
        <w:rPr/>
        <w:t xml:space="preserve"> 5 % (</w:t>
      </w:r>
      <w:r w:rsidR="51CE2EE5">
        <w:rPr/>
        <w:t>Bony et al., 2022;</w:t>
      </w:r>
      <w:r w:rsidR="51CE2EE5">
        <w:rPr/>
        <w:t xml:space="preserve"> Vogel et al.</w:t>
      </w:r>
      <w:r w:rsidR="51CE2EE5">
        <w:rPr/>
        <w:t>,</w:t>
      </w:r>
      <w:r w:rsidR="51CE2EE5">
        <w:rPr/>
        <w:t xml:space="preserve"> 2022)</w:t>
      </w:r>
      <w:r w:rsidR="51CE2EE5">
        <w:rPr/>
        <w:t xml:space="preserve">. </w:t>
      </w:r>
      <w:commentRangeStart w:id="1529872713"/>
      <w:r w:rsidR="51CE2EE5">
        <w:rPr/>
        <w:t>Satellite albedo from GOES shows</w:t>
      </w:r>
      <w:r w:rsidR="51CE2EE5">
        <w:rPr/>
        <w:t xml:space="preserve"> shallow clouds have </w:t>
      </w:r>
      <w:r w:rsidR="51CE2EE5">
        <w:rPr/>
        <w:t>3%</w:t>
      </w:r>
      <w:r w:rsidR="51CE2EE5">
        <w:rPr/>
        <w:t xml:space="preserve"> cloud </w:t>
      </w:r>
      <w:r w:rsidR="51CE2EE5">
        <w:rPr/>
        <w:t>albedo</w:t>
      </w:r>
      <w:r w:rsidR="51CE2EE5">
        <w:rPr/>
        <w:t xml:space="preserve"> </w:t>
      </w:r>
      <w:r w:rsidR="51CE2EE5">
        <w:rPr/>
        <w:t xml:space="preserve">below 1 km </w:t>
      </w:r>
      <w:r w:rsidR="51CE2EE5">
        <w:rPr/>
        <w:t>(</w:t>
      </w:r>
      <w:r w:rsidR="51CE2EE5">
        <w:rPr/>
        <w:t>by random overlap</w:t>
      </w:r>
      <w:r w:rsidR="51CE2EE5">
        <w:rPr/>
        <w:t>;</w:t>
      </w:r>
      <w:r w:rsidR="51CE2EE5">
        <w:rPr/>
        <w:t xml:space="preserve"> 8 % by maximum overlap</w:t>
      </w:r>
      <w:r w:rsidR="51CE2EE5">
        <w:rPr/>
        <w:t xml:space="preserve"> with </w:t>
      </w:r>
      <w:r w:rsidR="51CE2EE5">
        <w:rPr/>
        <w:t xml:space="preserve">other </w:t>
      </w:r>
      <w:r w:rsidR="51CE2EE5">
        <w:rPr/>
        <w:t>clouds below 4 km</w:t>
      </w:r>
      <w:r w:rsidR="51CE2EE5">
        <w:rPr/>
        <w:t xml:space="preserve">; Fig. </w:t>
      </w:r>
      <w:r w:rsidR="51CE2EE5">
        <w:rPr/>
        <w:t>REFLALBEDO</w:t>
      </w:r>
      <w:r w:rsidR="51CE2EE5">
        <w:rPr/>
        <w:t>).</w:t>
      </w:r>
      <w:commentRangeEnd w:id="1529872713"/>
      <w:r>
        <w:rPr>
          <w:rStyle w:val="CommentReference"/>
        </w:rPr>
        <w:commentReference w:id="1529872713"/>
      </w:r>
      <w:r w:rsidR="51CE2EE5">
        <w:rPr/>
        <w:t xml:space="preserve"> </w:t>
      </w:r>
      <w:r w:rsidR="51CE2EE5">
        <w:rPr/>
        <w:t>CMIP6 control simulations tend to have fewer and optically thicker clouds than observed over the northern tropical Atlantic in January-Februar</w:t>
      </w:r>
      <w:commentRangeStart w:id="1847506306"/>
      <w:r w:rsidR="51CE2EE5">
        <w:rPr/>
        <w:t>y (Fig. ALLCOSP)</w:t>
      </w:r>
      <w:commentRangeEnd w:id="1847506306"/>
      <w:r>
        <w:rPr>
          <w:rStyle w:val="CommentReference"/>
        </w:rPr>
        <w:commentReference w:id="1847506306"/>
      </w:r>
      <w:r w:rsidR="51CE2EE5">
        <w:rPr/>
        <w:t xml:space="preserve">. </w:t>
      </w:r>
      <w:r w:rsidRPr="51CE2EE5" w:rsidR="51CE2EE5">
        <w:rPr>
          <w:lang w:val="fr-FR"/>
        </w:rPr>
        <w:t>O</w:t>
      </w:r>
      <w:r w:rsidRPr="51CE2EE5" w:rsidR="51CE2EE5">
        <w:rPr>
          <w:lang w:val="fr-FR"/>
        </w:rPr>
        <w:t>bservations</w:t>
      </w:r>
      <w:r w:rsidRPr="51CE2EE5" w:rsidR="51CE2EE5">
        <w:rPr>
          <w:lang w:val="fr-FR"/>
        </w:rPr>
        <w:t xml:space="preserve"> </w:t>
      </w:r>
      <w:r w:rsidRPr="51CE2EE5" w:rsidR="51CE2EE5">
        <w:rPr>
          <w:lang w:val="fr-FR"/>
        </w:rPr>
        <w:t xml:space="preserve">and LES </w:t>
      </w:r>
      <w:r w:rsidRPr="51CE2EE5" w:rsidR="51CE2EE5">
        <w:rPr>
          <w:lang w:val="fr-FR"/>
        </w:rPr>
        <w:t>indicate</w:t>
      </w:r>
      <w:r w:rsidRPr="51CE2EE5" w:rsidR="51CE2EE5">
        <w:rPr>
          <w:lang w:val="fr-FR"/>
        </w:rPr>
        <w:t xml:space="preserve"> </w:t>
      </w:r>
      <w:r w:rsidRPr="51CE2EE5" w:rsidR="51CE2EE5">
        <w:rPr>
          <w:lang w:val="fr-FR"/>
        </w:rPr>
        <w:t>that</w:t>
      </w:r>
      <w:r w:rsidRPr="51CE2EE5" w:rsidR="51CE2EE5">
        <w:rPr>
          <w:lang w:val="fr-FR"/>
        </w:rPr>
        <w:t xml:space="preserve"> subcloud turbulence </w:t>
      </w:r>
      <w:r w:rsidRPr="51CE2EE5" w:rsidR="51CE2EE5">
        <w:rPr>
          <w:lang w:val="fr-FR"/>
        </w:rPr>
        <w:t>moderates</w:t>
      </w:r>
      <w:r w:rsidRPr="51CE2EE5" w:rsidR="51CE2EE5">
        <w:rPr>
          <w:lang w:val="fr-FR"/>
        </w:rPr>
        <w:t xml:space="preserve"> cloud base </w:t>
      </w:r>
      <w:r w:rsidRPr="51CE2EE5" w:rsidR="51CE2EE5">
        <w:rPr>
          <w:lang w:val="fr-FR"/>
        </w:rPr>
        <w:t>moisture</w:t>
      </w:r>
      <w:r w:rsidRPr="51CE2EE5" w:rsidR="51CE2EE5">
        <w:rPr>
          <w:lang w:val="fr-FR"/>
        </w:rPr>
        <w:t xml:space="preserve"> and </w:t>
      </w:r>
      <w:r w:rsidRPr="51CE2EE5" w:rsidR="51CE2EE5">
        <w:rPr>
          <w:lang w:val="fr-FR"/>
        </w:rPr>
        <w:t xml:space="preserve">cloud fraction </w:t>
      </w:r>
      <w:r w:rsidRPr="51CE2EE5" w:rsidR="51CE2EE5">
        <w:rPr>
          <w:lang w:val="fr-FR"/>
        </w:rPr>
        <w:t xml:space="preserve">(Nuijens et al. 2013; </w:t>
      </w:r>
      <w:r w:rsidRPr="51CE2EE5" w:rsidR="51CE2EE5">
        <w:rPr>
          <w:lang w:val="fr-FR"/>
        </w:rPr>
        <w:t>Bretherton et al. 2013</w:t>
      </w:r>
      <w:r w:rsidRPr="51CE2EE5" w:rsidR="51CE2EE5">
        <w:rPr>
          <w:lang w:val="fr-FR"/>
        </w:rPr>
        <w:t xml:space="preserve">; </w:t>
      </w:r>
      <w:r w:rsidRPr="51CE2EE5" w:rsidR="51CE2EE5">
        <w:rPr>
          <w:lang w:val="fr-FR"/>
        </w:rPr>
        <w:t>Brient et al. 2016; Vial et al. 2017</w:t>
      </w:r>
      <w:r w:rsidRPr="51CE2EE5" w:rsidR="51CE2EE5">
        <w:rPr>
          <w:lang w:val="fr-FR"/>
        </w:rPr>
        <w:t>).</w:t>
      </w:r>
    </w:p>
    <w:p w:rsidRPr="00D823E6" w:rsidR="00B70367" w:rsidP="000A1B6B" w:rsidRDefault="00943AC2" w14:paraId="20A17B07" w14:textId="398C2534">
      <w:pPr>
        <w:pStyle w:val="BodyText"/>
        <w:rPr>
          <w:rFonts w:ascii="Times New Roman" w:hAnsi="Times New Roman" w:cs="Times New Roman" w:eastAsiaTheme="minorEastAsia"/>
        </w:rPr>
      </w:pPr>
      <w:r>
        <w:rPr>
          <w:rFonts w:ascii="Aptos Narrow" w:hAnsi="Aptos Narrow"/>
          <w:noProof/>
          <w14:ligatures w14:val="standardContextual"/>
        </w:rPr>
        <w:drawing>
          <wp:inline distT="0" distB="0" distL="0" distR="0" wp14:anchorId="7446A94B" wp14:editId="2E2E09CD">
            <wp:extent cx="3411649" cy="2315980"/>
            <wp:effectExtent l="0" t="0" r="5080" b="0"/>
            <wp:docPr id="360848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8182" name="Picture 360848182"/>
                    <pic:cNvPicPr/>
                  </pic:nvPicPr>
                  <pic:blipFill rotWithShape="1">
                    <a:blip r:embed="rId7"/>
                    <a:srcRect l="4637" r="6090" b="4746"/>
                    <a:stretch>
                      <a:fillRect/>
                    </a:stretch>
                  </pic:blipFill>
                  <pic:spPr bwMode="auto">
                    <a:xfrm>
                      <a:off x="0" y="0"/>
                      <a:ext cx="3424303" cy="2324570"/>
                    </a:xfrm>
                    <a:prstGeom prst="rect">
                      <a:avLst/>
                    </a:prstGeom>
                    <a:ln>
                      <a:noFill/>
                    </a:ln>
                    <a:extLst>
                      <a:ext uri="{53640926-AAD7-44D8-BBD7-CCE9431645EC}">
                        <a14:shadowObscured xmlns:a14="http://schemas.microsoft.com/office/drawing/2010/main"/>
                      </a:ext>
                    </a:extLst>
                  </pic:spPr>
                </pic:pic>
              </a:graphicData>
            </a:graphic>
          </wp:inline>
        </w:drawing>
      </w:r>
      <w:r w:rsidRPr="00D65061" w:rsidR="00D823E6">
        <w:rPr>
          <w:rFonts w:ascii="Times New Roman" w:hAnsi="Times New Roman" w:cs="Times New Roman" w:eastAsiaTheme="minorEastAsia"/>
          <w:noProof/>
        </w:rPr>
        <w:drawing>
          <wp:inline distT="0" distB="0" distL="0" distR="0" wp14:anchorId="689AE25C" wp14:editId="313A12ED">
            <wp:extent cx="2156304" cy="1941226"/>
            <wp:effectExtent l="0" t="0" r="3175" b="0"/>
            <wp:docPr id="1514882455"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rotWithShape="1">
                    <a:blip r:embed="rId8"/>
                    <a:srcRect b="-12732"/>
                    <a:stretch>
                      <a:fillRect/>
                    </a:stretch>
                  </pic:blipFill>
                  <pic:spPr bwMode="auto">
                    <a:xfrm>
                      <a:off x="0" y="0"/>
                      <a:ext cx="2248605" cy="2024321"/>
                    </a:xfrm>
                    <a:prstGeom prst="rect">
                      <a:avLst/>
                    </a:prstGeom>
                    <a:ln>
                      <a:noFill/>
                    </a:ln>
                    <a:extLst>
                      <a:ext uri="{53640926-AAD7-44D8-BBD7-CCE9431645EC}">
                        <a14:shadowObscured xmlns:a14="http://schemas.microsoft.com/office/drawing/2010/main"/>
                      </a:ext>
                    </a:extLst>
                  </pic:spPr>
                </pic:pic>
              </a:graphicData>
            </a:graphic>
          </wp:inline>
        </w:drawing>
      </w:r>
    </w:p>
    <w:p w:rsidRPr="007142CE" w:rsidR="00D823E6" w:rsidP="00D823E6" w:rsidRDefault="006130D0" w14:paraId="439C95A2" w14:textId="61CDFE5C">
      <w:pPr>
        <w:pStyle w:val="BodyText"/>
        <w:rPr>
          <w:rFonts w:ascii="Aptos Narrow" w:hAnsi="Aptos Narrow"/>
        </w:rPr>
      </w:pPr>
      <w:commentRangeStart w:id="95277424"/>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commentRangeEnd w:id="95277424"/>
      <w:r>
        <w:rPr>
          <w:rStyle w:val="CommentReference"/>
        </w:rPr>
        <w:commentReference w:id="95277424"/>
      </w:r>
      <w:r w:rsidR="00044214">
        <w:rPr>
          <w:rFonts w:ascii="Aptos Narrow" w:hAnsi="Aptos Narrow"/>
        </w:rPr>
        <w:t xml:space="preserve">Vertical profile of fraction of cloudy pixels (black), cloud </w:t>
      </w:r>
      <w:r w:rsidR="00632E62">
        <w:rPr>
          <w:rFonts w:ascii="Aptos Narrow" w:hAnsi="Aptos Narrow"/>
        </w:rPr>
        <w:t>albedo</w:t>
      </w:r>
      <w:r w:rsidR="00044214">
        <w:rPr>
          <w:rFonts w:ascii="Aptos Narrow" w:hAnsi="Aptos Narrow"/>
        </w:rPr>
        <w:t xml:space="preserve"> 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 xml:space="preserve">Reflectance is directly observed, and </w:t>
      </w:r>
      <w:commentRangeStart w:id="1287597211"/>
      <w:r w:rsidR="00FC2816">
        <w:rPr>
          <w:rFonts w:ascii="Aptos Narrow" w:hAnsi="Aptos Narrow"/>
        </w:rPr>
        <w:t xml:space="preserve">albedo is computed from cloud optical thickness</w:t>
      </w:r>
      <w:commentRangeEnd w:id="1287597211"/>
      <w:r>
        <w:rPr>
          <w:rStyle w:val="CommentReference"/>
        </w:rPr>
        <w:commentReference w:id="1287597211"/>
      </w:r>
      <w:r w:rsidR="00FC2816">
        <w:rPr>
          <w:rFonts w:ascii="Aptos Narrow" w:hAnsi="Aptos Narrow"/>
        </w:rPr>
        <w:t xml:space="preserve">. </w:t>
      </w:r>
      <w:r w:rsidR="00044214">
        <w:rPr>
          <w:rFonts w:ascii="Aptos Narrow" w:hAnsi="Aptos Narrow"/>
        </w:rPr>
        <w:t>Cloud frequency fully counts pixels with optically thin clouds, so c</w:t>
      </w:r>
      <w:r w:rsidR="00632E62">
        <w:rPr>
          <w:rFonts w:ascii="Aptos Narrow" w:hAnsi="Aptos Narrow"/>
        </w:rPr>
        <w:t xml:space="preserve">loud </w:t>
      </w:r>
      <w:r w:rsidR="00044214">
        <w:rPr>
          <w:rFonts w:ascii="Aptos Narrow" w:hAnsi="Aptos Narrow"/>
        </w:rPr>
        <w:t xml:space="preserve">weighted </w:t>
      </w:r>
      <w:r w:rsidR="00632E62">
        <w:rPr>
          <w:rFonts w:ascii="Aptos Narrow" w:hAnsi="Aptos Narrow"/>
        </w:rPr>
        <w:t>albedo</w:t>
      </w:r>
      <w:r w:rsidR="00044214">
        <w:rPr>
          <w:rFonts w:ascii="Aptos Narrow" w:hAnsi="Aptos Narrow"/>
        </w:rPr>
        <w:t xml:space="preserve"> and reflectance are</w:t>
      </w:r>
      <w:r w:rsidR="00632E62">
        <w:rPr>
          <w:rFonts w:ascii="Aptos Narrow" w:hAnsi="Aptos Narrow"/>
        </w:rPr>
        <w:t xml:space="preserve"> less than cloud fr</w:t>
      </w:r>
      <w:r w:rsidR="00FC1D12">
        <w:rPr>
          <w:rFonts w:ascii="Aptos Narrow" w:hAnsi="Aptos Narrow"/>
        </w:rPr>
        <w:t xml:space="preserve">equency of </w:t>
      </w:r>
      <w:r w:rsidR="00FC2816">
        <w:rPr>
          <w:rFonts w:ascii="Aptos Narrow" w:hAnsi="Aptos Narrow"/>
        </w:rPr>
        <w:t>occurrence</w:t>
      </w:r>
      <w:r w:rsidR="00632E62">
        <w:rPr>
          <w:rFonts w:ascii="Aptos Narrow" w:hAnsi="Aptos Narrow"/>
        </w:rPr>
        <w:t xml:space="preserve"> (Fig. 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commentRangeStart w:id="1278005399"/>
      <w:r w:rsidR="00EC6620">
        <w:rPr>
          <w:rFonts w:ascii="Aptos Narrow" w:hAnsi="Aptos Narrow"/>
        </w:rPr>
        <w:t>Cloud a</w:t>
      </w:r>
      <w:r w:rsidR="00FC2816">
        <w:rPr>
          <w:rFonts w:ascii="Aptos Narrow" w:hAnsi="Aptos Narrow"/>
        </w:rPr>
        <w:t>lbedo scales the shortwave radiative effect.</w:t>
      </w:r>
      <w:r w:rsidR="00D823E6">
        <w:rPr>
          <w:rFonts w:ascii="Aptos Narrow" w:hAnsi="Aptos Narrow"/>
        </w:rPr>
        <w:t xml:space="preserve"> [</w:t>
      </w:r>
      <w:r w:rsidRPr="51CE2EE5" w:rsidR="00D823E6">
        <w:rPr>
          <w:rFonts w:ascii="Aptos Narrow" w:hAnsi="Aptos Narrow" w:eastAsia="" w:cs="Times New Roman" w:eastAsiaTheme="minorEastAsia"/>
        </w:rPr>
        <w:t>Figure MOISTURECLOUDS.</w:t>
      </w:r>
      <w:r w:rsidRPr="51CE2EE5" w:rsidR="00D823E6">
        <w:rPr>
          <w:rFonts w:ascii="Aptos Narrow" w:hAnsi="Aptos Narrow" w:eastAsia="" w:cs="Times New Roman" w:eastAsiaTheme="minorEastAsia"/>
        </w:rPr>
        <w:t xml:space="preserve">] </w:t>
      </w:r>
      <w:commentRangeEnd w:id="1278005399"/>
      <w:r>
        <w:rPr>
          <w:rStyle w:val="CommentReference"/>
        </w:rPr>
        <w:commentReference w:id="1278005399"/>
      </w:r>
      <w:r w:rsidRPr="51CE2EE5" w:rsidR="00D823E6">
        <w:rPr>
          <w:rFonts w:ascii="Aptos Narrow" w:hAnsi="Aptos Narrow" w:eastAsia="" w:cs="Times New Roman" w:eastAsiaTheme="minorEastAsia"/>
        </w:rPr>
        <w:t>(c)</w:t>
      </w:r>
      <w:r w:rsidRPr="51CE2EE5" w:rsidR="00D823E6">
        <w:rPr>
          <w:rFonts w:ascii="Aptos Narrow" w:hAnsi="Aptos Narrow" w:eastAsia="" w:cs="Times New Roman" w:eastAsiaTheme="minorEastAsia"/>
        </w:rPr>
        <w:t xml:space="preserve"> Observed specific humidity from the ATOMIC </w:t>
      </w:r>
      <w:r w:rsidRPr="51CE2EE5" w:rsidR="00D823E6">
        <w:rPr>
          <w:rFonts w:ascii="Aptos Narrow" w:hAnsi="Aptos Narrow" w:eastAsia="" w:cs="Times New Roman" w:eastAsiaTheme="minorEastAsia"/>
          <w:i w:val="1"/>
          <w:iCs w:val="1"/>
        </w:rPr>
        <w:t xml:space="preserve">Ron Brown </w:t>
      </w:r>
      <w:r w:rsidRPr="51CE2EE5" w:rsidR="00D823E6">
        <w:rPr>
          <w:rFonts w:ascii="Aptos Narrow" w:hAnsi="Aptos Narrow" w:eastAsia="" w:cs="Times New Roman" w:eastAsiaTheme="minorEastAsia"/>
        </w:rPr>
        <w:t>radiosondes (gray)</w:t>
      </w:r>
      <w:r w:rsidRPr="51CE2EE5" w:rsidR="00D823E6">
        <w:rPr>
          <w:rFonts w:ascii="Aptos Narrow" w:hAnsi="Aptos Narrow" w:eastAsia="" w:cs="Times New Roman" w:eastAsiaTheme="minorEastAsia"/>
        </w:rPr>
        <w:t>,</w:t>
      </w:r>
      <w:r w:rsidRPr="51CE2EE5" w:rsidR="00D823E6">
        <w:rPr>
          <w:rFonts w:ascii="Aptos Narrow" w:hAnsi="Aptos Narrow" w:eastAsia="" w:cs="Times New Roman" w:eastAsiaTheme="minorEastAsia"/>
        </w:rPr>
        <w:t xml:space="preserve"> and their mean </w:t>
      </w:r>
      <m:oMath>
        <m:r>
          <w:rPr>
            <w:rFonts w:ascii="Cambria Math" w:hAnsi="Cambria Math" w:cs="Times New Roman" w:eastAsiaTheme="minorEastAsia"/>
          </w:rPr>
          <m:t>q</m:t>
        </m:r>
      </m:oMath>
      <w:r w:rsidRPr="51CE2EE5" w:rsidR="00D823E6">
        <w:rPr>
          <w:rFonts w:ascii="Aptos Narrow" w:hAnsi="Aptos Narrow" w:eastAsia="" w:cs="Times New Roman" w:eastAsiaTheme="minorEastAsia"/>
        </w:rPr>
        <w:t xml:space="preserve"> (black)</w:t>
      </w:r>
      <w:r w:rsidRPr="51CE2EE5" w:rsidR="00D823E6">
        <w:rPr>
          <w:rFonts w:ascii="Aptos Narrow" w:hAnsi="Aptos Narrow" w:eastAsia="" w:cs="Times New Roman" w:eastAsiaTheme="minorEastAsia"/>
        </w:rPr>
        <w:t xml:space="preserve"> and </w:t>
      </w:r>
      <w:r w:rsidRPr="51CE2EE5" w:rsidR="00D823E6">
        <w:rPr>
          <w:rFonts w:ascii="Aptos Narrow" w:hAnsi="Aptos Narrow" w:eastAsia="" w:cs="Times New Roman" w:eastAsiaTheme="minorEastAsia"/>
        </w:rPr>
        <w:t xml:space="preserve">saturation specific humidity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oMath>
      <w:r w:rsidRPr="51CE2EE5" w:rsidR="00D823E6">
        <w:rPr>
          <w:rFonts w:ascii="Aptos Narrow" w:hAnsi="Aptos Narrow" w:eastAsia="" w:cs="Times New Roman" w:eastAsiaTheme="minorEastAsia"/>
        </w:rPr>
        <w:t>. C</w:t>
      </w:r>
      <w:r w:rsidRPr="51CE2EE5" w:rsidR="00D823E6">
        <w:rPr>
          <w:rFonts w:ascii="Aptos Narrow" w:hAnsi="Aptos Narrow" w:eastAsia="" w:cs="Times New Roman" w:eastAsiaTheme="minorEastAsia"/>
        </w:rPr>
        <w:t xml:space="preserve">loud updraft total specific humidity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m:t>
            </m:r>
          </m:sub>
        </m:sSub>
      </m:oMath>
      <w:r w:rsidRPr="51CE2EE5" w:rsidR="00D823E6">
        <w:rPr>
          <w:rFonts w:ascii="Aptos Narrow" w:hAnsi="Aptos Narrow" w:eastAsia="" w:cs="Times New Roman" w:eastAsiaTheme="minorEastAsia"/>
        </w:rPr>
        <w:t xml:space="preserve"> </w:t>
      </w:r>
      <w:r w:rsidRPr="51CE2EE5" w:rsidR="00D823E6">
        <w:rPr>
          <w:rFonts w:ascii="Aptos Narrow" w:hAnsi="Aptos Narrow" w:eastAsia="" w:cs="Times New Roman" w:eastAsiaTheme="minorEastAsia"/>
        </w:rPr>
        <w:t xml:space="preserve">(blue) </w:t>
      </w:r>
      <w:r w:rsidRPr="51CE2EE5" w:rsidR="00D823E6">
        <w:rPr>
          <w:rFonts w:ascii="Aptos Narrow" w:hAnsi="Aptos Narrow" w:eastAsia="" w:cs="Times New Roman" w:eastAsiaTheme="minorEastAsia"/>
        </w:rPr>
        <w:t xml:space="preserve">and cloud liquid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oMath>
      <w:r w:rsidRPr="51CE2EE5" w:rsidR="00D823E6">
        <w:rPr>
          <w:rFonts w:ascii="Aptos Narrow" w:hAnsi="Aptos Narrow" w:eastAsia="" w:cs="Times New Roman" w:eastAsiaTheme="minorEastAsia"/>
        </w:rPr>
        <w:t xml:space="preserve"> </w:t>
      </w:r>
      <w:r w:rsidRPr="51CE2EE5" w:rsidR="00D823E6">
        <w:rPr>
          <w:rFonts w:ascii="Aptos Narrow" w:hAnsi="Aptos Narrow" w:eastAsia="" w:cs="Times New Roman" w:eastAsiaTheme="minorEastAsia"/>
        </w:rPr>
        <w:t xml:space="preserve">(green) </w:t>
      </w:r>
      <w:r w:rsidRPr="51CE2EE5" w:rsidR="00D823E6">
        <w:rPr>
          <w:rFonts w:ascii="Aptos Narrow" w:hAnsi="Aptos Narrow" w:eastAsia="" w:cs="Times New Roman" w:eastAsiaTheme="minorEastAsia"/>
        </w:rPr>
        <w:t>for a range of</w:t>
      </w:r>
      <w:r w:rsidRPr="51CE2EE5" w:rsidR="00D823E6">
        <w:rPr>
          <w:rFonts w:ascii="Aptos Narrow" w:hAnsi="Aptos Narrow" w:eastAsia="" w:cs="Times New Roman" w:eastAsiaTheme="minorEastAsia"/>
        </w:rPr>
        <w:t xml:space="preserve"> total</w:t>
      </w:r>
      <w:r w:rsidRPr="51CE2EE5" w:rsidR="00D823E6">
        <w:rPr>
          <w:rFonts w:ascii="Aptos Narrow" w:hAnsi="Aptos Narrow" w:eastAsia="" w:cs="Times New Roman" w:eastAsiaTheme="minorEastAsia"/>
        </w:rPr>
        <w:t xml:space="preserve"> moisture sink rates </w:t>
      </w:r>
      <m:oMath>
        <m:r>
          <w:rPr>
            <w:rFonts w:ascii="Cambria Math" w:hAnsi="Cambria Math" w:cs="Times New Roman" w:eastAsiaTheme="minorEastAsia"/>
          </w:rPr>
          <m:t>ϵ+α</m:t>
        </m:r>
      </m:oMath>
      <w:r w:rsidRPr="51CE2EE5" w:rsidR="00D823E6">
        <w:rPr>
          <w:rFonts w:ascii="Aptos Narrow" w:hAnsi="Aptos Narrow" w:eastAsia="" w:cs="Times New Roman" w:eastAsiaTheme="minorEastAsia"/>
        </w:rPr>
        <w:t xml:space="preserve"> (entrainment and autoconversion coefficients, km</w:t>
      </w:r>
      <w:r w:rsidRPr="51CE2EE5" w:rsidR="00D823E6">
        <w:rPr>
          <w:rFonts w:ascii="Aptos Narrow" w:hAnsi="Aptos Narrow" w:eastAsia="" w:cs="Times New Roman" w:eastAsiaTheme="minorEastAsia"/>
          <w:vertAlign w:val="superscript"/>
        </w:rPr>
        <w:t>–1</w:t>
      </w:r>
      <w:r w:rsidRPr="51CE2EE5" w:rsidR="00D823E6">
        <w:rPr>
          <w:rFonts w:ascii="Aptos Narrow" w:hAnsi="Aptos Narrow" w:eastAsia="" w:cs="Times New Roman" w:eastAsiaTheme="minorEastAsia"/>
        </w:rPr>
        <w:t xml:space="preserve">). Clouds transport moisture up, </w:t>
      </w:r>
      <w:r w:rsidRPr="51CE2EE5" w:rsidR="00D823E6">
        <w:rPr>
          <w:rFonts w:ascii="Aptos Narrow" w:hAnsi="Aptos Narrow" w:eastAsia="" w:cs="Times New Roman" w:eastAsiaTheme="minorEastAsia"/>
        </w:rPr>
        <w:t>continuously</w:t>
      </w:r>
      <w:r w:rsidRPr="51CE2EE5" w:rsidR="00D823E6">
        <w:rPr>
          <w:rFonts w:ascii="Aptos Narrow" w:hAnsi="Aptos Narrow" w:eastAsia="" w:cs="Times New Roman" w:eastAsiaTheme="minorEastAsia"/>
        </w:rPr>
        <w:t xml:space="preserve"> dilut</w:t>
      </w:r>
      <w:r w:rsidRPr="51CE2EE5" w:rsidR="00D823E6">
        <w:rPr>
          <w:rFonts w:ascii="Aptos Narrow" w:hAnsi="Aptos Narrow" w:eastAsia="" w:cs="Times New Roman" w:eastAsiaTheme="minorEastAsia"/>
        </w:rPr>
        <w:t>ing</w:t>
      </w:r>
      <w:r w:rsidRPr="51CE2EE5" w:rsidR="00D823E6">
        <w:rPr>
          <w:rFonts w:ascii="Aptos Narrow" w:hAnsi="Aptos Narrow" w:eastAsia="" w:cs="Times New Roman" w:eastAsiaTheme="minorEastAsia"/>
        </w:rPr>
        <w:t xml:space="preserve"> </w:t>
      </w:r>
      <w:r w:rsidRPr="51CE2EE5" w:rsidR="00D823E6">
        <w:rPr>
          <w:rFonts w:ascii="Aptos Narrow" w:hAnsi="Aptos Narrow" w:eastAsia="" w:cs="Times New Roman" w:eastAsiaTheme="minorEastAsia"/>
        </w:rPr>
        <w:t xml:space="preserve">it </w:t>
      </w:r>
      <w:r w:rsidRPr="51CE2EE5" w:rsidR="00D823E6">
        <w:rPr>
          <w:rFonts w:ascii="Aptos Narrow" w:hAnsi="Aptos Narrow" w:eastAsia="" w:cs="Times New Roman" w:eastAsiaTheme="minorEastAsia"/>
        </w:rPr>
        <w:t>to</w:t>
      </w:r>
      <w:r w:rsidRPr="51CE2EE5" w:rsidR="00D823E6">
        <w:rPr>
          <w:rFonts w:ascii="Aptos Narrow" w:hAnsi="Aptos Narrow" w:eastAsia="" w:cs="Times New Roman" w:eastAsiaTheme="minorEastAsia"/>
        </w:rPr>
        <w:t>ward</w:t>
      </w:r>
      <w:r w:rsidRPr="51CE2EE5" w:rsidR="00D823E6">
        <w:rPr>
          <w:rFonts w:ascii="Aptos Narrow" w:hAnsi="Aptos Narrow" w:eastAsia="" w:cs="Times New Roman" w:eastAsiaTheme="minorEastAsia"/>
        </w:rPr>
        <w:t xml:space="preserve"> a mixture between </w:t>
      </w:r>
      <m:oMath>
        <m:r>
          <w:rPr>
            <w:rFonts w:ascii="Cambria Math" w:hAnsi="Cambria Math" w:cs="Times New Roman" w:eastAsiaTheme="minorEastAsia"/>
          </w:rPr>
          <m:t>q</m:t>
        </m:r>
      </m:oMath>
      <w:r w:rsidRPr="51CE2EE5" w:rsidR="00D823E6">
        <w:rPr>
          <w:rFonts w:ascii="Aptos Narrow" w:hAnsi="Aptos Narrow" w:eastAsia="" w:cs="Times New Roman" w:eastAsiaTheme="minorEastAsia"/>
        </w:rPr>
        <w:t xml:space="preserve"> and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oMath>
      <w:r w:rsidRPr="51CE2EE5" w:rsidR="00D823E6">
        <w:rPr>
          <w:rFonts w:ascii="Aptos Narrow" w:hAnsi="Aptos Narrow" w:eastAsia="" w:cs="Times New Roman" w:eastAsiaTheme="minorEastAsia"/>
        </w:rPr>
        <w:t>.</w:t>
      </w:r>
      <w:r w:rsidR="007142CE">
        <w:rPr>
          <w:rFonts w:ascii="Aptos Narrow" w:hAnsi="Aptos Narrow"/>
        </w:rPr>
        <w:br/>
      </w:r>
      <w:r w:rsidRPr="51CE2EE5" w:rsidR="007142CE">
        <w:rPr>
          <w:rFonts w:ascii="ComicShannsMono Nerd Font" w:hAnsi="ComicShannsMono Nerd Font" w:eastAsia="" w:cs="Times New Roman" w:eastAsiaTheme="minorEastAsia"/>
        </w:rPr>
        <w:t>[</w:t>
      </w:r>
      <w:r w:rsidRPr="51CE2EE5" w:rsidR="00D823E6">
        <w:rPr>
          <w:rFonts w:ascii="ComicShannsMono Nerd Font" w:hAnsi="ComicShannsMono Nerd Font" w:eastAsia="" w:cs="Times New Roman" w:eastAsiaTheme="minorEastAsia"/>
        </w:rPr>
        <w:t>ATOMIC_GOES/</w:t>
      </w:r>
      <w:r w:rsidRPr="51CE2EE5" w:rsidR="00D823E6">
        <w:rPr>
          <w:rFonts w:ascii="ComicShannsMono Nerd Font" w:hAnsi="ComicShannsMono Nerd Font" w:eastAsia="" w:cs="Times New Roman" w:eastAsiaTheme="minorEastAsia"/>
        </w:rPr>
        <w:t>julia</w:t>
      </w:r>
      <w:r w:rsidRPr="51CE2EE5" w:rsidR="00D823E6">
        <w:rPr>
          <w:rFonts w:ascii="ComicShannsMono Nerd Font" w:hAnsi="ComicShannsMono Nerd Font" w:eastAsia="" w:cs="Times New Roman" w:eastAsiaTheme="minorEastAsia"/>
        </w:rPr>
        <w:t>/RHB/sonde/moisture_clouds.pdf]</w:t>
      </w:r>
    </w:p>
    <w:p w:rsidRPr="00DB70C0" w:rsidR="00632E62" w:rsidP="000A1B6B" w:rsidRDefault="00632E62" w14:paraId="658F7350" w14:textId="0924EA13">
      <w:pPr>
        <w:pStyle w:val="BodyText"/>
        <w:rPr>
          <w:rFonts w:ascii="Aptos Narrow" w:hAnsi="Aptos Narrow"/>
        </w:rPr>
      </w:pPr>
    </w:p>
    <w:p w:rsidRPr="00891CDE" w:rsidR="003C7D2A" w:rsidP="00295C0E" w:rsidRDefault="006704DD" w14:paraId="545EB186" w14:textId="1F28DD03">
      <w:pPr>
        <w:pStyle w:val="BodyText"/>
        <w:rPr>
          <w:rFonts w:ascii="Aptos" w:hAnsi="Aptos"/>
        </w:rPr>
      </w:pPr>
      <w:r w:rsidRPr="51CE2EE5" w:rsidR="51CE2EE5">
        <w:rPr>
          <w:rFonts w:ascii="Aptos" w:hAnsi="Aptos"/>
        </w:rPr>
        <w:t xml:space="preserve">In the mixing-induced low cloud mechanism, increased vertical mixing reduces cloud fraction in a warmed climate by desiccating the shallow cumulus layer. Yet EUREC4A field observations (Stevens et al. 2021; George et al. 2022) show </w:t>
      </w:r>
      <w:ins w:author="Andrea Jenney" w:date="2026-08-06T17:12:56.327Z" w16du:dateUtc="2026-08-06T17:12:56.327Z" w:id="296391415">
        <w:r w:rsidRPr="51CE2EE5" w:rsidR="51CE2EE5">
          <w:rPr>
            <w:rFonts w:ascii="Aptos" w:hAnsi="Aptos"/>
          </w:rPr>
          <w:t>trade</w:t>
        </w:r>
      </w:ins>
      <w:ins w:author="Andrea Jenney" w:date="2026-08-06T17:13:07.24Z" w16du:dateUtc="2026-08-06T17:13:07.24Z" w:id="1974676018">
        <w:r w:rsidRPr="51CE2EE5" w:rsidR="51CE2EE5">
          <w:rPr>
            <w:rFonts w:ascii="Aptos" w:hAnsi="Aptos"/>
          </w:rPr>
          <w:t>wind</w:t>
        </w:r>
        <w:r w:rsidRPr="51CE2EE5" w:rsidR="51CE2EE5">
          <w:rPr>
            <w:rFonts w:ascii="Aptos" w:hAnsi="Aptos"/>
          </w:rPr>
          <w:t xml:space="preserve"> shallow cumulus </w:t>
        </w:r>
      </w:ins>
      <w:r w:rsidRPr="51CE2EE5" w:rsidR="51CE2EE5">
        <w:rPr>
          <w:rFonts w:ascii="Aptos" w:hAnsi="Aptos"/>
        </w:rPr>
        <w:t>clouds are correlated more strongly (</w:t>
      </w:r>
      <w:r w:rsidRPr="51CE2EE5" w:rsidR="51CE2EE5">
        <w:rPr>
          <w:rFonts w:ascii="Aptos" w:hAnsi="Aptos"/>
          <w:i w:val="1"/>
          <w:iCs w:val="1"/>
        </w:rPr>
        <w:t>r</w:t>
      </w:r>
      <w:r w:rsidRPr="51CE2EE5" w:rsidR="51CE2EE5">
        <w:rPr>
          <w:rFonts w:ascii="Aptos" w:hAnsi="Aptos"/>
        </w:rPr>
        <w:t xml:space="preserve"> = 0.72) to cloud</w:t>
      </w:r>
      <w:r w:rsidRPr="51CE2EE5" w:rsidR="51CE2EE5">
        <w:rPr>
          <w:rFonts w:ascii="Aptos" w:hAnsi="Aptos"/>
        </w:rPr>
        <w:t>-bas</w:t>
      </w:r>
      <w:r w:rsidRPr="51CE2EE5" w:rsidR="51CE2EE5">
        <w:rPr>
          <w:rFonts w:ascii="Aptos" w:hAnsi="Aptos"/>
        </w:rPr>
        <w:t>e mass flux than to relative humidity. This challenges the importance of humidity and suggests that vertical mixing processes are instead positively correlated with local shallow cumulus clouds.</w:t>
      </w:r>
    </w:p>
    <w:p w:rsidRPr="00C506FB" w:rsidR="00C506FB" w:rsidP="00C506FB" w:rsidRDefault="00C506FB" w14:paraId="456075B1" w14:textId="193BA909">
      <w:pPr>
        <w:pStyle w:val="Heading2"/>
        <w:rPr>
          <w:rFonts w:eastAsiaTheme="minorEastAsia"/>
        </w:rPr>
      </w:pPr>
      <w:r w:rsidRPr="00C506FB">
        <w:rPr>
          <w:rFonts w:eastAsiaTheme="minorEastAsia"/>
        </w:rPr>
        <w:t>The DIM mechanism</w:t>
      </w:r>
    </w:p>
    <w:p w:rsidR="00184A45" w:rsidP="00295C0E" w:rsidRDefault="00FD6645" w14:paraId="210D71B0" w14:textId="23036E3A">
      <w:pPr>
        <w:pStyle w:val="BodyText"/>
      </w:pPr>
      <w:r>
        <w:t>The mechanism introduced here,</w:t>
      </w:r>
      <w:r w:rsidR="00242DA2">
        <w:t xml:space="preserve"> </w:t>
      </w:r>
      <w:r w:rsidRPr="00FD6645" w:rsidR="00242DA2">
        <w:rPr>
          <w:i/>
          <w:iCs/>
        </w:rPr>
        <w:t>decrease in mass flux</w:t>
      </w:r>
      <w:r w:rsidR="00242DA2">
        <w:t xml:space="preserve"> (DIM)</w:t>
      </w:r>
      <w:r>
        <w:t>,</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6704DD">
        <w:t>.</w:t>
      </w:r>
      <w:r w:rsidR="0043681C">
        <w:rPr>
          <w:rFonts w:ascii="Aptos" w:hAnsi="Aptos"/>
        </w:rPr>
        <w:t xml:space="preserve"> </w:t>
      </w:r>
      <w:r w:rsidR="006704DD">
        <w:rPr>
          <w:rFonts w:ascii="Aptos" w:hAnsi="Aptos"/>
        </w:rPr>
        <w:t xml:space="preserve">The mechanism is </w:t>
      </w:r>
      <w:r w:rsidR="00FC13FE">
        <w:rPr>
          <w:rFonts w:ascii="Aptos" w:hAnsi="Aptos"/>
        </w:rPr>
        <w:t>based on</w:t>
      </w:r>
      <w:r w:rsidR="00576BF6">
        <w:rPr>
          <w:rFonts w:ascii="Aptos" w:hAnsi="Aptos"/>
        </w:rPr>
        <w:t xml:space="preserve"> 4 relationships:</w:t>
      </w:r>
    </w:p>
    <w:p w:rsidR="00576BF6" w:rsidP="51CE2EE5" w:rsidRDefault="00242DA2" w14:paraId="23348C2B" w14:textId="12E1A5A3">
      <w:pPr>
        <w:pStyle w:val="BodyText"/>
        <w:rPr>
          <w:rFonts w:eastAsia="" w:eastAsiaTheme="minorEastAsia"/>
        </w:rPr>
      </w:pPr>
      <w:r w:rsidR="51CE2EE5">
        <w:rPr/>
        <w:t xml:space="preserve">(1) The large-scale tropical overturning circulation slows </w:t>
      </w:r>
      <w:ins w:author="Andrea Jenney" w:date="2026-08-06T17:14:37.672Z" w16du:dateUtc="2026-08-06T17:14:37.672Z" w:id="1389709065">
        <w:r w:rsidR="51CE2EE5">
          <w:t xml:space="preserve">approximately </w:t>
        </w:r>
      </w:ins>
      <w:r w:rsidR="51CE2EE5">
        <w:rPr/>
        <w:t>–5% K</w:t>
      </w:r>
      <w:r w:rsidRPr="51CE2EE5" w:rsidR="51CE2EE5">
        <w:rPr>
          <w:vertAlign w:val="superscript"/>
        </w:rPr>
        <w:t>-1</w:t>
      </w:r>
      <w:r w:rsidR="51CE2EE5">
        <w:rPr/>
        <w:t xml:space="preserve"> with climate due to the radiatively-constrained +2% increase in precipitation and +7% increase in specific humidity (Held and Soden, 2006, HS06; Vecchi and Soden, 2007). </w:t>
      </w:r>
    </w:p>
    <w:p w:rsidRPr="001304E5" w:rsidR="00576BF6" w:rsidP="00576BF6" w:rsidRDefault="00184A45" w14:paraId="05CE1ABD" w14:textId="028CB59B">
      <w:pPr>
        <w:pStyle w:val="BodyText"/>
        <w:rPr>
          <w:rFonts w:eastAsiaTheme="minorEastAsia"/>
        </w:rPr>
      </w:pPr>
      <w:r>
        <w:t xml:space="preserve">(2) </w:t>
      </w:r>
      <w:r w:rsidRPr="00891CDE" w:rsidR="00242DA2">
        <w:rPr>
          <w:rFonts w:ascii="Aptos" w:hAnsi="Aptos"/>
        </w:rPr>
        <w:t>In a steady climate</w:t>
      </w:r>
      <w:r w:rsidR="00BF637B">
        <w:rPr>
          <w:rFonts w:ascii="Aptos" w:hAnsi="Aptos"/>
        </w:rPr>
        <w:t>,</w:t>
      </w:r>
      <w:r w:rsidRPr="00891CDE" w:rsidR="00242DA2">
        <w:rPr>
          <w:rFonts w:ascii="Aptos" w:hAnsi="Aptos"/>
        </w:rPr>
        <w:t xml:space="preserve"> the moisture budget is balanced</w:t>
      </w:r>
      <w:r>
        <w:rPr>
          <w:rFonts w:ascii="Aptos" w:hAnsi="Aptos"/>
        </w:rPr>
        <w:t xml:space="preserve">. </w:t>
      </w:r>
      <w:r w:rsidR="001304E5">
        <w:t>The mean horizontal and subsidence</w:t>
      </w:r>
      <w:r w:rsidR="001304E5">
        <w:rPr>
          <w:rFonts w:eastAsiaTheme="minorEastAsia"/>
        </w:rPr>
        <w:t xml:space="preserve"> advection dry the lower troposphere in subsiding shallow cumulus regions. </w:t>
      </w:r>
      <w:r w:rsidR="001304E5">
        <w:rPr>
          <w:rFonts w:ascii="Aptos" w:hAnsi="Aptos"/>
        </w:rPr>
        <w:t>M</w:t>
      </w:r>
      <w:r>
        <w:rPr>
          <w:rFonts w:ascii="Aptos" w:hAnsi="Aptos"/>
        </w:rPr>
        <w:t xml:space="preserve">ean </w:t>
      </w:r>
      <w:r w:rsidR="00242DA2">
        <w:rPr>
          <w:rFonts w:ascii="Aptos" w:hAnsi="Aptos"/>
        </w:rPr>
        <w:t xml:space="preserve">advective </w:t>
      </w:r>
      <w:r w:rsidRPr="00891CDE" w:rsidR="00242DA2">
        <w:rPr>
          <w:rFonts w:ascii="Aptos" w:hAnsi="Aptos"/>
        </w:rPr>
        <w:t xml:space="preserve">drying is compensated </w:t>
      </w:r>
      <w:r w:rsidR="00442E7F">
        <w:rPr>
          <w:rFonts w:ascii="Aptos" w:hAnsi="Aptos"/>
        </w:rPr>
        <w:t>t</w:t>
      </w:r>
      <w:r w:rsidRPr="00891CDE" w:rsidR="00242DA2">
        <w:rPr>
          <w:rFonts w:ascii="Aptos" w:hAnsi="Aptos"/>
        </w:rPr>
        <w:t xml:space="preserve">he divergence of the shallow cumulus eddy </w:t>
      </w:r>
      <w:r w:rsidR="00442E7F">
        <w:rPr>
          <w:rFonts w:ascii="Aptos" w:hAnsi="Aptos"/>
        </w:rPr>
        <w:t>moisture</w:t>
      </w:r>
      <w:r w:rsidR="00242DA2">
        <w:rPr>
          <w:rFonts w:ascii="Aptos" w:hAnsi="Aptos"/>
        </w:rPr>
        <w:t xml:space="preserve"> </w:t>
      </w:r>
      <w:r w:rsidRPr="00891CDE" w:rsidR="00242DA2">
        <w:rPr>
          <w:rFonts w:ascii="Aptos" w:hAnsi="Aptos"/>
        </w:rPr>
        <w:t>flux</w:t>
      </w:r>
      <w:r>
        <w:rPr>
          <w:rFonts w:ascii="Aptos" w:hAnsi="Aptos"/>
        </w:rPr>
        <w:t>,</w:t>
      </w:r>
      <w:r w:rsidRPr="00184A45">
        <w:rPr>
          <w:rFonts w:ascii="Cambria Math" w:hAnsi="Cambria Math"/>
        </w:rPr>
        <w:t xml:space="preserve"> </w:t>
      </w:r>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43681C">
        <w:rPr>
          <w:rFonts w:ascii="Aptos" w:hAnsi="Aptos"/>
        </w:rPr>
        <w:t>,</w:t>
      </w:r>
      <w:r w:rsidR="00442E7F">
        <w:rPr>
          <w:rFonts w:ascii="Aptos" w:hAnsi="Aptos"/>
        </w:rPr>
        <w:t xml:space="preserve"> where </w:t>
      </w:r>
      <m:oMath>
        <m:r>
          <w:rPr>
            <w:rFonts w:ascii="Cambria Math" w:hAnsi="Cambria Math"/>
          </w:rPr>
          <m:t xml:space="preserve">M </m:t>
        </m:r>
      </m:oMath>
      <w:r w:rsidR="00442E7F">
        <w:rPr>
          <w:rFonts w:ascii="Aptos" w:hAnsi="Aptos" w:eastAsiaTheme="minorEastAsia"/>
        </w:rPr>
        <w:t>is the cumulus mass flux,</w:t>
      </w:r>
      <w:r w:rsidR="006433E8">
        <w:rPr>
          <w:rFonts w:ascii="Aptos" w:hAnsi="Aptos" w:eastAsiaTheme="minorEastAsia"/>
        </w:rPr>
        <w:t xml:space="preserve"> </w:t>
      </w:r>
      <m:oMath>
        <m:sSub>
          <m:sSubPr>
            <m:ctrlPr>
              <w:rPr>
                <w:rFonts w:ascii="Cambria Math" w:hAnsi="Cambria Math" w:eastAsiaTheme="minorEastAsia"/>
                <w:i/>
              </w:rPr>
            </m:ctrlPr>
          </m:sSubPr>
          <m:e>
            <m:r>
              <w:rPr>
                <w:rFonts w:ascii="Cambria Math" w:hAnsi="Cambria Math" w:eastAsiaTheme="minorEastAsia"/>
              </w:rPr>
              <m:t>q</m:t>
            </m:r>
          </m:e>
          <m:sub>
            <m:r>
              <w:rPr>
                <w:rFonts w:ascii="Cambria Math" w:hAnsi="Cambria Math" w:eastAsiaTheme="minorEastAsia"/>
              </w:rPr>
              <m:t>c</m:t>
            </m:r>
          </m:sub>
        </m:sSub>
      </m:oMath>
      <w:r w:rsidR="006433E8">
        <w:rPr>
          <w:rFonts w:ascii="Aptos" w:hAnsi="Aptos" w:eastAsiaTheme="minorEastAsia"/>
        </w:rPr>
        <w:t xml:space="preserve"> is the cloud humidity,</w:t>
      </w:r>
      <w:r w:rsidR="00442E7F">
        <w:rPr>
          <w:rFonts w:ascii="Aptos" w:hAnsi="Aptos" w:eastAsiaTheme="minorEastAsia"/>
        </w:rPr>
        <w:t xml:space="preserve"> </w:t>
      </w:r>
      <m:oMath>
        <m:r>
          <w:rPr>
            <w:rFonts w:ascii="Cambria Math" w:hAnsi="Cambria Math" w:eastAsiaTheme="minorEastAsia"/>
          </w:rPr>
          <m:t>q</m:t>
        </m:r>
      </m:oMath>
      <w:r w:rsidR="00442E7F">
        <w:rPr>
          <w:rFonts w:ascii="Aptos" w:hAnsi="Aptos" w:eastAsiaTheme="minorEastAsia"/>
        </w:rPr>
        <w:t xml:space="preserve"> is the environmental humidity</w:t>
      </w:r>
      <w:r w:rsidR="00FD6645">
        <w:rPr>
          <w:rFonts w:ascii="Aptos" w:hAnsi="Aptos" w:eastAsiaTheme="minorEastAsia"/>
        </w:rPr>
        <w:t xml:space="preserve">. </w:t>
      </w:r>
      <w:r w:rsidR="001304E5">
        <w:rPr>
          <w:rFonts w:ascii="Aptos" w:hAnsi="Aptos" w:eastAsiaTheme="minorEastAsia"/>
        </w:rPr>
        <w:t>T</w:t>
      </w:r>
      <w:r w:rsidR="0043681C">
        <w:rPr>
          <w:rFonts w:ascii="Aptos" w:hAnsi="Aptos"/>
        </w:rPr>
        <w:t xml:space="preserve">he </w:t>
      </w:r>
      <w:r w:rsidR="00442E7F">
        <w:rPr>
          <w:rFonts w:ascii="Aptos" w:hAnsi="Aptos"/>
        </w:rPr>
        <w:t xml:space="preserve">subsidence </w:t>
      </w:r>
      <w:r w:rsidR="0043681C">
        <w:rPr>
          <w:rFonts w:ascii="Aptos" w:hAnsi="Aptos" w:eastAsiaTheme="minorEastAsia"/>
        </w:rPr>
        <w:t xml:space="preserve">component </w:t>
      </w:r>
      <m:oMath>
        <m:r>
          <w:rPr>
            <w:rFonts w:ascii="Cambria Math" w:hAnsi="Cambria Math" w:eastAsiaTheme="minorEastAsia"/>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1304E5">
        <w:rPr>
          <w:rFonts w:ascii="Aptos" w:hAnsi="Aptos" w:eastAsiaTheme="minorEastAsia"/>
        </w:rPr>
        <w:t xml:space="preserve"> here stands for </w:t>
      </w:r>
      <w:r w:rsidR="00FD6645">
        <w:rPr>
          <w:rFonts w:ascii="Aptos" w:hAnsi="Aptos" w:eastAsiaTheme="minorEastAsia"/>
        </w:rPr>
        <w:t>the full moisture advection</w:t>
      </w:r>
      <w:r w:rsidR="001304E5">
        <w:rPr>
          <w:rFonts w:ascii="Aptos" w:hAnsi="Aptos" w:eastAsiaTheme="minorEastAsia"/>
        </w:rPr>
        <w:t xml:space="preserve">. It </w:t>
      </w:r>
      <w:r w:rsidR="00FD6645">
        <w:rPr>
          <w:rFonts w:ascii="Aptos" w:hAnsi="Aptos" w:eastAsiaTheme="minorEastAsia"/>
        </w:rPr>
        <w:t>scales with the hydrological cycle</w:t>
      </w:r>
      <w:r w:rsidR="00442E7F">
        <w:rPr>
          <w:rFonts w:ascii="Aptos" w:hAnsi="Aptos" w:eastAsiaTheme="minorEastAsia"/>
        </w:rPr>
        <w:t>.</w:t>
      </w:r>
      <w:r w:rsidR="006433E8">
        <w:rPr>
          <w:rFonts w:ascii="Aptos" w:hAnsi="Aptos" w:eastAsiaTheme="minorEastAsia"/>
        </w:rPr>
        <w:t xml:space="preserve"> </w:t>
      </w:r>
      <w:r w:rsidR="006433E8">
        <w:t>For constant humidity, the large-scale mean moisture advection</w:t>
      </w:r>
      <w:r w:rsidR="006433E8">
        <w:rPr>
          <w:rFonts w:eastAsiaTheme="minorEastAsia"/>
        </w:rPr>
        <w:t xml:space="preserve"> decreases </w:t>
      </w:r>
      <w:r w:rsidR="00FD6645">
        <w:rPr>
          <w:rFonts w:eastAsiaTheme="minorEastAsia"/>
        </w:rPr>
        <w:t>–</w:t>
      </w:r>
      <w:r w:rsidR="006433E8">
        <w:rPr>
          <w:rFonts w:eastAsiaTheme="minorEastAsia"/>
        </w:rPr>
        <w:t xml:space="preserve">5% in response to </w:t>
      </w:r>
      <w:r w:rsidR="00FD6645">
        <w:rPr>
          <w:rFonts w:eastAsiaTheme="minorEastAsia"/>
        </w:rPr>
        <w:t xml:space="preserve">the </w:t>
      </w:r>
      <w:r w:rsidR="006433E8">
        <w:rPr>
          <w:rFonts w:eastAsiaTheme="minorEastAsia"/>
        </w:rPr>
        <w:t xml:space="preserve">circulation </w:t>
      </w:r>
      <m:oMath>
        <m:r>
          <w:rPr>
            <w:rFonts w:ascii="Cambria Math" w:hAnsi="Cambria Math" w:eastAsiaTheme="minorEastAsia"/>
          </w:rPr>
          <m:t>W</m:t>
        </m:r>
      </m:oMath>
      <w:r w:rsidR="006433E8">
        <w:rPr>
          <w:rFonts w:eastAsiaTheme="minorEastAsia"/>
        </w:rPr>
        <w:t>.</w:t>
      </w:r>
    </w:p>
    <w:p w:rsidR="00576BF6" w:rsidP="00576BF6" w:rsidRDefault="00242DA2" w14:paraId="334C213F" w14:textId="3A1AC6FC">
      <w:pPr>
        <w:pStyle w:val="BodyText"/>
        <w:rPr>
          <w:rFonts w:ascii="Aptos" w:hAnsi="Aptos"/>
        </w:rPr>
      </w:pPr>
      <w:r>
        <w:rPr>
          <w:rFonts w:ascii="Aptos" w:hAnsi="Aptos"/>
        </w:rPr>
        <w:t xml:space="preserve">(3) </w:t>
      </w:r>
      <w:r w:rsidR="006433E8">
        <w:rPr>
          <w:rFonts w:ascii="Aptos" w:hAnsi="Aptos"/>
        </w:rPr>
        <w:t>T</w:t>
      </w:r>
      <w:r>
        <w:rPr>
          <w:rFonts w:ascii="Aptos" w:hAnsi="Aptos"/>
        </w:rPr>
        <w:t xml:space="preserve">he </w:t>
      </w:r>
      <w:r w:rsidR="006433E8">
        <w:rPr>
          <w:rFonts w:ascii="Aptos" w:hAnsi="Aptos"/>
        </w:rPr>
        <w:t>saturation and environmental humidity</w:t>
      </w:r>
      <w:r w:rsidR="0043681C">
        <w:rPr>
          <w:rFonts w:ascii="Aptos" w:hAnsi="Aptos"/>
        </w:rPr>
        <w:t xml:space="preserve"> </w:t>
      </w:r>
      <m:oMath>
        <m:r>
          <w:rPr>
            <w:rFonts w:ascii="Cambria Math" w:hAnsi="Cambria Math"/>
          </w:rPr>
          <m:t>q</m:t>
        </m:r>
      </m:oMath>
      <w:r w:rsidR="0043681C">
        <w:rPr>
          <w:rFonts w:ascii="Aptos" w:hAnsi="Aptos"/>
        </w:rPr>
        <w:t>, cloud humidity</w:t>
      </w:r>
      <w:r w:rsidR="006433E8">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43681C">
        <w:rPr>
          <w:rFonts w:ascii="Aptos" w:hAnsi="Aptos" w:eastAsiaTheme="minorEastAsia"/>
        </w:rPr>
        <w:t xml:space="preserve">, </w:t>
      </w:r>
      <w:r w:rsidR="006433E8">
        <w:rPr>
          <w:rFonts w:ascii="Aptos" w:hAnsi="Aptos"/>
        </w:rPr>
        <w:t>increase +7% K</w:t>
      </w:r>
      <w:r w:rsidR="006433E8">
        <w:rPr>
          <w:rFonts w:ascii="Aptos" w:hAnsi="Aptos"/>
          <w:vertAlign w:val="superscript"/>
        </w:rPr>
        <w:t>-1</w:t>
      </w:r>
      <w:r w:rsidR="006433E8">
        <w:rPr>
          <w:rFonts w:ascii="Aptos" w:hAnsi="Aptos"/>
        </w:rPr>
        <w:t xml:space="preserve">. </w:t>
      </w:r>
      <w:r w:rsidR="001304E5">
        <w:rPr>
          <w:rFonts w:ascii="Aptos" w:hAnsi="Aptos"/>
        </w:rPr>
        <w:t xml:space="preserve">The local precipitation also depends on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1304E5">
        <w:rPr>
          <w:rFonts w:ascii="Aptos" w:hAnsi="Aptos"/>
        </w:rPr>
        <w:t xml:space="preserve">. </w:t>
      </w:r>
      <w:r w:rsidR="006433E8">
        <w:rPr>
          <w:rFonts w:ascii="Aptos" w:hAnsi="Aptos"/>
        </w:rPr>
        <w:t xml:space="preserve">Factoring out the proportional </w:t>
      </w:r>
      <w:r w:rsidR="00576BF6">
        <w:rPr>
          <w:rFonts w:ascii="Aptos" w:hAnsi="Aptos"/>
        </w:rPr>
        <w:t>change</w:t>
      </w:r>
      <w:r w:rsidR="006433E8">
        <w:rPr>
          <w:rFonts w:ascii="Aptos" w:hAnsi="Aptos"/>
        </w:rPr>
        <w:t xml:space="preserve"> of all the humidities, m</w:t>
      </w:r>
      <w:r w:rsidR="00BF637B">
        <w:rPr>
          <w:rFonts w:ascii="Aptos" w:hAnsi="Aptos"/>
        </w:rPr>
        <w:t>oisture balance</w:t>
      </w:r>
      <w:r w:rsidR="006433E8">
        <w:rPr>
          <w:rFonts w:ascii="Aptos" w:hAnsi="Aptos"/>
        </w:rPr>
        <w:t xml:space="preserve"> then</w:t>
      </w:r>
      <w:r w:rsidR="00BF637B">
        <w:rPr>
          <w:rFonts w:ascii="Aptos" w:hAnsi="Aptos"/>
        </w:rPr>
        <w:t xml:space="preserve"> implies </w:t>
      </w:r>
      <w:r w:rsidR="001304E5">
        <w:rPr>
          <w:rFonts w:ascii="Aptos" w:hAnsi="Aptos"/>
        </w:rPr>
        <w:t xml:space="preserve">the mass flux is proportional to the circulation, </w:t>
      </w:r>
      <m:oMath>
        <m:r>
          <w:rPr>
            <w:rFonts w:ascii="Cambria Math" w:hAnsi="Cambria Math"/>
          </w:rPr>
          <m:t>M∝W</m:t>
        </m:r>
      </m:oMath>
      <w:r>
        <w:rPr>
          <w:rFonts w:ascii="Aptos" w:hAnsi="Aptos"/>
        </w:rPr>
        <w:t>.</w:t>
      </w:r>
    </w:p>
    <w:p w:rsidRPr="00576BF6" w:rsidR="00576BF6" w:rsidP="00576BF6" w:rsidRDefault="00242DA2" w14:paraId="1A60130C" w14:textId="739C366B">
      <w:pPr>
        <w:pStyle w:val="BodyText"/>
        <w:rPr>
          <w:rFonts w:ascii="Aptos" w:hAnsi="Aptos"/>
        </w:rPr>
      </w:pPr>
      <w:r>
        <w:rPr/>
        <w:t xml:space="preserve">(4) </w:t>
      </w:r>
      <w:r w:rsidRPr="00C6491F" w:rsidR="00576BF6">
        <w:rPr/>
        <w:t xml:space="preserve">The shallow cumulus cloud </w:t>
      </w:r>
      <w:r w:rsidR="00D4234B">
        <w:rPr/>
        <w:t xml:space="preserve">fraction </w:t>
      </w:r>
      <w:r w:rsidRPr="00C6491F" w:rsidR="00576BF6">
        <w:rPr/>
        <w:t xml:space="preserve">is proportional to mass flux, </w:t>
      </w:r>
      <m:oMath>
        <m:r>
          <w:rPr>
            <w:rFonts w:ascii="Cambria Math" w:hAnsi="Cambria Math"/>
          </w:rPr>
          <m:t>C</m:t>
        </m:r>
        <m:r>
          <m:rPr>
            <m:sty m:val="p"/>
          </m:rPr>
          <w:rPr>
            <w:rFonts w:ascii="Cambria Math" w:hAnsi="Cambria Math"/>
          </w:rPr>
          <m:t>∝</m:t>
        </m:r>
        <m:r>
          <w:rPr>
            <w:rFonts w:ascii="Cambria Math" w:hAnsi="Cambria Math"/>
          </w:rPr>
          <m:t>M</m:t>
        </m:r>
      </m:oMath>
      <w:r w:rsidRPr="00C6491F" w:rsidR="00576BF6">
        <w:rPr/>
        <w:t xml:space="preserve">. </w:t>
      </w:r>
      <w:r w:rsidR="001304E5">
        <w:rPr/>
        <w:t>C</w:t>
      </w:r>
      <w:r w:rsidRPr="1FB3D345" w:rsidR="00576BF6">
        <w:rPr>
          <w:rFonts w:eastAsia="" w:eastAsiaTheme="minorEastAsia"/>
        </w:rPr>
        <w:t xml:space="preserve">loud mass flux </w:t>
      </w:r>
      <w:r w:rsidRPr="1FB3D345" w:rsidR="00576BF6">
        <w:rPr>
          <w:rFonts w:eastAsia="" w:eastAsiaTheme="minorEastAsia"/>
        </w:rPr>
        <w:t>is</w:t>
      </w:r>
      <w:r w:rsidRPr="1FB3D345" w:rsidR="00576BF6">
        <w:rPr>
          <w:rFonts w:eastAsia="" w:eastAsiaTheme="minorEastAsia"/>
        </w:rPr>
        <w:t xml:space="preserve"> </w:t>
      </w:r>
      <m:oMath>
        <m:r>
          <w:rPr>
            <w:rFonts w:ascii="Cambria Math" w:hAnsi="Cambria Math" w:eastAsiaTheme="minorEastAsia"/>
          </w:rPr>
          <m:t>M=C</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c</m:t>
            </m:r>
          </m:sub>
        </m:sSub>
      </m:oMath>
      <w:r w:rsidRPr="1FB3D345" w:rsidR="00EC1EF1">
        <w:rPr>
          <w:rFonts w:eastAsia="" w:eastAsiaTheme="minorEastAsia"/>
        </w:rPr>
        <w:t xml:space="preserve">, where </w:t>
      </w:r>
      <m:oMath>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c</m:t>
            </m:r>
          </m:sub>
        </m:sSub>
      </m:oMath>
      <w:r w:rsidRPr="1FB3D345" w:rsidR="00EC1EF1">
        <w:rPr>
          <w:rFonts w:eastAsia="" w:eastAsiaTheme="minorEastAsia"/>
        </w:rPr>
        <w:t xml:space="preserve"> is the in-cloud vertical velocity</w:t>
      </w:r>
      <w:r w:rsidRPr="1FB3D345" w:rsidR="00576BF6">
        <w:rPr>
          <w:rFonts w:eastAsia="" w:eastAsiaTheme="minorEastAsia"/>
        </w:rPr>
        <w:t xml:space="preserve">. </w:t>
      </w:r>
      <w:r w:rsidRPr="1FB3D345" w:rsidR="00EC1EF1">
        <w:rPr>
          <w:rFonts w:eastAsia="" w:eastAsiaTheme="minorEastAsia"/>
        </w:rPr>
        <w:t>EUREC4A c</w:t>
      </w:r>
      <w:r w:rsidRPr="1FB3D345" w:rsidR="00576BF6">
        <w:rPr>
          <w:rFonts w:eastAsia="" w:eastAsiaTheme="minorEastAsia"/>
        </w:rPr>
        <w:t xml:space="preserve">loud base mass flux </w:t>
      </w:r>
      <w:r w:rsidRPr="1FB3D345" w:rsidR="00EC1EF1">
        <w:rPr>
          <w:rFonts w:eastAsia="" w:eastAsiaTheme="minorEastAsia"/>
        </w:rPr>
        <w:t>is correlated to cloud fraction (</w:t>
      </w:r>
      <w:r w:rsidRPr="1FB3D345" w:rsidR="00EC1EF1">
        <w:rPr>
          <w:rFonts w:eastAsia="" w:eastAsiaTheme="minorEastAsia"/>
        </w:rPr>
        <w:t>r</w:t>
      </w:r>
      <w:r w:rsidRPr="1FB3D345" w:rsidR="00EC1EF1">
        <w:rPr>
          <w:rFonts w:eastAsia="" w:eastAsiaTheme="minorEastAsia"/>
        </w:rPr>
        <w:t xml:space="preserve">=0.72) </w:t>
      </w:r>
      <w:r w:rsidRPr="1FB3D345" w:rsidR="0043681C">
        <w:rPr>
          <w:rFonts w:eastAsia="" w:eastAsiaTheme="minorEastAsia"/>
        </w:rPr>
        <w:t xml:space="preserve">with </w:t>
      </w:r>
      <w:r w:rsidR="001304E5">
        <w:rPr>
          <w:rFonts w:ascii="Aptos" w:hAnsi="Aptos"/>
        </w:rPr>
        <w:t>proportionality</w:t>
      </w:r>
      <w:r w:rsidRPr="00576BF6" w:rsidR="00576BF6">
        <w:rPr>
          <w:rFonts w:ascii="Aptos" w:hAnsi="Aptos"/>
        </w:rPr>
        <w:t xml:space="preserve"> </w:t>
      </w:r>
      <m:oMath>
        <m:f>
          <m:fPr>
            <m:type m:val="lin"/>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m:t>
        </m:r>
      </m:oMath>
      <w:r w:rsidR="00576BF6">
        <w:rPr/>
        <w:t xml:space="preserve"> </w:t>
      </w:r>
      <w:r w:rsidR="003932F0">
        <w:rPr/>
        <w:t>2</w:t>
      </w:r>
      <w:r w:rsidR="00D4234B">
        <w:rPr/>
        <w:t>.4</w:t>
      </w:r>
      <w:r w:rsidR="003932F0">
        <w:rPr/>
        <w:t>-</w:t>
      </w:r>
      <w:r w:rsidR="00D4234B">
        <w:rPr/>
        <w:t>4.0</w:t>
      </w:r>
      <w:r w:rsidRPr="1FB3D345" w:rsidR="00576BF6">
        <w:rPr>
          <w:rFonts w:ascii="Aptos" w:hAnsi="Aptos" w:eastAsia="" w:eastAsiaTheme="minorEastAsia"/>
        </w:rPr>
        <w:t xml:space="preserve"> </w:t>
      </w:r>
      <w:r w:rsidRPr="1FB3D345" w:rsidR="00D4234B">
        <w:rPr>
          <w:rFonts w:ascii="Aptos" w:hAnsi="Aptos" w:eastAsia="" w:eastAsiaTheme="minorEastAsia"/>
        </w:rPr>
        <w:t>% (</w:t>
      </w:r>
      <w:r w:rsidRPr="1FB3D345" w:rsidR="00576BF6">
        <w:rPr>
          <w:rFonts w:ascii="Aptos" w:hAnsi="Aptos" w:eastAsia="" w:eastAsiaTheme="minorEastAsia"/>
        </w:rPr>
        <w:t>cm s</w:t>
      </w:r>
      <w:r w:rsidRPr="1FB3D345" w:rsidR="00D4234B">
        <w:rPr>
          <w:rFonts w:ascii="Aptos" w:hAnsi="Aptos" w:eastAsia="" w:eastAsiaTheme="minorEastAsia"/>
          <w:vertAlign w:val="superscript"/>
        </w:rPr>
        <w:t>–</w:t>
      </w:r>
      <w:r w:rsidRPr="1FB3D345" w:rsidR="00576BF6">
        <w:rPr>
          <w:rFonts w:ascii="Aptos" w:hAnsi="Aptos" w:eastAsia="" w:eastAsiaTheme="minorEastAsia"/>
          <w:vertAlign w:val="superscript"/>
        </w:rPr>
        <w:t>1</w:t>
      </w:r>
      <w:r w:rsidRPr="1FB3D345" w:rsidR="00D4234B">
        <w:rPr>
          <w:rFonts w:ascii="Aptos" w:hAnsi="Aptos" w:eastAsia="" w:eastAsiaTheme="minorEastAsia"/>
        </w:rPr>
        <w:t>)</w:t>
      </w:r>
      <w:r w:rsidRPr="1FB3D345" w:rsidR="00D4234B">
        <w:rPr>
          <w:rFonts w:ascii="Aptos" w:hAnsi="Aptos" w:eastAsia="" w:eastAsiaTheme="minorEastAsia"/>
          <w:vertAlign w:val="superscript"/>
        </w:rPr>
        <w:t>–1</w:t>
      </w:r>
      <w:r w:rsidR="0043681C">
        <w:rPr/>
        <w:t xml:space="preserve"> (</w:t>
      </w:r>
      <w:r w:rsidRPr="1FB3D345" w:rsidR="0043681C">
        <w:rPr>
          <w:rFonts w:eastAsia="" w:eastAsiaTheme="minorEastAsia"/>
        </w:rPr>
        <w:t xml:space="preserve">Vogel et al., 2022). </w:t>
      </w:r>
      <w:r w:rsidRPr="1FB3D345" w:rsidR="00D4234B">
        <w:rPr>
          <w:rFonts w:eastAsia="" w:eastAsiaTheme="minorEastAsia"/>
        </w:rPr>
        <w:t xml:space="preserve">Assuming </w:t>
      </w:r>
      <w:r w:rsidRPr="1FB3D345" w:rsidR="0060635A">
        <w:rPr>
          <w:rFonts w:eastAsia="" w:eastAsiaTheme="minorEastAsia"/>
        </w:rPr>
        <w:t xml:space="preserve">constant mean </w:t>
      </w:r>
      <w:r w:rsidRPr="1FB3D345" w:rsidR="00D4234B">
        <w:rPr>
          <w:rFonts w:eastAsia="" w:eastAsiaTheme="minorEastAsia"/>
        </w:rPr>
        <w:t xml:space="preserve">in-cloud optical depth, changes in mean </w:t>
      </w:r>
      <w:commentRangeStart w:id="1900177543"/>
      <w:r w:rsidRPr="1FB3D345" w:rsidR="001304E5">
        <w:rPr>
          <w:rFonts w:eastAsia="" w:eastAsiaTheme="minorEastAsia"/>
        </w:rPr>
        <w:t xml:space="preserve">cloud </w:t>
      </w:r>
      <w:r w:rsidRPr="1FB3D345" w:rsidR="00D4234B">
        <w:rPr>
          <w:rFonts w:eastAsia="" w:eastAsiaTheme="minorEastAsia"/>
        </w:rPr>
        <w:t xml:space="preserve">albedo</w:t>
      </w:r>
      <w:commentRangeEnd w:id="1900177543"/>
      <w:r>
        <w:rPr>
          <w:rStyle w:val="CommentReference"/>
        </w:rPr>
        <w:commentReference w:id="1900177543"/>
      </w:r>
      <w:r w:rsidRPr="1FB3D345" w:rsidR="00D4234B">
        <w:rPr>
          <w:rFonts w:eastAsia="" w:eastAsiaTheme="minorEastAsia"/>
        </w:rPr>
        <w:t xml:space="preserve"> and reflectance are due to changes in the </w:t>
      </w:r>
      <w:commentRangeStart w:id="501573667"/>
      <w:r w:rsidRPr="1FB3D345" w:rsidR="00D4234B">
        <w:rPr>
          <w:rFonts w:eastAsia="" w:eastAsiaTheme="minorEastAsia"/>
        </w:rPr>
        <w:t xml:space="preserve">cloud fraction and mass flux</w:t>
      </w:r>
      <w:commentRangeEnd w:id="501573667"/>
      <w:r>
        <w:rPr>
          <w:rStyle w:val="CommentReference"/>
        </w:rPr>
        <w:commentReference w:id="501573667"/>
      </w:r>
      <w:r w:rsidRPr="1FB3D345" w:rsidR="00D4234B">
        <w:rPr>
          <w:rFonts w:eastAsia="" w:eastAsiaTheme="minorEastAsia"/>
        </w:rPr>
        <w:t xml:space="preserve">, so </w:t>
      </w:r>
      <w:r w:rsidRPr="1FB3D345" w:rsidR="00D4234B">
        <w:rPr/>
        <w:t xml:space="preserve">￼</w:t>
      </w:r>
      <m:oMath>
        <m:r>
          <w:rPr>
            <w:rFonts w:ascii="Cambria Math" w:hAnsi="Cambria Math" w:eastAsiaTheme="minorEastAsia"/>
          </w:rPr>
          <m:t>R∝A∝C∝M</m:t>
        </m:r>
      </m:oMath>
      <w:r w:rsidRPr="1FB3D345" w:rsidR="00D4234B">
        <w:rPr>
          <w:rFonts w:eastAsia="" w:eastAsiaTheme="minorEastAsia"/>
        </w:rPr>
        <w:t xml:space="preserve">. </w:t>
      </w:r>
      <w:r w:rsidRPr="1FB3D345" w:rsidR="001A7494">
        <w:rPr>
          <w:rFonts w:eastAsia="" w:eastAsiaTheme="minorEastAsia"/>
        </w:rPr>
        <w:t xml:space="preserve">A mass flux cloud </w:t>
      </w:r>
      <w:r w:rsidRPr="1FB3D345" w:rsidR="001A7494">
        <w:rPr>
          <w:rFonts w:eastAsia="" w:eastAsiaTheme="minorEastAsia"/>
        </w:rPr>
        <w:t>model</w:t>
      </w:r>
      <w:r w:rsidRPr="1FB3D345" w:rsidR="001A7494">
        <w:rPr>
          <w:rFonts w:eastAsia="" w:eastAsiaTheme="minorEastAsia"/>
        </w:rPr>
        <w:t xml:space="preserve"> that</w:t>
      </w:r>
      <w:r w:rsidRPr="1FB3D345" w:rsidR="001A7494">
        <w:rPr>
          <w:rFonts w:eastAsia="" w:eastAsiaTheme="minorEastAsia"/>
        </w:rPr>
        <w:t xml:space="preserve"> balance</w:t>
      </w:r>
      <w:r w:rsidRPr="1FB3D345" w:rsidR="001A7494">
        <w:rPr>
          <w:rFonts w:eastAsia="" w:eastAsiaTheme="minorEastAsia"/>
        </w:rPr>
        <w:t>s</w:t>
      </w:r>
      <w:r w:rsidRPr="1FB3D345" w:rsidR="001A7494">
        <w:rPr>
          <w:rFonts w:eastAsia="" w:eastAsiaTheme="minorEastAsia"/>
        </w:rPr>
        <w:t xml:space="preserve"> </w:t>
      </w:r>
      <w:r w:rsidRPr="1FB3D345" w:rsidR="001A7494">
        <w:rPr>
          <w:rFonts w:eastAsia="" w:eastAsiaTheme="minorEastAsia"/>
        </w:rPr>
        <w:t>mean advection drying and produces the observed</w:t>
      </w:r>
      <w:r w:rsidRPr="1FB3D345" w:rsidR="001A7494">
        <w:rPr>
          <w:rFonts w:eastAsia="" w:eastAsiaTheme="minorEastAsia"/>
        </w:rPr>
        <w:t xml:space="preserve"> distribution of cloud top heights</w:t>
      </w:r>
      <w:r w:rsidRPr="1FB3D345" w:rsidR="0060635A">
        <w:rPr>
          <w:rFonts w:eastAsia="" w:eastAsiaTheme="minorEastAsia"/>
        </w:rPr>
        <w:t xml:space="preserve"> </w:t>
      </w:r>
      <w:r w:rsidRPr="1FB3D345" w:rsidR="001A7494">
        <w:rPr>
          <w:rFonts w:eastAsia="" w:eastAsiaTheme="minorEastAsia"/>
        </w:rPr>
        <w:t>finds</w:t>
      </w:r>
      <w:r w:rsidRPr="1FB3D345" w:rsidR="0060635A">
        <w:rPr>
          <w:rFonts w:eastAsia="" w:eastAsiaTheme="minorEastAsia"/>
        </w:rPr>
        <w:t xml:space="preserve"> t</w:t>
      </w:r>
      <w:r w:rsidR="0043681C">
        <w:rPr>
          <w:rFonts w:ascii="Aptos" w:hAnsi="Aptos"/>
        </w:rPr>
        <w:t xml:space="preserve">he </w:t>
      </w:r>
      <w:r w:rsidRPr="1FB3D345" w:rsidR="001A7494">
        <w:rPr>
          <w:rFonts w:eastAsia="" w:eastAsiaTheme="minorEastAsia"/>
        </w:rPr>
        <w:t>proportionality</w:t>
      </w:r>
      <w:r w:rsidRPr="1FB3D345" w:rsidR="00576BF6">
        <w:rPr>
          <w:rFonts w:eastAsia="" w:eastAsiaTheme="minorEastAsia"/>
        </w:rPr>
        <w:t xml:space="preserve"> </w:t>
      </w:r>
      <m:oMath>
        <m:r>
          <w:rPr>
            <w:rFonts w:ascii="Cambria Math" w:hAnsi="Cambria Math" w:eastAsiaTheme="minorEastAsia"/>
          </w:rPr>
          <m:t>M/R</m:t>
        </m:r>
      </m:oMath>
      <w:r w:rsidRPr="1FB3D345" w:rsidR="001A7494">
        <w:rPr>
          <w:rFonts w:eastAsia="" w:eastAsiaTheme="minorEastAsia"/>
        </w:rPr>
        <w:t xml:space="preserve"> = </w:t>
      </w:r>
      <w:r w:rsidRPr="1FB3D345" w:rsidR="001A7494">
        <w:rPr>
          <w:rFonts w:eastAsia="" w:eastAsiaTheme="minorEastAsia"/>
        </w:rPr>
        <w:t xml:space="preserve">4.2 cm</w:t>
      </w:r>
      <w:r w:rsidRPr="1FB3D345" w:rsidR="001A7494">
        <w:rPr>
          <w:rFonts w:eastAsia="" w:eastAsiaTheme="minorEastAsia"/>
        </w:rPr>
        <w:t xml:space="preserve"> s</w:t>
      </w:r>
      <w:r w:rsidRPr="1FB3D345" w:rsidR="001A7494">
        <w:rPr>
          <w:rFonts w:eastAsia="" w:eastAsiaTheme="minorEastAsia"/>
          <w:vertAlign w:val="superscript"/>
        </w:rPr>
        <w:t>–1</w:t>
      </w:r>
      <w:r w:rsidRPr="1FB3D345" w:rsidR="001A7494">
        <w:rPr>
          <w:rFonts w:eastAsia="" w:eastAsiaTheme="minorEastAsia"/>
        </w:rPr>
        <w:t xml:space="preserve"> o</w:t>
      </w:r>
      <w:r w:rsidRPr="1FB3D345" w:rsidR="0043681C">
        <w:rPr>
          <w:rFonts w:eastAsia="" w:eastAsiaTheme="minorEastAsia"/>
        </w:rPr>
        <w:t xml:space="preserve">f mass flux </w:t>
      </w:r>
      <w:r w:rsidRPr="1FB3D345" w:rsidR="00D4234B">
        <w:rPr>
          <w:rFonts w:eastAsia="" w:eastAsiaTheme="minorEastAsia"/>
        </w:rPr>
        <w:t>to mean reflectance</w:t>
      </w:r>
      <w:r w:rsidRPr="1FB3D345" w:rsidR="0060635A">
        <w:rPr>
          <w:rFonts w:eastAsia="" w:eastAsiaTheme="minorEastAsia"/>
        </w:rPr>
        <w:t xml:space="preserve"> </w:t>
      </w:r>
      <w:r w:rsidRPr="1FB3D345" w:rsidR="001A7494">
        <w:rPr>
          <w:rFonts w:eastAsia="" w:eastAsiaTheme="minorEastAsia"/>
        </w:rPr>
        <w:t>among GOES scenes</w:t>
      </w:r>
      <w:r w:rsidRPr="1FB3D345" w:rsidR="0060635A">
        <w:rPr>
          <w:rFonts w:eastAsia="" w:eastAsiaTheme="minorEastAsia"/>
        </w:rPr>
        <w:t>.</w:t>
      </w:r>
    </w:p>
    <w:p w:rsidRPr="00F32BC1" w:rsidR="00242DA2" w:rsidP="00576BF6" w:rsidRDefault="00576BF6" w14:paraId="275FC082" w14:textId="0CA84DED">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r>
              <w:rPr>
                <w:rFonts w:ascii="Cambria Math" w:hAnsi="Cambria Math"/>
              </w:rPr>
              <m:t>C</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hAnsi="Cambria Math"/>
              </w:rPr>
            </m:ctrlPr>
          </m:num>
          <m:den>
            <m:r>
              <w:rPr>
                <w:rFonts w:ascii="Cambria Math" w:hAnsi="Cambria Math"/>
              </w:rPr>
              <m:t>M</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W</m:t>
            </m:r>
            <m:ctrlPr>
              <w:rPr>
                <w:rFonts w:ascii="Cambria Math" w:hAnsi="Cambria Math"/>
              </w:rPr>
            </m:ctrlPr>
          </m:num>
          <m:den>
            <m:r>
              <w:rPr>
                <w:rFonts w:ascii="Cambria Math" w:hAnsi="Cambria Math"/>
              </w:rPr>
              <m:t>W</m:t>
            </m:r>
          </m:den>
        </m:f>
        <m:r>
          <w:rPr>
            <w:rFonts w:ascii="Cambria Math" w:hAnsi="Cambria Math"/>
          </w:rPr>
          <m:t>,</m:t>
        </m:r>
      </m:oMath>
      <w:r w:rsidRPr="1FB3D345" w:rsidR="003932F0">
        <w:rPr>
          <w:rFonts w:ascii="Aptos" w:hAnsi="Aptos" w:eastAsia="" w:eastAsiaTheme="minorEastAsia"/>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Pr>
          <w:rFonts w:ascii="Aptos" w:hAnsi="Aptos"/>
        </w:rPr>
        <w:t>explanation for the change of clouds with the climate</w:t>
      </w:r>
      <w:r w:rsidR="0060635A">
        <w:rPr>
          <w:rFonts w:ascii="Aptos" w:hAnsi="Aptos"/>
        </w:rPr>
        <w:t xml:space="preserve"> that </w:t>
      </w:r>
      <w:r w:rsidR="00FC13FE">
        <w:rPr>
          <w:rFonts w:ascii="Aptos" w:hAnsi="Aptos"/>
        </w:rPr>
        <w:t>predict</w:t>
      </w:r>
      <w:r w:rsidR="0060635A">
        <w:rPr>
          <w:rFonts w:ascii="Aptos" w:hAnsi="Aptos"/>
        </w:rPr>
        <w:t>s</w:t>
      </w:r>
      <w:r w:rsidR="00FC13FE">
        <w:rPr>
          <w:rFonts w:ascii="Aptos" w:hAnsi="Aptos"/>
        </w:rPr>
        <w:t xml:space="preserve"> the shallow cumulus cloud albedo dims with warming</w:t>
      </w:r>
      <w:r w:rsidRPr="00295C0E">
        <w:rPr>
          <w:rFonts w:ascii="Aptos" w:hAnsi="Aptos"/>
        </w:rPr>
        <w:t xml:space="preserve"> </w:t>
      </w:r>
      <w:r w:rsidR="0060635A">
        <w:rPr>
          <w:rFonts w:ascii="Aptos" w:hAnsi="Aptos"/>
        </w:rPr>
        <w:t xml:space="preserve">at a rate </w:t>
      </w:r>
      <m:oMath>
        <m:f>
          <m:fPr>
            <m:type m:val="lin"/>
            <m:ctrlPr>
              <w:rPr>
                <w:rFonts w:ascii="Cambria Math" w:hAnsi="Cambria Math"/>
              </w:rPr>
            </m:ctrlPr>
          </m:fPr>
          <m:num>
            <m:r>
              <w:rPr>
                <w:rFonts w:ascii="Cambria Math" w:hAnsi="Cambria Math"/>
              </w:rPr>
              <m:t>d</m:t>
            </m:r>
            <m:func>
              <m:funcPr>
                <m:ctrlPr>
                  <w:rPr>
                    <w:rFonts w:ascii="Cambria Math" w:hAnsi="Cambria Math"/>
                    <w:i/>
                    <w:iCs/>
                  </w:rPr>
                </m:ctrlPr>
              </m:funcPr>
              <m:fName>
                <m:r>
                  <m:rPr>
                    <m:sty m:val="p"/>
                  </m:rPr>
                  <w:rPr>
                    <w:rFonts w:ascii="Cambria Math" w:hAnsi="Cambria Math"/>
                  </w:rPr>
                  <m:t>ln</m:t>
                </m:r>
              </m:fName>
              <m:e>
                <m:r>
                  <w:rPr>
                    <w:rFonts w:ascii="Cambria Math" w:hAnsi="Cambria Math"/>
                  </w:rPr>
                  <m:t>C</m:t>
                </m:r>
              </m:e>
            </m:func>
          </m:num>
          <m:den>
            <m:r>
              <w:rPr>
                <w:rFonts w:ascii="Cambria Math" w:hAnsi="Cambria Math"/>
              </w:rPr>
              <m:t>dT</m:t>
            </m:r>
          </m:den>
        </m:f>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w:r>
        <w:rPr>
          <w:rFonts w:ascii="Aptos" w:hAnsi="Aptos"/>
        </w:rPr>
        <w:t>.</w:t>
      </w:r>
      <w:r w:rsidR="00242DA2">
        <w:rPr/>
        <w:t xml:space="preserve"> </w:t>
      </w:r>
      <w:r>
        <w:rPr/>
        <w:t>This</w:t>
      </w:r>
      <w:r w:rsidR="00242DA2">
        <w:rPr/>
        <w:t xml:space="preserve"> generates </w:t>
      </w:r>
      <w:r w:rsidR="00242DA2">
        <w:rPr/>
        <w:t xml:space="preserve">a positive </w:t>
      </w:r>
      <w:r w:rsidR="00CD451C">
        <w:rPr/>
        <w:t xml:space="preserve">cloud </w:t>
      </w:r>
      <w:r w:rsidR="00242DA2">
        <w:rPr/>
        <w:t xml:space="preserve">radiative </w:t>
      </w:r>
      <w:r w:rsidR="0060635A">
        <w:rPr/>
        <w:t>feedback</w:t>
      </w:r>
      <w:r w:rsidR="00242DA2">
        <w:rPr/>
        <w:t xml:space="preserve"> that scales with the </w:t>
      </w:r>
      <w:del w:author="Andrea Jenney" w:date="2026-08-07T17:25:57.007Z" w16du:dateUtc="2026-08-07T17:25:57.007Z" w:id="631300175">
        <w:r w:rsidDel="1FB3D345">
          <w:delText xml:space="preserve">planetary </w:delText>
        </w:r>
      </w:del>
      <w:r w:rsidR="00BF637B">
        <w:rPr/>
        <w:t>albedo</w:t>
      </w:r>
      <w:r w:rsidR="00242DA2">
        <w:rPr/>
        <w:t xml:space="preserve"> of</w:t>
      </w:r>
      <w:r w:rsidR="0060635A">
        <w:rPr/>
        <w:t xml:space="preserve"> present </w:t>
      </w:r>
      <w:r w:rsidR="00242DA2">
        <w:rPr/>
        <w:t>shallow cumulus cloud</w:t>
      </w:r>
      <w:ins w:author="Andrea Jenney" w:date="2026-08-07T17:26:03.527Z" w16du:dateUtc="2026-08-07T17:26:03.527Z" w:id="776773750">
        <w:r w:rsidR="00242DA2">
          <w:rPr/>
          <w:t xml:space="preserve"> field</w:t>
        </w:r>
      </w:ins>
      <w:r w:rsidR="00242DA2">
        <w:rPr/>
        <w:t>s.</w:t>
      </w:r>
    </w:p>
    <w:p w:rsidR="00FC13FE" w:rsidP="00FC13FE" w:rsidRDefault="00FC13FE" w14:paraId="67D94AC7" w14:textId="0A4140D4">
      <w:pPr>
        <w:pStyle w:val="Heading2"/>
        <w:rPr>
          <w:rFonts w:eastAsiaTheme="minorEastAsia"/>
        </w:rPr>
      </w:pPr>
      <w:r>
        <w:rPr>
          <w:rFonts w:eastAsiaTheme="minorEastAsia"/>
        </w:rPr>
        <w:t>Cloud and flux model</w:t>
      </w:r>
    </w:p>
    <w:p w:rsidR="00FC0B84" w:rsidP="1FB3D345" w:rsidRDefault="00FC0B84" w14:paraId="4090403B" w14:textId="798C3748">
      <w:pPr>
        <w:spacing w:line="240" w:lineRule="auto"/>
        <w:rPr>
          <w:rFonts w:eastAsia="" w:eastAsiaTheme="minorEastAsia"/>
        </w:rPr>
      </w:pPr>
      <w:r w:rsidRPr="1FB3D345" w:rsidR="1FB3D345">
        <w:rPr>
          <w:rFonts w:eastAsia="" w:eastAsiaTheme="minorEastAsia"/>
        </w:rPr>
        <w:t xml:space="preserve">To predict the response of shallow cumulus clouds to climate, we separate the </w:t>
      </w:r>
      <w:del w:author="Andrea Jenney" w:date="2026-08-07T17:27:17.397Z" w16du:dateUtc="2026-08-07T17:27:17.397Z" w:id="1323935048">
        <w:r w:rsidRPr="1FB3D345" w:rsidDel="1FB3D345">
          <w:rPr>
            <w:rFonts w:eastAsia="" w:eastAsiaTheme="minorEastAsia"/>
          </w:rPr>
          <w:delText xml:space="preserve">known </w:delText>
        </w:r>
      </w:del>
      <w:ins w:author="Andrea Jenney" w:date="2026-08-07T17:27:29.073Z" w16du:dateUtc="2026-08-07T17:27:29.073Z" w:id="1480755522">
        <w:r w:rsidRPr="1FB3D345" w:rsidR="1FB3D345">
          <w:rPr>
            <w:rFonts w:eastAsia="" w:eastAsiaTheme="minorEastAsia"/>
          </w:rPr>
          <w:t xml:space="preserve">expected thermodynamic and circulation </w:t>
        </w:r>
      </w:ins>
      <w:r w:rsidRPr="1FB3D345" w:rsidR="1FB3D345">
        <w:rPr>
          <w:rFonts w:eastAsia="" w:eastAsiaTheme="minorEastAsia"/>
        </w:rPr>
        <w:t xml:space="preserve">changes </w:t>
      </w:r>
      <w:del w:author="Andrea Jenney" w:date="2026-08-07T17:27:33.528Z" w16du:dateUtc="2026-08-07T17:27:33.528Z" w:id="554767110">
        <w:r w:rsidRPr="1FB3D345" w:rsidDel="1FB3D345">
          <w:rPr>
            <w:rFonts w:eastAsia="" w:eastAsiaTheme="minorEastAsia"/>
          </w:rPr>
          <w:delText>from thermodynamics and circulation</w:delText>
        </w:r>
      </w:del>
      <w:r w:rsidRPr="1FB3D345" w:rsidR="1FB3D345">
        <w:rPr>
          <w:rFonts w:eastAsia="" w:eastAsiaTheme="minorEastAsia"/>
        </w:rPr>
        <w:t xml:space="preserve"> from the properties of cloud geometry, turbulence, and microphysics</w:t>
      </w:r>
      <w:ins w:author="Andrea Jenney" w:date="2026-08-07T17:27:55.526Z" w16du:dateUtc="2026-08-07T17:27:55.526Z" w:id="2119967428">
        <w:r w:rsidRPr="1FB3D345" w:rsidR="1FB3D345">
          <w:rPr>
            <w:rFonts w:eastAsia="" w:eastAsiaTheme="minorEastAsia"/>
          </w:rPr>
          <w:t>, which we</w:t>
        </w:r>
      </w:ins>
      <w:r w:rsidRPr="1FB3D345" w:rsidR="1FB3D345">
        <w:rPr>
          <w:rFonts w:eastAsia="" w:eastAsiaTheme="minorEastAsia"/>
        </w:rPr>
        <w:t xml:space="preserve"> </w:t>
      </w:r>
      <w:del w:author="Andrea Jenney" w:date="2026-08-07T17:28:09.579Z" w16du:dateUtc="2026-08-07T17:28:09.579Z" w:id="1388514082">
        <w:r w:rsidRPr="1FB3D345" w:rsidDel="1FB3D345">
          <w:rPr>
            <w:rFonts w:eastAsia="" w:eastAsiaTheme="minorEastAsia"/>
          </w:rPr>
          <w:delText xml:space="preserve">expected </w:delText>
        </w:r>
      </w:del>
      <w:ins w:author="Andrea Jenney" w:date="2026-08-07T17:28:11.394Z" w16du:dateUtc="2026-08-07T17:28:11.394Z" w:id="1037239963">
        <w:r w:rsidRPr="1FB3D345" w:rsidR="1FB3D345">
          <w:rPr>
            <w:rFonts w:eastAsia="" w:eastAsiaTheme="minorEastAsia"/>
          </w:rPr>
          <w:t xml:space="preserve">assume </w:t>
        </w:r>
      </w:ins>
      <w:r w:rsidRPr="1FB3D345" w:rsidR="1FB3D345">
        <w:rPr>
          <w:rFonts w:eastAsia="" w:eastAsiaTheme="minorEastAsia"/>
        </w:rPr>
        <w:t xml:space="preserve">not to change. The </w:t>
      </w:r>
      <w:r w:rsidRPr="1FB3D345" w:rsidR="1FB3D345">
        <w:rPr>
          <w:rFonts w:eastAsia="" w:eastAsiaTheme="minorEastAsia"/>
        </w:rPr>
        <w:t>autoconversion</w:t>
      </w:r>
      <w:r w:rsidRPr="1FB3D345" w:rsidR="1FB3D345">
        <w:rPr>
          <w:rFonts w:eastAsia="" w:eastAsiaTheme="minorEastAsia"/>
        </w:rPr>
        <w:t xml:space="preserve"> of cloud droplets to precipitation, the lateral entrainment rate, and the ratio of the area of active updraft to cloud area, are parameterized to match emergent properties of the clouds in the present climate and are not </w:t>
      </w:r>
      <w:del w:author="Andrea Jenney" w:date="2026-08-07T17:28:50.262Z" w16du:dateUtc="2026-08-07T17:28:50.262Z" w:id="1040332205">
        <w:r w:rsidRPr="1FB3D345" w:rsidDel="1FB3D345">
          <w:rPr>
            <w:rFonts w:eastAsia="" w:eastAsiaTheme="minorEastAsia"/>
          </w:rPr>
          <w:delText xml:space="preserve">expected </w:delText>
        </w:r>
      </w:del>
      <w:ins w:author="Andrea Jenney" w:date="2026-08-07T17:28:51.061Z" w16du:dateUtc="2026-08-07T17:28:51.061Z" w:id="470796291">
        <w:r w:rsidRPr="1FB3D345" w:rsidR="1FB3D345">
          <w:rPr>
            <w:rFonts w:eastAsia="" w:eastAsiaTheme="minorEastAsia"/>
          </w:rPr>
          <w:t xml:space="preserve">assumed </w:t>
        </w:r>
      </w:ins>
      <w:r w:rsidRPr="1FB3D345" w:rsidR="1FB3D345">
        <w:rPr>
          <w:rFonts w:eastAsia="" w:eastAsiaTheme="minorEastAsia"/>
        </w:rPr>
        <w:t>to change with thermodynamic and circulation responses to CO</w:t>
      </w:r>
      <w:r w:rsidRPr="1FB3D345" w:rsidR="1FB3D345">
        <w:rPr>
          <w:rFonts w:eastAsia="" w:eastAsiaTheme="minorEastAsia"/>
          <w:vertAlign w:val="subscript"/>
        </w:rPr>
        <w:t>2</w:t>
      </w:r>
      <w:r w:rsidRPr="1FB3D345" w:rsidR="1FB3D345">
        <w:rPr>
          <w:rFonts w:eastAsia="" w:eastAsiaTheme="minorEastAsia"/>
        </w:rPr>
        <w:t>.</w:t>
      </w:r>
    </w:p>
    <w:p w:rsidR="00905786" w:rsidP="00FC0B84" w:rsidRDefault="00FC13FE" w14:paraId="7FFD2EDF" w14:textId="6ED14FF5">
      <w:pPr>
        <w:pStyle w:val="BodyText"/>
        <w:rPr>
          <w:rFonts w:ascii="Aptos" w:hAnsi="Aptos"/>
        </w:rPr>
      </w:pPr>
      <w:r>
        <w:rPr>
          <w:rFonts w:ascii="Aptos" w:hAnsi="Aptos"/>
        </w:rPr>
        <w:t>A</w:t>
      </w:r>
      <w:r w:rsidRPr="00295C0E" w:rsidR="00295C0E">
        <w:rPr>
          <w:rFonts w:ascii="Aptos" w:hAnsi="Aptos"/>
        </w:rPr>
        <w:t xml:space="preserve"> mass flux model</w:t>
      </w:r>
      <w:r w:rsidR="00FC0B84">
        <w:rPr>
          <w:rFonts w:ascii="Aptos" w:hAnsi="Aptos"/>
        </w:rPr>
        <w:t xml:space="preserve"> </w:t>
      </w:r>
      <w:r w:rsidR="00905786">
        <w:rPr>
          <w:rFonts w:ascii="Aptos" w:hAnsi="Aptos"/>
        </w:rPr>
        <w:t xml:space="preserve">consisting of an ensemble of </w:t>
      </w:r>
      <w:r w:rsidR="00CA09DE">
        <w:rPr>
          <w:rFonts w:ascii="Aptos" w:hAnsi="Aptos"/>
        </w:rPr>
        <w:t xml:space="preserve">entraining and precipitating cloud plumes </w:t>
      </w:r>
      <w:r w:rsidR="00905786">
        <w:rPr>
          <w:rFonts w:ascii="Aptos" w:hAnsi="Aptos"/>
        </w:rPr>
        <w:t xml:space="preserve">with different moisture sink rates </w:t>
      </w:r>
      <w:r w:rsidR="00CA09DE">
        <w:rPr>
          <w:rFonts w:ascii="Aptos" w:hAnsi="Aptos"/>
        </w:rPr>
        <w:t>simulates</w:t>
      </w:r>
      <w:r w:rsidRPr="00295C0E" w:rsidR="00295C0E">
        <w:rPr>
          <w:rFonts w:ascii="Aptos" w:hAnsi="Aptos"/>
        </w:rPr>
        <w:t xml:space="preserve"> cloud</w:t>
      </w:r>
      <w:r w:rsidR="00CA09DE">
        <w:rPr>
          <w:rFonts w:ascii="Aptos" w:hAnsi="Aptos"/>
        </w:rPr>
        <w:t xml:space="preserve"> humidity, cloud top height, mass fluxes, and moisture fluxes (see Methods)</w:t>
      </w:r>
      <w:r w:rsidRPr="00295C0E" w:rsidR="00295C0E">
        <w:rPr>
          <w:rFonts w:ascii="Aptos" w:hAnsi="Aptos"/>
        </w:rPr>
        <w:t xml:space="preserve">. </w:t>
      </w:r>
      <w:r w:rsidR="006E3283">
        <w:rPr>
          <w:rFonts w:eastAsiaTheme="minorEastAsia"/>
        </w:rPr>
        <w:t>The moisture sink rate</w:t>
      </w:r>
      <w:r w:rsidR="006E3283">
        <w:t xml:space="preserve"> </w:t>
      </w:r>
      <w:r w:rsidR="006E3283">
        <w:rPr>
          <w:rFonts w:eastAsiaTheme="minorEastAsia"/>
        </w:rPr>
        <w:t xml:space="preserve">parameterizes turbulence-scale </w:t>
      </w:r>
      <w:r w:rsidR="00905786">
        <w:rPr>
          <w:rFonts w:eastAsiaTheme="minorEastAsia"/>
        </w:rPr>
        <w:t xml:space="preserve">entrainment and precipitation conversion processes </w:t>
      </w:r>
      <w:r w:rsidR="006E3283">
        <w:rPr>
          <w:rFonts w:eastAsiaTheme="minorEastAsia"/>
        </w:rPr>
        <w:t>within the clouds</w:t>
      </w:r>
      <w:r w:rsidR="006E3283">
        <w:t>. Plumes</w:t>
      </w:r>
      <w:r w:rsidR="00CA09DE">
        <w:t xml:space="preserve"> with weaker </w:t>
      </w:r>
      <w:r w:rsidR="001A7494">
        <w:t xml:space="preserve">moisture </w:t>
      </w:r>
      <w:r w:rsidR="00CA09DE">
        <w:t xml:space="preserve">sink rates </w:t>
      </w:r>
      <w:r w:rsidR="006E3283">
        <w:t>have</w:t>
      </w:r>
      <w:r w:rsidR="00CA09DE">
        <w:t xml:space="preserve"> higher</w:t>
      </w:r>
      <w:r w:rsidR="006E3283">
        <w:t xml:space="preserve"> cloud tops</w:t>
      </w:r>
      <w:r w:rsidR="00905786">
        <w:t xml:space="preserve">. </w:t>
      </w:r>
      <w:r w:rsidR="00DB319C">
        <w:t xml:space="preserve">Cloud specific humidity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DB319C">
        <w:rPr>
          <w:rFonts w:eastAsiaTheme="minorEastAsia"/>
        </w:rPr>
        <w:t xml:space="preserve"> </w:t>
      </w:r>
      <w:r w:rsidR="00DB319C">
        <w:t xml:space="preserve">and liquid specific humidity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rsidR="00DB319C">
        <w:t xml:space="preserve"> are illustrated with several moisture sink rates in Fig. </w:t>
      </w:r>
      <w:r w:rsidR="00D823E6">
        <w:t>REFLALBEDO</w:t>
      </w:r>
      <w:r w:rsidR="00DB319C">
        <w:t xml:space="preserve">. </w:t>
      </w:r>
      <w:r w:rsidR="00905786">
        <w:t xml:space="preserve">The fraction of clouds at each moisture </w:t>
      </w:r>
      <w:r w:rsidR="00FC0B84">
        <w:t xml:space="preserve">sink rate is set to </w:t>
      </w:r>
      <w:r w:rsidR="00905786">
        <w:t xml:space="preserve">match </w:t>
      </w:r>
      <w:r w:rsidR="00FC0B84">
        <w:t>the cloud top</w:t>
      </w:r>
      <w:r w:rsidRPr="00583AA5" w:rsidR="00FC0B84">
        <w:t xml:space="preserve"> height distribution </w:t>
      </w:r>
      <w:r w:rsidR="00FC0B84">
        <w:t xml:space="preserve">of </w:t>
      </w:r>
      <w:r w:rsidRPr="00583AA5" w:rsidR="00FC0B84">
        <w:t>satellite</w:t>
      </w:r>
      <w:r w:rsidR="00FC0B84">
        <w:t xml:space="preserve"> observations</w:t>
      </w:r>
      <w:r w:rsidR="00F660FA">
        <w:t xml:space="preserve"> (Fig. REFLALBEDO) below 4 km</w:t>
      </w:r>
      <w:r w:rsidR="00C157EF">
        <w:t xml:space="preserve">. </w:t>
      </w:r>
      <w:r w:rsidR="00F660FA">
        <w:t xml:space="preserve">The large-scale subsiding branch of the tropical hydrological cycle dries the shallow cumulus boundary layer (Fig. LSADV). </w:t>
      </w:r>
      <w:r w:rsidR="00C157EF">
        <w:t>R</w:t>
      </w:r>
      <w:r w:rsidRPr="00295C0E" w:rsidR="00FC0B84">
        <w:rPr>
          <w:rFonts w:ascii="Aptos" w:hAnsi="Aptos"/>
        </w:rPr>
        <w:t xml:space="preserve">equiring </w:t>
      </w:r>
      <w:r w:rsidR="00C157EF">
        <w:rPr>
          <w:rFonts w:ascii="Aptos" w:hAnsi="Aptos"/>
        </w:rPr>
        <w:t xml:space="preserve">the </w:t>
      </w:r>
      <w:r w:rsidR="00FC0B84">
        <w:rPr>
          <w:rFonts w:ascii="Aptos" w:hAnsi="Aptos"/>
        </w:rPr>
        <w:t>cloud</w:t>
      </w:r>
      <w:r w:rsidR="00C157EF">
        <w:rPr>
          <w:rFonts w:ascii="Aptos" w:hAnsi="Aptos"/>
        </w:rPr>
        <w:t>s</w:t>
      </w:r>
      <w:r w:rsidR="00FC0B84">
        <w:rPr>
          <w:rFonts w:ascii="Aptos" w:hAnsi="Aptos"/>
        </w:rPr>
        <w:t xml:space="preserve"> </w:t>
      </w:r>
      <w:r w:rsidRPr="00295C0E" w:rsidR="00FC0B84">
        <w:rPr>
          <w:rFonts w:ascii="Aptos" w:hAnsi="Aptos"/>
        </w:rPr>
        <w:t>to balance the large scale advective drying</w:t>
      </w:r>
      <w:r w:rsidR="00F660FA">
        <w:rPr>
          <w:rFonts w:ascii="Aptos" w:hAnsi="Aptos"/>
        </w:rPr>
        <w:t xml:space="preserve">, </w:t>
      </w:r>
      <w:r w:rsidRPr="00295C0E" w:rsidR="00FC0B84">
        <w:rPr>
          <w:rFonts w:ascii="Aptos" w:hAnsi="Aptos"/>
        </w:rPr>
        <w:t>we assess the effect of large</w:t>
      </w:r>
      <w:r w:rsidR="00FC0B84">
        <w:rPr>
          <w:rFonts w:ascii="Aptos" w:hAnsi="Aptos"/>
        </w:rPr>
        <w:t>-</w:t>
      </w:r>
      <w:r w:rsidRPr="00295C0E" w:rsidR="00FC0B84">
        <w:rPr>
          <w:rFonts w:ascii="Aptos" w:hAnsi="Aptos"/>
        </w:rPr>
        <w:t xml:space="preserve">scale circulation </w:t>
      </w:r>
      <m:oMath>
        <m:r>
          <w:rPr>
            <w:rFonts w:ascii="Cambria Math" w:hAnsi="Cambria Math"/>
          </w:rPr>
          <m:t>W</m:t>
        </m:r>
      </m:oMath>
      <w:r w:rsidRPr="00295C0E" w:rsidR="00FC0B84">
        <w:rPr>
          <w:rFonts w:ascii="Aptos" w:hAnsi="Aptos"/>
        </w:rPr>
        <w:t xml:space="preserve"> and environmental moisture </w:t>
      </w:r>
      <m:oMath>
        <m:r>
          <w:rPr>
            <w:rFonts w:ascii="Cambria Math" w:hAnsi="Cambria Math"/>
          </w:rPr>
          <m:t>q</m:t>
        </m:r>
      </m:oMath>
      <w:r w:rsidRPr="00295C0E" w:rsidR="00FC0B84">
        <w:rPr>
          <w:rFonts w:ascii="Aptos" w:hAnsi="Aptos"/>
        </w:rPr>
        <w:t xml:space="preserve"> on the cloud mass flux </w:t>
      </w:r>
      <m:oMath>
        <m:r>
          <w:rPr>
            <w:rFonts w:ascii="Cambria Math" w:hAnsi="Cambria Math"/>
          </w:rPr>
          <m:t>M</m:t>
        </m:r>
      </m:oMath>
      <w:r w:rsidRPr="00295C0E" w:rsidR="00FC0B84">
        <w:rPr>
          <w:rFonts w:ascii="Aptos" w:hAnsi="Aptos"/>
        </w:rPr>
        <w:t>.</w:t>
      </w:r>
    </w:p>
    <w:p w:rsidR="00111A45" w:rsidP="00FC0B84" w:rsidRDefault="00F660FA" w14:paraId="0FBE9682" w14:textId="3EF8049F">
      <w:pPr>
        <w:pStyle w:val="BodyText"/>
        <w:rPr>
          <w:rFonts w:ascii="Aptos" w:hAnsi="Aptos"/>
        </w:rPr>
      </w:pPr>
      <w:r>
        <w:rPr>
          <w:noProof/>
        </w:rPr>
        <w:drawing>
          <wp:inline distT="0" distB="0" distL="0" distR="0" wp14:anchorId="4BD6122B" wp14:editId="1845C252">
            <wp:extent cx="209862" cy="2482850"/>
            <wp:effectExtent l="0" t="0" r="6350" b="0"/>
            <wp:docPr id="30533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r="95823"/>
                    <a:stretch>
                      <a:fillRect/>
                    </a:stretch>
                  </pic:blipFill>
                  <pic:spPr bwMode="auto">
                    <a:xfrm>
                      <a:off x="0" y="0"/>
                      <a:ext cx="212023" cy="250841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44C31187" wp14:editId="5FB5AA4F">
            <wp:extent cx="2600793" cy="2514017"/>
            <wp:effectExtent l="0" t="0" r="3175" b="635"/>
            <wp:docPr id="67234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66058"/>
                    <a:stretch>
                      <a:fillRect/>
                    </a:stretch>
                  </pic:blipFill>
                  <pic:spPr bwMode="auto">
                    <a:xfrm>
                      <a:off x="0" y="0"/>
                      <a:ext cx="2708029" cy="261767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36DA426D" wp14:editId="3575CCE0">
            <wp:extent cx="2596206" cy="2483445"/>
            <wp:effectExtent l="0" t="0" r="0" b="6350"/>
            <wp:docPr id="101768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r="48344"/>
                    <a:stretch>
                      <a:fillRect/>
                    </a:stretch>
                  </pic:blipFill>
                  <pic:spPr bwMode="auto">
                    <a:xfrm>
                      <a:off x="0" y="0"/>
                      <a:ext cx="2622310" cy="2508415"/>
                    </a:xfrm>
                    <a:prstGeom prst="rect">
                      <a:avLst/>
                    </a:prstGeom>
                    <a:noFill/>
                    <a:ln>
                      <a:noFill/>
                    </a:ln>
                    <a:extLst>
                      <a:ext uri="{53640926-AAD7-44D8-BBD7-CCE9431645EC}">
                        <a14:shadowObscured xmlns:a14="http://schemas.microsoft.com/office/drawing/2010/main"/>
                      </a:ext>
                    </a:extLst>
                  </pic:spPr>
                </pic:pic>
              </a:graphicData>
            </a:graphic>
          </wp:inline>
        </w:drawing>
      </w:r>
    </w:p>
    <w:p w:rsidRPr="00F660FA" w:rsidR="00DB319C" w:rsidP="00FC0B84" w:rsidRDefault="00F660FA" w14:paraId="37D3C481" w14:textId="33B27146">
      <w:pPr>
        <w:pStyle w:val="BodyText"/>
        <w:rPr>
          <w:rFonts w:ascii="Aptos Narrow" w:hAnsi="Aptos Narrow"/>
        </w:rPr>
      </w:pPr>
      <w:commentRangeStart w:id="882388877"/>
      <w:r w:rsidRPr="1FB3D345" w:rsidR="1FB3D345">
        <w:rPr>
          <w:rFonts w:ascii="Aptos Narrow" w:hAnsi="Aptos Narrow"/>
        </w:rPr>
        <w:t>Fig. LSADV. Large scale subsidence velocity (m s</w:t>
      </w:r>
      <w:r w:rsidRPr="1FB3D345" w:rsidR="1FB3D345">
        <w:rPr>
          <w:rFonts w:ascii="Aptos Narrow" w:hAnsi="Aptos Narrow"/>
          <w:vertAlign w:val="superscript"/>
        </w:rPr>
        <w:t>–1</w:t>
      </w:r>
      <w:r w:rsidRPr="1FB3D345" w:rsidR="1FB3D345">
        <w:rPr>
          <w:rFonts w:ascii="Aptos Narrow" w:hAnsi="Aptos Narrow"/>
        </w:rPr>
        <w:t>) and 3-D specific humidity advection (drying) prescribed for the shallow cumulus model experiments.</w:t>
      </w:r>
      <w:commentRangeEnd w:id="882388877"/>
      <w:r>
        <w:rPr>
          <w:rStyle w:val="CommentReference"/>
        </w:rPr>
        <w:commentReference w:id="882388877"/>
      </w:r>
    </w:p>
    <w:p w:rsidRPr="00C157EF" w:rsidR="00C157EF" w:rsidP="00111A45" w:rsidRDefault="00C157EF" w14:paraId="7AB59895" w14:textId="4C5E075D">
      <w:pPr>
        <w:spacing w:line="240" w:lineRule="auto"/>
      </w:pPr>
      <w:commentRangeStart w:id="1607779340"/>
      <w:r w:rsidR="1FB3D345">
        <w:rPr/>
        <w:t>Climate feedbacks also depend on changes in shallower stratocumulus clouds near cloud base. We model the fraction of stratocumulus clouds from the relative humidity (RH) and turbulent moisture fluxes in the subcloud layer. They are sensitive to small (1%) changes of both moisture flux and RH.</w:t>
      </w:r>
      <w:commentRangeEnd w:id="1607779340"/>
      <w:r>
        <w:rPr>
          <w:rStyle w:val="CommentReference"/>
        </w:rPr>
        <w:commentReference w:id="1607779340"/>
      </w:r>
    </w:p>
    <w:bookmarkEnd w:id="0"/>
    <w:bookmarkEnd w:id="2"/>
    <w:p w:rsidRPr="0089143E" w:rsidR="00FC13FE" w:rsidP="00FC13FE" w:rsidRDefault="00FC13FE" w14:paraId="798B140D" w14:textId="77777777">
      <w:pPr>
        <w:pStyle w:val="Heading1"/>
      </w:pPr>
      <w:r w:rsidRPr="0089143E">
        <w:t>Results</w:t>
      </w:r>
    </w:p>
    <w:p w:rsidR="00913636" w:rsidP="00913636" w:rsidRDefault="00480A58" w14:paraId="7ED85A0F" w14:textId="5C6CD090">
      <w:pPr>
        <w:pStyle w:val="Heading2"/>
        <w:rPr>
          <w:rFonts w:eastAsiaTheme="minorEastAsia"/>
        </w:rPr>
      </w:pPr>
      <w:r>
        <w:rPr>
          <w:rFonts w:eastAsiaTheme="minorEastAsia"/>
        </w:rPr>
        <w:t>M</w:t>
      </w:r>
      <w:r w:rsidR="00913636">
        <w:rPr>
          <w:rFonts w:eastAsiaTheme="minorEastAsia"/>
        </w:rPr>
        <w:t>ass flux</w:t>
      </w:r>
      <w:r>
        <w:rPr>
          <w:rFonts w:eastAsiaTheme="minorEastAsia"/>
        </w:rPr>
        <w:t xml:space="preserve"> and cloud albedo</w:t>
      </w:r>
    </w:p>
    <w:p w:rsidR="00913636" w:rsidP="00913636" w:rsidRDefault="00913636" w14:paraId="11E36FB0" w14:textId="2F5F5107">
      <w:pPr>
        <w:pStyle w:val="BodyText"/>
      </w:pPr>
      <w:r>
        <w:rPr/>
        <w:t xml:space="preserve">The </w:t>
      </w:r>
      <w:r w:rsidR="00E26C23">
        <w:rPr/>
        <w:t xml:space="preserve">cloud </w:t>
      </w:r>
      <w:r>
        <w:rPr/>
        <w:t>model generates cloud water and vertical velocity profiles for thousands of ~2</w:t>
      </w:r>
      <w:r w:rsidR="00FB36C5">
        <w:rPr/>
        <w:t>8</w:t>
      </w:r>
      <w:r>
        <w:rPr/>
        <w:t>0x</w:t>
      </w:r>
      <w:r>
        <w:rPr/>
        <w:t>2</w:t>
      </w:r>
      <w:r w:rsidR="00FB36C5">
        <w:rPr/>
        <w:t>8</w:t>
      </w:r>
      <w:r>
        <w:rPr/>
        <w:t>0 km</w:t>
      </w:r>
      <w:r>
        <w:rPr>
          <w:vertAlign w:val="superscript"/>
        </w:rPr>
        <w:t>2</w:t>
      </w:r>
      <w:r>
        <w:rPr/>
        <w:t xml:space="preserve"> GOES satellite reflectance scenes. The </w:t>
      </w:r>
      <w:r w:rsidR="00975E08">
        <w:rPr/>
        <w:t>scene-</w:t>
      </w:r>
      <w:r>
        <w:rPr/>
        <w:t>mean mass flux binned as a function of reflectance</w:t>
      </w:r>
      <w:r w:rsidR="00B609C7">
        <w:rPr/>
        <w:t xml:space="preserve"> and cloud</w:t>
      </w:r>
      <w:ins w:author="Andrea Jenney" w:date="2026-08-07T17:39:13.706Z" w16du:dateUtc="2026-08-07T17:39:13.706Z" w:id="1139911084">
        <w:r w:rsidR="00B609C7">
          <w:rPr/>
          <w:t xml:space="preserve"> field</w:t>
        </w:r>
      </w:ins>
      <w:r w:rsidR="00B609C7">
        <w:rPr/>
        <w:t xml:space="preserve"> albedo</w:t>
      </w:r>
      <w:r>
        <w:rPr/>
        <w:t xml:space="preserve"> </w:t>
      </w:r>
      <w:r w:rsidR="00B609C7">
        <w:rPr/>
        <w:t xml:space="preserve">(albedo-weighted cloud fraction </w:t>
      </w: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Pr="1FB3D345" w:rsidR="00B609C7">
        <w:rPr>
          <w:rFonts w:eastAsia="" w:eastAsiaTheme="minorEastAsia"/>
        </w:rPr>
        <w:t xml:space="preserve">) </w:t>
      </w:r>
      <w:r>
        <w:rPr/>
        <w:t xml:space="preserve">is shown in Fig. REFLMASSFL. </w:t>
      </w:r>
      <w:r w:rsidR="00B609C7">
        <w:rPr/>
        <w:t>T</w:t>
      </w:r>
      <w:r w:rsidR="00B609C7">
        <w:rPr/>
        <w:t xml:space="preserve">he near proportionality of mass flux to </w:t>
      </w:r>
      <w:r w:rsidR="00B609C7">
        <w:rPr/>
        <w:t>cloud albedo</w:t>
      </w:r>
      <w:r w:rsidR="00B609C7">
        <w:rPr/>
        <w:t xml:space="preserve"> suggests that clouds have a mean </w:t>
      </w:r>
      <w:r w:rsidR="00B609C7">
        <w:rPr/>
        <w:t xml:space="preserve">albedo-weighted </w:t>
      </w:r>
      <w:r w:rsidR="00B609C7">
        <w:rPr/>
        <w:t xml:space="preserve">in-cloud updraft velocity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oMath>
      <w:r w:rsidRPr="1FB3D345" w:rsidR="00B609C7">
        <w:rPr>
          <w:rFonts w:eastAsia="" w:eastAsiaTheme="minorEastAsia"/>
        </w:rPr>
        <w:t xml:space="preserve"> </w:t>
      </w:r>
      <w:r w:rsidR="00B609C7">
        <w:rPr/>
        <w:t>67 cm</w:t>
      </w:r>
      <w:r w:rsidR="00B609C7">
        <w:rPr/>
        <w:t xml:space="preserve"> s</w:t>
      </w:r>
      <w:r w:rsidR="00B609C7">
        <w:rPr>
          <w:vertAlign w:val="superscript"/>
        </w:rPr>
        <w:t>-1</w:t>
      </w:r>
      <w:r w:rsidR="00B609C7">
        <w:rPr/>
        <w:t xml:space="preserve">. This proportionality of cloud albedo to mass flux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m:t>
        </m:r>
      </m:oMath>
      <w:r w:rsidRPr="1FB3D345" w:rsidR="00B609C7">
        <w:rPr>
          <w:rFonts w:eastAsia="" w:eastAsiaTheme="minorEastAsia"/>
        </w:rPr>
        <w:t xml:space="preserve"> </w:t>
      </w:r>
      <w:r w:rsidR="00B609C7">
        <w:rPr/>
        <w:t xml:space="preserve">is used to infer the </w:t>
      </w:r>
      <w:del w:author="Andrea Jenney" w:date="2026-08-07T17:43:18.285Z" w16du:dateUtc="2026-08-07T17:43:18.285Z" w:id="1607951575">
        <w:r w:rsidDel="1FB3D345">
          <w:delText xml:space="preserve">change </w:delText>
        </w:r>
      </w:del>
      <w:ins w:author="Andrea Jenney" w:date="2026-08-07T17:43:26.22Z" w16du:dateUtc="2026-08-07T17:43:26.22Z" w:id="1283621479">
        <w:r w:rsidR="00B609C7">
          <w:rPr/>
          <w:t>relationship between</w:t>
        </w:r>
      </w:ins>
      <w:del w:author="Andrea Jenney" w:date="2026-08-07T17:43:24.924Z" w16du:dateUtc="2026-08-07T17:43:24.924Z" w:id="1899685109">
        <w:r w:rsidDel="1FB3D345">
          <w:delText>in</w:delText>
        </w:r>
      </w:del>
      <w:r w:rsidR="00B609C7">
        <w:rPr/>
        <w:t xml:space="preserve"> cloud albedo </w:t>
      </w:r>
      <w:del w:author="Andrea Jenney" w:date="2026-08-07T17:43:41.703Z" w16du:dateUtc="2026-08-07T17:43:41.703Z" w:id="1715902074">
        <w:r w:rsidDel="1FB3D345">
          <w:delText>from the</w:delText>
        </w:r>
      </w:del>
      <w:ins w:author="Andrea Jenney" w:date="2026-08-07T17:43:42.073Z" w16du:dateUtc="2026-08-07T17:43:42.073Z" w:id="558684457">
        <w:r w:rsidR="00B609C7">
          <w:rPr/>
          <w:t>and</w:t>
        </w:r>
      </w:ins>
      <w:r w:rsidR="00B609C7">
        <w:rPr/>
        <w:t xml:space="preserve"> mass flux</w:t>
      </w:r>
      <w:del w:author="Andrea Jenney" w:date="2026-08-07T17:43:49.054Z" w16du:dateUtc="2026-08-07T17:43:49.054Z" w:id="1987303706">
        <w:r w:rsidDel="1FB3D345">
          <w:delText xml:space="preserve"> shallow cumulus cloud model</w:delText>
        </w:r>
      </w:del>
      <w:r w:rsidR="00B609C7">
        <w:rPr/>
        <w:t>.</w:t>
      </w:r>
      <w:r w:rsidR="00B609C7">
        <w:rPr>
          <w:rFonts w:ascii="Aptos" w:hAnsi="Aptos"/>
        </w:rPr>
        <w:t xml:space="preserve"> </w:t>
      </w:r>
      <w:commentRangeStart w:id="1916846623"/>
      <w:r>
        <w:rPr/>
        <w:t>The slope</w:t>
      </w:r>
      <w:r w:rsidR="00FB36C5">
        <w:rPr/>
        <w:t xml:space="preserve"> </w:t>
      </w:r>
      <m:oMath>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/dM</m:t>
        </m:r>
        <m:r>
          <w:rPr>
            <w:rFonts w:ascii="Cambria Math" w:hAnsi="Cambria Math"/>
          </w:rPr>
          <m:t xml:space="preserve">= </m:t>
        </m:r>
      </m:oMath>
      <w:r w:rsidR="00FB36C5">
        <w:rPr/>
        <w:t>1.5</w:t>
      </w:r>
      <w:r>
        <w:rPr/>
        <w:t xml:space="preserve"> % </w:t>
      </w:r>
      <w:r w:rsidR="00BB5A28">
        <w:rPr/>
        <w:t>[</w:t>
      </w:r>
      <w:r w:rsidR="00DA04AD">
        <w:rPr/>
        <w:t>c</w:t>
      </w:r>
      <w:r>
        <w:rPr/>
        <w:t>m s</w:t>
      </w:r>
      <w:r>
        <w:rPr>
          <w:vertAlign w:val="superscript"/>
        </w:rPr>
        <w:t>–1</w:t>
      </w:r>
      <w:r w:rsidR="00BB5A28">
        <w:rPr/>
        <w:t>]</w:t>
      </w:r>
      <w:r>
        <w:rPr>
          <w:vertAlign w:val="superscript"/>
        </w:rPr>
        <w:t>-1</w:t>
      </w:r>
      <w:r>
        <w:rPr/>
        <w:t xml:space="preserve"> </w:t>
      </w:r>
      <w:r w:rsidR="00FB36C5">
        <w:rPr/>
        <w:t>is slightly lower than</w:t>
      </w:r>
      <w:r>
        <w:rPr/>
        <w:t xml:space="preserve"> </w:t>
      </w:r>
      <w:del w:author="Andrea Jenney" w:date="2026-08-07T17:44:07.078Z" w16du:dateUtc="2026-08-07T17:44:07.078Z" w:id="85483667">
        <w:r w:rsidDel="1FB3D345">
          <w:delText>the</w:delText>
        </w:r>
        <w:r w:rsidDel="1FB3D345">
          <w:delText xml:space="preserve"> cloud base mass flux and cloud fraction</w:delText>
        </w:r>
      </w:del>
      <w:ins w:author="Andrea Jenney" w:date="2026-08-07T17:44:07.396Z" w16du:dateUtc="2026-08-07T17:44:07.396Z" w:id="803042141">
        <w:r>
          <w:rPr/>
          <w:t xml:space="preserve">that</w:t>
        </w:r>
      </w:ins>
      <w:r>
        <w:rPr/>
        <w:t xml:space="preserve"> observed from dropsonde circles in EUREC4A (2.4 </w:t>
      </w:r>
      <w:r w:rsidR="00E26C23">
        <w:rPr/>
        <w:t>-</w:t>
      </w:r>
      <w:r>
        <w:rPr/>
        <w:t xml:space="preserve"> </w:t>
      </w:r>
      <w:r w:rsidR="004D650A">
        <w:rPr/>
        <w:t>4</w:t>
      </w:r>
      <w:r>
        <w:rPr/>
        <w:t>.</w:t>
      </w:r>
      <w:r w:rsidR="004D650A">
        <w:rPr/>
        <w:t>0</w:t>
      </w:r>
      <w:r>
        <w:rPr/>
        <w:t xml:space="preserve"> % </w:t>
      </w:r>
      <w:r w:rsidR="00E26C23">
        <w:rPr/>
        <w:t>[</w:t>
      </w:r>
      <w:r w:rsidR="002071AC">
        <w:rPr/>
        <w:t>c</w:t>
      </w:r>
      <w:r>
        <w:rPr/>
        <w:t>m s</w:t>
      </w:r>
      <w:r>
        <w:rPr>
          <w:vertAlign w:val="superscript"/>
        </w:rPr>
        <w:t>–1</w:t>
      </w:r>
      <w:r w:rsidR="00E26C23">
        <w:rPr/>
        <w:t>]</w:t>
      </w:r>
      <w:r>
        <w:rPr>
          <w:vertAlign w:val="superscript"/>
        </w:rPr>
        <w:t>-1</w:t>
      </w:r>
      <w:r>
        <w:rPr/>
        <w:t>; Vogel et al. 2022)</w:t>
      </w:r>
      <w:r w:rsidR="00FB36C5">
        <w:rPr/>
        <w:t>.</w:t>
      </w:r>
      <w:commentRangeEnd w:id="1916846623"/>
      <w:r>
        <w:rPr>
          <w:rStyle w:val="CommentReference"/>
        </w:rPr>
        <w:commentReference w:id="1916846623"/>
      </w:r>
      <w:r w:rsidR="000F6B7E">
        <w:rPr/>
        <w:t xml:space="preserve"> </w:t>
      </w:r>
      <w:r w:rsidR="00EC3863">
        <w:rPr/>
        <w:t>T</w:t>
      </w:r>
      <w:r w:rsidR="00B609C7">
        <w:rPr/>
        <w:t xml:space="preserve">he </w:t>
      </w:r>
      <w:ins w:author="Andrea Jenney" w:date="2026-08-07T17:45:20.03Z" w16du:dateUtc="2026-08-07T17:45:20.03Z" w:id="295219998">
        <w:r w:rsidR="00B609C7">
          <w:rPr/>
          <w:t xml:space="preserve">cloud fraction estimated from </w:t>
        </w:r>
      </w:ins>
      <w:r w:rsidR="00B609C7">
        <w:rPr/>
        <w:t xml:space="preserve">EUREC4A </w:t>
      </w:r>
      <w:r w:rsidR="007E06D0">
        <w:rPr/>
        <w:t xml:space="preserve">lidar</w:t>
      </w:r>
      <w:ins w:author="Andrea Jenney" w:date="2026-08-07T17:45:25.063Z" w16du:dateUtc="2026-08-07T17:45:25.063Z" w:id="1045434851">
        <w:r w:rsidR="007E06D0">
          <w:rPr/>
          <w:t xml:space="preserve">s and </w:t>
        </w:r>
      </w:ins>
      <w:del w:author="Andrea Jenney" w:date="2026-08-07T17:45:24.085Z" w16du:dateUtc="2026-08-07T17:45:24.085Z" w:id="690954323">
        <w:r w:rsidDel="1FB3D345">
          <w:delText>-</w:delText>
        </w:r>
      </w:del>
      <w:r w:rsidR="007E06D0">
        <w:rPr/>
        <w:t xml:space="preserve">radar</w:t>
      </w:r>
      <w:ins w:author="Andrea Jenney" w:date="2026-08-07T17:45:26.735Z" w16du:dateUtc="2026-08-07T17:45:26.735Z" w:id="2078360921">
        <w:r w:rsidR="007E06D0">
          <w:rPr/>
          <w:t xml:space="preserve">s</w:t>
        </w:r>
      </w:ins>
      <w:del w:author="Andrea Jenney" w:date="2026-08-07T17:45:29.65Z" w16du:dateUtc="2026-08-07T17:45:29.65Z" w:id="1091382988">
        <w:r w:rsidDel="1FB3D345">
          <w:delText xml:space="preserve"> </w:delText>
        </w:r>
        <w:r w:rsidDel="1FB3D345">
          <w:delText>cloud</w:delText>
        </w:r>
        <w:r w:rsidDel="1FB3D345">
          <w:delText xml:space="preserve"> fraction</w:delText>
        </w:r>
      </w:del>
      <w:r w:rsidR="007E06D0">
        <w:rPr/>
        <w:t xml:space="preserve"> is</w:t>
      </w:r>
      <w:r w:rsidR="00360508">
        <w:rPr/>
        <w:t xml:space="preserve"> </w:t>
      </w:r>
      <w:r w:rsidR="00EC3863">
        <w:rPr/>
        <w:t xml:space="preserve">probably </w:t>
      </w:r>
      <w:r w:rsidR="00BB5A28">
        <w:rPr/>
        <w:t>more</w:t>
      </w:r>
      <w:r w:rsidR="00360508">
        <w:rPr/>
        <w:t xml:space="preserve"> sensitiv</w:t>
      </w:r>
      <w:r w:rsidR="00EC3863">
        <w:rPr/>
        <w:t>e</w:t>
      </w:r>
      <w:r w:rsidR="00360508">
        <w:rPr/>
        <w:t xml:space="preserve"> to mass flux </w:t>
      </w:r>
      <w:ins w:author="Andrea Jenney" w:date="2026-08-07T17:45:41.773Z" w16du:dateUtc="2026-08-07T17:45:41.773Z" w:id="737913631">
        <w:r w:rsidR="00360508">
          <w:rPr/>
          <w:t xml:space="preserve">as </w:t>
        </w:r>
      </w:ins>
      <w:r w:rsidR="007E06D0">
        <w:rPr/>
        <w:t xml:space="preserve">it </w:t>
      </w:r>
      <w:r w:rsidR="00BB5A28">
        <w:rPr/>
        <w:t>see</w:t>
      </w:r>
      <w:r w:rsidR="00EC3863">
        <w:rPr/>
        <w:t>s</w:t>
      </w:r>
      <w:r w:rsidR="00BB5A28">
        <w:rPr/>
        <w:t xml:space="preserve"> </w:t>
      </w:r>
      <w:r w:rsidR="000F6B7E">
        <w:rPr/>
        <w:t>optically thin</w:t>
      </w:r>
      <w:r w:rsidR="00EC3863">
        <w:rPr/>
        <w:t>ner</w:t>
      </w:r>
      <w:r w:rsidR="000F6B7E">
        <w:rPr/>
        <w:t xml:space="preserve"> clouds </w:t>
      </w:r>
      <w:r w:rsidR="00B609C7">
        <w:rPr/>
        <w:t>than</w:t>
      </w:r>
      <w:r w:rsidR="00483D35">
        <w:rPr/>
        <w:t xml:space="preserve"> </w:t>
      </w:r>
      <w:del w:author="Andrea Jenney" w:date="2026-08-07T17:45:43.979Z" w16du:dateUtc="2026-08-07T17:45:43.979Z" w:id="1690252174">
        <w:r w:rsidDel="1FB3D345">
          <w:delText>the</w:delText>
        </w:r>
        <w:r w:rsidDel="1FB3D345">
          <w:delText xml:space="preserve"> </w:delText>
        </w:r>
      </w:del>
      <w:r w:rsidR="00B609C7">
        <w:rPr/>
        <w:t xml:space="preserve">GOES</w:t>
      </w:r>
      <w:r w:rsidR="00360508">
        <w:rPr/>
        <w:t>.</w:t>
      </w:r>
      <w:r w:rsidR="00EC3863">
        <w:rPr/>
        <w:t xml:space="preserve"> </w:t>
      </w:r>
      <w:commentRangeStart w:id="1599340175"/>
      <w:r w:rsidR="007E06D0">
        <w:rPr/>
        <w:t>Additionally, while our model generates base cloud mass flux as a function of the GOES cloud field,</w:t>
      </w:r>
      <w:r w:rsidR="00EC3863">
        <w:rPr/>
        <w:t xml:space="preserve"> EUREC4A, </w:t>
      </w:r>
      <w:r w:rsidR="007E06D0">
        <w:rPr/>
        <w:t xml:space="preserve">only about </w:t>
      </w:r>
      <w:r w:rsidR="00EC3863">
        <w:rPr/>
        <w:t>half (</w:t>
      </w:r>
      <w:r w:rsidRPr="1FB3D345" w:rsidR="00EC3863">
        <w:rPr>
          <w:i w:val="1"/>
          <w:iCs w:val="1"/>
        </w:rPr>
        <w:t>r</w:t>
      </w:r>
      <w:r w:rsidR="00EC3863">
        <w:rPr>
          <w:vertAlign w:val="superscript"/>
        </w:rPr>
        <w:t>2</w:t>
      </w:r>
      <w:r w:rsidR="007E06D0">
        <w:rPr/>
        <w:t xml:space="preserve"> = 0.52)</w:t>
      </w:r>
      <w:r w:rsidR="00EC3863">
        <w:rPr/>
        <w:t xml:space="preserve"> of the </w:t>
      </w:r>
      <w:r w:rsidR="007E06D0">
        <w:rPr/>
        <w:t xml:space="preserve">mass flux </w:t>
      </w:r>
      <w:r w:rsidR="007E06D0">
        <w:rPr/>
        <w:t>varia</w:t>
      </w:r>
      <w:r w:rsidR="007E06D0">
        <w:rPr/>
        <w:t xml:space="preserve">tion (</w:t>
      </w:r>
      <w:r w:rsidR="007E06D0">
        <w:rPr/>
        <w:t xml:space="preserve">mainly from</w:t>
      </w:r>
      <w:r w:rsidR="007E06D0">
        <w:rPr/>
        <w:t xml:space="preserve"> </w:t>
      </w:r>
      <w:r w:rsidR="007E06D0">
        <w:rPr/>
        <w:t>mesoscale vertical velocity</w:t>
      </w:r>
      <w:r w:rsidR="007E06D0">
        <w:rPr/>
        <w:t>) is correlated with the</w:t>
      </w:r>
      <w:r w:rsidR="00EC3863">
        <w:rPr/>
        <w:t xml:space="preserve"> cloud</w:t>
      </w:r>
      <w:r w:rsidR="007E06D0">
        <w:rPr/>
        <w:t>s.</w:t>
      </w:r>
      <w:commentRangeEnd w:id="1599340175"/>
      <w:r>
        <w:rPr>
          <w:rStyle w:val="CommentReference"/>
        </w:rPr>
        <w:commentReference w:id="1599340175"/>
      </w:r>
    </w:p>
    <w:p w:rsidRPr="00F660FA" w:rsidR="00DB319C" w:rsidP="1FB3D345" w:rsidRDefault="00BF5493" w14:paraId="297A8BB7" w14:textId="08F1C747">
      <w:pPr>
        <w:pStyle w:val="BodyText"/>
        <w:rPr>
          <w:rFonts w:eastAsia="" w:eastAsiaTheme="minorEastAsia"/>
        </w:rPr>
      </w:pPr>
      <w:r>
        <w:rPr/>
        <w:t>The</w:t>
      </w:r>
      <w:r w:rsidR="00BB5A28">
        <w:rPr/>
        <w:t xml:space="preserve"> slight increase in the slope </w:t>
      </w:r>
      <w:r w:rsidRPr="1FB3D345">
        <w:rPr>
          <w:rFonts w:eastAsia="" w:eastAsiaTheme="minorEastAsia"/>
        </w:rPr>
        <w:t xml:space="preserve">of the modeled mass flux </w:t>
      </w:r>
      <w:r w:rsidRPr="1FB3D345" w:rsidR="007E3B0C">
        <w:rPr>
          <w:rFonts w:eastAsia="" w:eastAsiaTheme="minorEastAsia"/>
        </w:rPr>
        <w:t xml:space="preserve">to cloud albedo </w:t>
      </w:r>
      <w:r w:rsidRPr="1FB3D345">
        <w:rPr>
          <w:rFonts w:eastAsia="" w:eastAsiaTheme="minorEastAsia"/>
        </w:rPr>
        <w:t xml:space="preserve">up to cloud albedo of </w:t>
      </w:r>
      <w:r w:rsidRPr="1FB3D345" w:rsidR="007E3B0C">
        <w:rPr>
          <w:rFonts w:eastAsia="" w:eastAsiaTheme="minorEastAsia"/>
        </w:rPr>
        <w:t>0.3</w:t>
      </w:r>
      <w:r w:rsidRPr="1FB3D345" w:rsidR="004352EE">
        <w:rPr>
          <w:rFonts w:eastAsia="" w:eastAsiaTheme="minorEastAsia"/>
        </w:rPr>
        <w:t xml:space="preserve">, </w:t>
      </w:r>
      <w:r w:rsidRPr="1FB3D345" w:rsidR="007E3B0C">
        <w:rPr>
          <w:rFonts w:eastAsia="" w:eastAsiaTheme="minorEastAsia"/>
        </w:rPr>
        <w:t xml:space="preserve">beyond which there are very few </w:t>
      </w:r>
      <w:r w:rsidRPr="1FB3D345" w:rsidR="00DC5033">
        <w:rPr>
          <w:rFonts w:eastAsia="" w:eastAsiaTheme="minorEastAsia"/>
        </w:rPr>
        <w:t>scenes</w:t>
      </w:r>
      <w:r w:rsidRPr="1FB3D345" w:rsidR="007E3B0C">
        <w:rPr>
          <w:rFonts w:eastAsia="" w:eastAsiaTheme="minorEastAsia"/>
        </w:rPr>
        <w:t xml:space="preserve">, </w:t>
      </w:r>
      <w:ins w:author="Andrea Jenney" w:date="2026-08-07T17:47:49.188Z" w16du:dateUtc="2026-08-07T17:47:49.188Z" w:id="878049912">
        <w:r w:rsidRPr="1FB3D345" w:rsidR="007E3B0C">
          <w:rPr>
            <w:rFonts w:eastAsia="" w:eastAsiaTheme="minorEastAsia"/>
          </w:rPr>
          <w:t xml:space="preserve">is captured </w:t>
        </w:r>
      </w:ins>
      <w:del w:author="Andrea Jenney" w:date="2026-08-07T17:47:51.487Z" w16du:dateUtc="2026-08-07T17:47:51.487Z" w:id="2103418855">
        <w:r w:rsidRPr="1FB3D345" w:rsidDel="1FB3D345">
          <w:rPr>
            <w:rFonts w:eastAsia="" w:eastAsiaTheme="minorEastAsia"/>
          </w:rPr>
          <w:delText>describe</w:delText>
        </w:r>
        <w:r w:rsidRPr="1FB3D345" w:rsidDel="1FB3D345">
          <w:rPr>
            <w:rFonts w:eastAsia="" w:eastAsiaTheme="minorEastAsia"/>
          </w:rPr>
          <w:delText>s</w:delText>
        </w:r>
        <w:r w:rsidRPr="1FB3D345" w:rsidDel="1FB3D345">
          <w:rPr>
            <w:rFonts w:eastAsia="" w:eastAsiaTheme="minorEastAsia"/>
          </w:rPr>
          <w:delText xml:space="preserve"> </w:delText>
        </w:r>
      </w:del>
      <w:r w:rsidRPr="1FB3D345" w:rsidR="007E3B0C">
        <w:rPr>
          <w:rFonts w:eastAsia="" w:eastAsiaTheme="minorEastAsia"/>
        </w:rPr>
        <w:t xml:space="preserve">by </w:t>
      </w:r>
      <w:r w:rsidRPr="1FB3D345" w:rsidR="00DC5033">
        <w:rPr>
          <w:rFonts w:eastAsia="" w:eastAsiaTheme="minorEastAsia"/>
        </w:rPr>
        <w:t>a</w:t>
      </w:r>
      <w:r w:rsidRPr="1FB3D345" w:rsidR="007E3B0C">
        <w:rPr>
          <w:rFonts w:eastAsia="" w:eastAsiaTheme="minorEastAsia"/>
        </w:rPr>
        <w:t xml:space="preserve"> quadratic fit </w:t>
      </w:r>
      <w:r w:rsidRPr="1FB3D345" w:rsidR="006C78D9">
        <w:rPr>
          <w:rFonts w:eastAsia="" w:eastAsiaTheme="minorEastAsia"/>
        </w:rPr>
        <w:t xml:space="preserve">(dashed line, </w:t>
      </w:r>
      <w:r w:rsidRPr="1FB3D345" w:rsidR="007E3B0C">
        <w:rPr>
          <w:rFonts w:eastAsia="" w:eastAsiaTheme="minorEastAsia"/>
        </w:rPr>
        <w:t xml:space="preserve">Fig. REFLMASSFL). This increase of the modeled mass flux for more reflective scenes </w:t>
      </w:r>
      <w:r w:rsidRPr="1FB3D345" w:rsidR="006C78D9">
        <w:rPr>
          <w:rFonts w:eastAsia="" w:eastAsiaTheme="minorEastAsia"/>
        </w:rPr>
        <w:t xml:space="preserve">implies </w:t>
      </w:r>
      <w:r w:rsidRPr="1FB3D345" w:rsidR="006C78D9">
        <w:rPr>
          <w:rFonts w:eastAsia="" w:eastAsiaTheme="minorEastAsia"/>
        </w:rPr>
        <w:t xml:space="preserve">increasing in-cloud updraft velocity </w:t>
      </w:r>
      <m:oMath>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A</m:t>
            </m:r>
          </m:sub>
        </m:sSub>
        <m:r>
          <w:rPr>
            <w:rFonts w:ascii="Cambria Math" w:hAnsi="Cambria Math" w:eastAsiaTheme="minorEastAsia"/>
          </w:rPr>
          <m:t>=</m:t>
        </m:r>
        <m:r>
          <w:rPr>
            <w:rFonts w:ascii="Cambria Math" w:hAnsi="Cambria Math"/>
          </w:rPr>
          <m:t>dM</m:t>
        </m:r>
        <m:r>
          <w:rPr>
            <w:rFonts w:ascii="Cambria Math" w:hAnsi="Cambria Math" w:eastAsiaTheme="minorEastAsia"/>
          </w:rPr>
          <m:t>/d</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A</m:t>
            </m:r>
          </m:sub>
        </m:sSub>
        <m:r>
          <w:rPr>
            <w:rFonts w:ascii="Cambria Math" w:hAnsi="Cambria Math" w:eastAsiaTheme="minorEastAsia"/>
          </w:rPr>
          <m:t>=0.54+1.2</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A</m:t>
            </m:r>
          </m:sub>
        </m:sSub>
      </m:oMath>
      <w:r w:rsidRPr="1FB3D345" w:rsidR="006C78D9">
        <w:rPr>
          <w:rFonts w:eastAsia="" w:eastAsiaTheme="minorEastAsia"/>
        </w:rPr>
        <w:t xml:space="preserve">, </w:t>
      </w:r>
      <w:r w:rsidRPr="1FB3D345" w:rsidR="006C78D9">
        <w:rPr>
          <w:rFonts w:eastAsia="" w:eastAsiaTheme="minorEastAsia"/>
        </w:rPr>
        <w:t xml:space="preserve">with </w:t>
      </w:r>
      <m:oMath>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A</m:t>
            </m:r>
          </m:sub>
        </m:sSub>
      </m:oMath>
      <w:r w:rsidRPr="1FB3D345" w:rsidR="006C78D9">
        <w:rPr>
          <w:rFonts w:eastAsia="" w:eastAsiaTheme="minorEastAsia"/>
        </w:rPr>
        <w:t xml:space="preserve"> as a unitless ratio</w:t>
      </w:r>
      <w:r w:rsidRPr="1FB3D345" w:rsidR="004352EE">
        <w:rPr>
          <w:rFonts w:eastAsia="" w:eastAsiaTheme="minorEastAsia"/>
        </w:rPr>
        <w:t>. G</w:t>
      </w:r>
      <w:r w:rsidRPr="1FB3D345" w:rsidR="007E3B0C">
        <w:rPr>
          <w:rFonts w:eastAsia="" w:eastAsiaTheme="minorEastAsia"/>
        </w:rPr>
        <w:t xml:space="preserve">reater </w:t>
      </w:r>
      <w:r w:rsidRPr="1FB3D345" w:rsidR="00DC5033">
        <w:rPr>
          <w:rFonts w:eastAsia="" w:eastAsiaTheme="minorEastAsia"/>
        </w:rPr>
        <w:t xml:space="preserve">mesoscale </w:t>
      </w:r>
      <w:r w:rsidRPr="1FB3D345" w:rsidR="007E3B0C">
        <w:rPr>
          <w:rFonts w:eastAsia="" w:eastAsiaTheme="minorEastAsia"/>
        </w:rPr>
        <w:t xml:space="preserve">clustering of </w:t>
      </w:r>
      <w:r w:rsidRPr="1FB3D345" w:rsidR="00DC5033">
        <w:rPr>
          <w:rFonts w:eastAsia="" w:eastAsiaTheme="minorEastAsia"/>
        </w:rPr>
        <w:t xml:space="preserve">nearer, larger, and deeper </w:t>
      </w:r>
      <w:r w:rsidRPr="1FB3D345" w:rsidR="007E3B0C">
        <w:rPr>
          <w:rFonts w:eastAsia="" w:eastAsiaTheme="minorEastAsia"/>
        </w:rPr>
        <w:t>clouds</w:t>
      </w:r>
      <w:r w:rsidRPr="1FB3D345" w:rsidR="006C78D9">
        <w:rPr>
          <w:rFonts w:eastAsia="" w:eastAsiaTheme="minorEastAsia"/>
        </w:rPr>
        <w:t xml:space="preserve"> for higher scene-mean albedo</w:t>
      </w:r>
      <w:r w:rsidRPr="1FB3D345" w:rsidR="004352EE">
        <w:rPr>
          <w:rFonts w:eastAsia="" w:eastAsiaTheme="minorEastAsia"/>
        </w:rPr>
        <w:t xml:space="preserve"> </w:t>
      </w:r>
      <w:r w:rsidRPr="1FB3D345" w:rsidR="00367565">
        <w:rPr>
          <w:rFonts w:eastAsia="" w:eastAsiaTheme="minorEastAsia"/>
        </w:rPr>
        <w:t>might explain the in-cloud vertical velocity</w:t>
      </w:r>
      <w:r w:rsidRPr="1FB3D345" w:rsidR="006C78D9">
        <w:rPr>
          <w:rFonts w:eastAsia="" w:eastAsiaTheme="minorEastAsia"/>
        </w:rPr>
        <w:t>.</w:t>
      </w:r>
      <w:r w:rsidRPr="1FB3D345" w:rsidR="004352EE">
        <w:rPr>
          <w:rFonts w:eastAsia="" w:eastAsiaTheme="minorEastAsia"/>
        </w:rPr>
        <w:t xml:space="preserve"> </w:t>
      </w:r>
      <w:commentRangeStart w:id="1612480977"/>
      <w:r w:rsidRPr="1FB3D345" w:rsidR="004352EE">
        <w:rPr>
          <w:rFonts w:eastAsia="" w:eastAsiaTheme="minorEastAsia"/>
        </w:rPr>
        <w:t xml:space="preserve">Were shallow stratocumulus clouds responsible for the increase of cloud </w:t>
      </w:r>
      <w:r w:rsidRPr="1FB3D345" w:rsidR="004352EE">
        <w:rPr>
          <w:rFonts w:eastAsia="" w:eastAsiaTheme="minorEastAsia"/>
        </w:rPr>
        <w:t>albdeo</w:t>
      </w:r>
      <w:r w:rsidRPr="1FB3D345" w:rsidR="004352EE">
        <w:rPr>
          <w:rFonts w:eastAsia="" w:eastAsiaTheme="minorEastAsia"/>
        </w:rPr>
        <w:t>, they would not increase the in-cloud vertical velocity.</w:t>
      </w:r>
      <w:commentRangeEnd w:id="1612480977"/>
      <w:r>
        <w:rPr>
          <w:rStyle w:val="CommentReference"/>
        </w:rPr>
        <w:commentReference w:id="1612480977"/>
      </w:r>
    </w:p>
    <w:p w:rsidR="00DB319C" w:rsidP="000F4542" w:rsidRDefault="0092565A" w14:paraId="26C113CF" w14:textId="77777777">
      <w:pPr>
        <w:pStyle w:val="BodyText"/>
        <w:rPr>
          <w:rFonts w:ascii="Times New Roman" w:hAnsi="Times New Roman" w:cs="Times New Roman" w:eastAsiaTheme="minorEastAsia"/>
        </w:rPr>
      </w:pPr>
      <w:r>
        <w:rPr>
          <w:rFonts w:ascii="Times New Roman" w:hAnsi="Times New Roman" w:cs="Times New Roman" w:eastAsiaTheme="minorEastAsia"/>
          <w:noProof/>
          <w14:ligatures w14:val="standardContextual"/>
        </w:rPr>
        <w:drawing>
          <wp:inline distT="0" distB="0" distL="0" distR="0" wp14:anchorId="5C3F0727" wp14:editId="7A6B3F2B">
            <wp:extent cx="3322921" cy="2631302"/>
            <wp:effectExtent l="0" t="0" r="5080" b="0"/>
            <wp:doc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pic:cNvPicPr/>
                  </pic:nvPicPr>
                  <pic:blipFill rotWithShape="1">
                    <a:blip r:embed="rId11"/>
                    <a:srcRect l="1070" t="1686" r="43010" b="42509"/>
                    <a:stretch>
                      <a:fillRect/>
                    </a:stretch>
                  </pic:blipFill>
                  <pic:spPr bwMode="auto">
                    <a:xfrm>
                      <a:off x="0" y="0"/>
                      <a:ext cx="3323632" cy="2631865"/>
                    </a:xfrm>
                    <a:prstGeom prst="rect">
                      <a:avLst/>
                    </a:prstGeom>
                    <a:ln>
                      <a:noFill/>
                    </a:ln>
                    <a:extLst>
                      <a:ext uri="{53640926-AAD7-44D8-BBD7-CCE9431645EC}">
                        <a14:shadowObscured xmlns:a14="http://schemas.microsoft.com/office/drawing/2010/main"/>
                      </a:ext>
                    </a:extLst>
                  </pic:spPr>
                </pic:pic>
              </a:graphicData>
            </a:graphic>
          </wp:inline>
        </w:drawing>
      </w:r>
    </w:p>
    <w:p w:rsidRPr="007142CE" w:rsidR="00BD7F28" w:rsidP="1FB3D345" w:rsidRDefault="00913636" w14:paraId="48347BAD" w14:textId="4E9F22CE">
      <w:pPr>
        <w:pStyle w:val="BodyText"/>
        <w:rPr>
          <w:rFonts w:ascii="Times New Roman" w:hAnsi="Times New Roman" w:eastAsia="" w:cs="Times New Roman" w:eastAsiaTheme="minorEastAsia"/>
        </w:rPr>
      </w:pPr>
      <w:commentRangeStart w:id="1315335378"/>
      <w:r w:rsidRPr="1FB3D345">
        <w:rPr>
          <w:rFonts w:ascii="Aptos Narrow" w:hAnsi="Aptos Narrow" w:eastAsia="" w:cs="Times New Roman" w:eastAsiaTheme="minorEastAsia"/>
        </w:rPr>
        <w:t xml:space="preserve">Figure REFLMASSFL.</w:t>
      </w:r>
      <w:commentRangeEnd w:id="1315335378"/>
      <w:r>
        <w:rPr>
          <w:rStyle w:val="CommentReference"/>
        </w:rPr>
        <w:commentReference w:id="1315335378"/>
      </w:r>
      <w:r w:rsidRPr="1FB3D345">
        <w:rPr>
          <w:rFonts w:ascii="Aptos Narrow" w:hAnsi="Aptos Narrow" w:eastAsia="" w:cs="Times New Roman" w:eastAsiaTheme="minorEastAsia"/>
        </w:rPr>
        <w:t xml:space="preserve"> Modeled cloud base (700 m) mass flux for </w:t>
      </w:r>
      <w:r w:rsidRPr="1FB3D345" w:rsidR="00534B0C">
        <w:rPr>
          <w:rFonts w:ascii="Aptos Narrow" w:hAnsi="Aptos Narrow" w:eastAsia="" w:cs="Times New Roman" w:eastAsiaTheme="minorEastAsia"/>
        </w:rPr>
        <w:t xml:space="preserve">21 044 (128x128 pixel </w:t>
      </w:r>
      <m:oMath>
        <m:r>
          <w:rPr>
            <w:rFonts w:ascii="Cambria Math" w:hAnsi="Cambria Math" w:cs="Times New Roman" w:eastAsiaTheme="minorEastAsia"/>
          </w:rPr>
          <m:t>≈</m:t>
        </m:r>
      </m:oMath>
      <w:r w:rsidRPr="1FB3D345" w:rsidR="00534B0C">
        <w:rPr>
          <w:rFonts w:ascii="Aptos Narrow" w:hAnsi="Aptos Narrow" w:eastAsia="" w:cs="Times New Roman" w:eastAsiaTheme="minorEastAsia"/>
        </w:rPr>
        <w:t xml:space="preserve"> 280x280 km</w:t>
      </w:r>
      <w:r w:rsidRPr="1FB3D345" w:rsidR="00534B0C">
        <w:rPr>
          <w:rFonts w:ascii="Aptos Narrow" w:hAnsi="Aptos Narrow" w:eastAsia="" w:cs="Times New Roman" w:eastAsiaTheme="minorEastAsia"/>
          <w:vertAlign w:val="superscript"/>
        </w:rPr>
        <w:t>–2</w:t>
      </w:r>
      <w:r w:rsidRPr="1FB3D345" w:rsidR="00534B0C">
        <w:rPr>
          <w:rFonts w:ascii="Aptos Narrow" w:hAnsi="Aptos Narrow" w:eastAsia="" w:cs="Times New Roman" w:eastAsiaTheme="minorEastAsia"/>
        </w:rPr>
        <w:t xml:space="preserve">) GOES </w:t>
      </w:r>
      <w:r w:rsidRPr="1FB3D345">
        <w:rPr>
          <w:rFonts w:ascii="Aptos Narrow" w:hAnsi="Aptos Narrow" w:eastAsia="" w:cs="Times New Roman" w:eastAsiaTheme="minorEastAsia"/>
        </w:rPr>
        <w:t xml:space="preserve">scenes </w:t>
      </w:r>
      <w:r w:rsidRPr="1FB3D345" w:rsidR="00534B0C">
        <w:rPr>
          <w:rFonts w:ascii="Aptos Narrow" w:hAnsi="Aptos Narrow" w:eastAsia="" w:cs="Times New Roman" w:eastAsiaTheme="minorEastAsia"/>
        </w:rPr>
        <w:t>averaged in 0.025-</w:t>
      </w:r>
      <w:r w:rsidRPr="1FB3D345" w:rsidR="00EC3863">
        <w:rPr>
          <w:rFonts w:ascii="Aptos Narrow" w:hAnsi="Aptos Narrow" w:eastAsia="" w:cs="Times New Roman" w:eastAsiaTheme="minorEastAsia"/>
        </w:rPr>
        <w:t xml:space="preserve"> cloud </w:t>
      </w:r>
      <w:r w:rsidRPr="1FB3D345" w:rsidR="00534B0C">
        <w:rPr>
          <w:rFonts w:ascii="Aptos Narrow" w:hAnsi="Aptos Narrow" w:eastAsia="" w:cs="Times New Roman" w:eastAsiaTheme="minorEastAsia"/>
        </w:rPr>
        <w:t xml:space="preserve">albedo </w:t>
      </w:r>
      <w:r w:rsidRPr="1FB3D345" w:rsidR="00534B0C">
        <w:rPr>
          <w:rFonts w:ascii="Aptos Narrow" w:hAnsi="Aptos Narrow" w:eastAsia="" w:cs="Times New Roman" w:eastAsiaTheme="minorEastAsia"/>
        </w:rPr>
        <w:t>(blue</w:t>
      </w:r>
      <w:r w:rsidRPr="1FB3D345" w:rsidR="00534B0C">
        <w:rPr>
          <w:rFonts w:ascii="Aptos Narrow" w:hAnsi="Aptos Narrow" w:eastAsia="" w:cs="Times New Roman" w:eastAsiaTheme="minorEastAsia"/>
        </w:rPr>
        <w:t xml:space="preserve">) and </w:t>
      </w:r>
      <w:r w:rsidRPr="1FB3D345">
        <w:rPr>
          <w:rFonts w:ascii="Aptos Narrow" w:hAnsi="Aptos Narrow" w:eastAsia="" w:cs="Times New Roman" w:eastAsiaTheme="minorEastAsia"/>
        </w:rPr>
        <w:t xml:space="preserve">reflectance </w:t>
      </w:r>
      <w:r w:rsidRPr="1FB3D345" w:rsidR="00534B0C">
        <w:rPr>
          <w:rFonts w:ascii="Aptos Narrow" w:hAnsi="Aptos Narrow" w:eastAsia="" w:cs="Times New Roman" w:eastAsiaTheme="minorEastAsia"/>
        </w:rPr>
        <w:t>(orange)</w:t>
      </w:r>
      <w:r w:rsidRPr="1FB3D345" w:rsidR="00EC3863">
        <w:rPr>
          <w:rFonts w:ascii="Aptos Narrow" w:hAnsi="Aptos Narrow" w:eastAsia="" w:cs="Times New Roman" w:eastAsiaTheme="minorEastAsia"/>
        </w:rPr>
        <w:t xml:space="preserve"> </w:t>
      </w:r>
      <w:r w:rsidRPr="1FB3D345" w:rsidR="00EC3863">
        <w:rPr>
          <w:rFonts w:ascii="Aptos Narrow" w:hAnsi="Aptos Narrow" w:eastAsia="" w:cs="Times New Roman" w:eastAsiaTheme="minorEastAsia"/>
        </w:rPr>
        <w:t>bins</w:t>
      </w:r>
      <w:r w:rsidRPr="1FB3D345">
        <w:rPr>
          <w:rFonts w:ascii="Aptos Narrow" w:hAnsi="Aptos Narrow" w:eastAsia="" w:cs="Times New Roman" w:eastAsiaTheme="minorEastAsia"/>
        </w:rPr>
        <w:t xml:space="preserve">. Black </w:t>
      </w:r>
      <w:r w:rsidRPr="1FB3D345">
        <w:rPr>
          <w:rFonts w:ascii="Aptos Narrow" w:hAnsi="Aptos Narrow" w:eastAsia="" w:cs="Times New Roman" w:eastAsiaTheme="minorEastAsia"/>
        </w:rPr>
        <w:t>line shows a slope of 0.</w:t>
      </w:r>
      <w:r w:rsidRPr="1FB3D345" w:rsidR="00534B0C">
        <w:rPr>
          <w:rFonts w:ascii="Aptos Narrow" w:hAnsi="Aptos Narrow" w:eastAsia="" w:cs="Times New Roman" w:eastAsiaTheme="minorEastAsia"/>
        </w:rPr>
        <w:t>67</w:t>
      </w:r>
      <w:r w:rsidRPr="1FB3D345">
        <w:rPr>
          <w:rFonts w:ascii="Aptos Narrow" w:hAnsi="Aptos Narrow" w:eastAsia="" w:cs="Times New Roman" w:eastAsiaTheme="minorEastAsia"/>
        </w:rPr>
        <w:t xml:space="preserve"> </w:t>
      </w:r>
      <w:r w:rsidRPr="1FB3D345" w:rsidR="00CE0C4F">
        <w:rPr>
          <w:rFonts w:ascii="Aptos Narrow" w:hAnsi="Aptos Narrow" w:eastAsia="" w:cs="Times New Roman" w:eastAsiaTheme="minorEastAsia"/>
        </w:rPr>
        <w:t>c</w:t>
      </w:r>
      <w:r w:rsidRPr="1FB3D345">
        <w:rPr>
          <w:rFonts w:ascii="Aptos Narrow" w:hAnsi="Aptos Narrow" w:eastAsia="" w:cs="Times New Roman" w:eastAsiaTheme="minorEastAsia"/>
        </w:rPr>
        <w:t>m s</w:t>
      </w:r>
      <w:r w:rsidRPr="1FB3D345">
        <w:rPr>
          <w:rFonts w:ascii="Aptos Narrow" w:hAnsi="Aptos Narrow" w:eastAsia="" w:cs="Times New Roman" w:eastAsiaTheme="minorEastAsia"/>
          <w:vertAlign w:val="superscript"/>
        </w:rPr>
        <w:t>–1</w:t>
      </w:r>
      <w:r w:rsidRPr="1FB3D345">
        <w:rPr>
          <w:rFonts w:ascii="Aptos Narrow" w:hAnsi="Aptos Narrow" w:eastAsia="" w:cs="Times New Roman" w:eastAsiaTheme="minorEastAsia"/>
        </w:rPr>
        <w:t xml:space="preserve"> %</w:t>
      </w:r>
      <w:r w:rsidRPr="1FB3D345">
        <w:rPr>
          <w:rFonts w:ascii="Aptos Narrow" w:hAnsi="Aptos Narrow" w:eastAsia="" w:cs="Times New Roman" w:eastAsiaTheme="minorEastAsia"/>
          <w:vertAlign w:val="superscript"/>
        </w:rPr>
        <w:t>–1</w:t>
      </w:r>
      <w:r w:rsidRPr="1FB3D345" w:rsidR="005628AC">
        <w:rPr>
          <w:rFonts w:ascii="Aptos Narrow" w:hAnsi="Aptos Narrow" w:eastAsia="" w:cs="Times New Roman" w:eastAsiaTheme="minorEastAsia"/>
        </w:rPr>
        <w:t xml:space="preserve">, suggesting mean </w:t>
      </w:r>
      <w:r w:rsidRPr="1FB3D345" w:rsidR="0092565A">
        <w:rPr>
          <w:rFonts w:ascii="Aptos Narrow" w:hAnsi="Aptos Narrow" w:eastAsia="" w:cs="Times New Roman" w:eastAsiaTheme="minorEastAsia"/>
        </w:rPr>
        <w:t xml:space="preserve">albedo-weighted </w:t>
      </w:r>
      <w:r w:rsidRPr="1FB3D345" w:rsidR="00CE0C4F">
        <w:rPr>
          <w:rFonts w:ascii="Aptos Narrow" w:hAnsi="Aptos Narrow" w:eastAsia="" w:cs="Times New Roman" w:eastAsiaTheme="minorEastAsia"/>
        </w:rPr>
        <w:t xml:space="preserve">cloud </w:t>
      </w:r>
      <w:r w:rsidRPr="1FB3D345" w:rsidR="0092565A">
        <w:rPr>
          <w:rFonts w:ascii="Aptos Narrow" w:hAnsi="Aptos Narrow" w:eastAsia="" w:cs="Times New Roman" w:eastAsiaTheme="minorEastAsia"/>
        </w:rPr>
        <w:t xml:space="preserve">fraction </w:t>
      </w:r>
      <w:r w:rsidRPr="1FB3D345" w:rsidR="00CE0C4F">
        <w:rPr>
          <w:rFonts w:ascii="Aptos Narrow" w:hAnsi="Aptos Narrow" w:eastAsia="" w:cs="Times New Roman" w:eastAsiaTheme="minorEastAsia"/>
        </w:rPr>
        <w:t>increases</w:t>
      </w:r>
      <w:r w:rsidRPr="1FB3D345" w:rsidR="005628AC">
        <w:rPr>
          <w:rFonts w:ascii="Aptos Narrow" w:hAnsi="Aptos Narrow" w:eastAsia="" w:cs="Times New Roman" w:eastAsiaTheme="minorEastAsia"/>
        </w:rPr>
        <w:t xml:space="preserve"> </w:t>
      </w:r>
      <w:commentRangeStart w:id="1409463063"/>
      <m:oMath>
        <m:r>
          <w:rPr>
            <w:rFonts w:ascii="Cambria Math" w:hAnsi="Cambria Math" w:cs="Times New Roman" w:eastAsiaTheme="minorEastAsia"/>
          </w:rPr>
          <m:t>S=</m:t>
        </m:r>
      </m:oMath>
      <w:r w:rsidRPr="1FB3D345" w:rsidR="00CE0C4F">
        <w:rPr>
          <w:rFonts w:ascii="Aptos Narrow" w:hAnsi="Aptos Narrow" w:eastAsia="" w:cs="Times New Roman" w:eastAsiaTheme="minorEastAsia"/>
        </w:rPr>
        <w:t xml:space="preserve"> </w:t>
      </w:r>
      <w:r w:rsidRPr="1FB3D345" w:rsidR="00534B0C">
        <w:rPr>
          <w:rFonts w:ascii="Aptos Narrow" w:hAnsi="Aptos Narrow" w:eastAsia="" w:cs="Times New Roman" w:eastAsiaTheme="minorEastAsia"/>
        </w:rPr>
        <w:t xml:space="preserve">1.5 </w:t>
      </w:r>
      <w:r w:rsidRPr="1FB3D345" w:rsidR="005628AC">
        <w:rPr>
          <w:rFonts w:ascii="Aptos Narrow" w:hAnsi="Aptos Narrow" w:eastAsia="" w:cs="Times New Roman" w:eastAsiaTheme="minorEastAsia"/>
        </w:rPr>
        <w:t xml:space="preserve">% </w:t>
      </w:r>
      <w:r w:rsidRPr="1FB3D345" w:rsidR="00534B0C">
        <w:rPr>
          <w:rFonts w:ascii="Aptos Narrow" w:hAnsi="Aptos Narrow" w:eastAsia="" w:cs="Times New Roman" w:eastAsiaTheme="minorEastAsia"/>
        </w:rPr>
        <w:t>(</w:t>
      </w:r>
      <w:r w:rsidRPr="1FB3D345" w:rsidR="00CE0C4F">
        <w:rPr>
          <w:rFonts w:ascii="Aptos Narrow" w:hAnsi="Aptos Narrow" w:eastAsia="" w:cs="Times New Roman" w:eastAsiaTheme="minorEastAsia"/>
        </w:rPr>
        <w:t>c</w:t>
      </w:r>
      <w:r w:rsidRPr="1FB3D345" w:rsidR="005628AC">
        <w:rPr>
          <w:rFonts w:ascii="Aptos Narrow" w:hAnsi="Aptos Narrow" w:eastAsia="" w:cs="Times New Roman" w:eastAsiaTheme="minorEastAsia"/>
        </w:rPr>
        <w:t>m s</w:t>
      </w:r>
      <w:r w:rsidRPr="1FB3D345" w:rsidR="00CE0C4F">
        <w:rPr>
          <w:rFonts w:ascii="Aptos Narrow" w:hAnsi="Aptos Narrow" w:eastAsia="" w:cs="Times New Roman" w:eastAsiaTheme="minorEastAsia"/>
          <w:vertAlign w:val="superscript"/>
        </w:rPr>
        <w:t>–1</w:t>
      </w:r>
      <w:r w:rsidRPr="1FB3D345" w:rsidR="00534B0C">
        <w:rPr>
          <w:rFonts w:ascii="Aptos Narrow" w:hAnsi="Aptos Narrow" w:eastAsia="" w:cs="Times New Roman" w:eastAsiaTheme="minorEastAsia"/>
        </w:rPr>
        <w:t>)</w:t>
      </w:r>
      <w:r w:rsidRPr="1FB3D345" w:rsidR="00534B0C">
        <w:rPr>
          <w:rFonts w:ascii="Aptos Narrow" w:hAnsi="Aptos Narrow" w:eastAsia="" w:cs="Times New Roman" w:eastAsiaTheme="minorEastAsia"/>
          <w:vertAlign w:val="superscript"/>
        </w:rPr>
        <w:t>–1</w:t>
      </w:r>
      <w:commentRangeEnd w:id="1409463063"/>
      <w:r>
        <w:rPr>
          <w:rStyle w:val="CommentReference"/>
        </w:rPr>
        <w:commentReference w:id="1409463063"/>
      </w:r>
      <w:r w:rsidRPr="1FB3D345" w:rsidR="00CE0C4F">
        <w:rPr>
          <w:rFonts w:ascii="Aptos Narrow" w:hAnsi="Aptos Narrow" w:eastAsia="" w:cs="Times New Roman" w:eastAsiaTheme="minorEastAsia"/>
        </w:rPr>
        <w:t xml:space="preserve"> </w:t>
      </w:r>
      <w:r w:rsidRPr="1FB3D345" w:rsidR="0092565A">
        <w:rPr>
          <w:rFonts w:ascii="Aptos Narrow" w:hAnsi="Aptos Narrow" w:eastAsia="" w:cs="Times New Roman" w:eastAsiaTheme="minorEastAsia"/>
        </w:rPr>
        <w:t xml:space="preserve">with </w:t>
      </w:r>
      <w:r w:rsidRPr="1FB3D345" w:rsidR="00CE0C4F">
        <w:rPr>
          <w:rFonts w:ascii="Aptos Narrow" w:hAnsi="Aptos Narrow" w:eastAsia="" w:cs="Times New Roman" w:eastAsiaTheme="minorEastAsia"/>
        </w:rPr>
        <w:t>cloud base mass flux.</w:t>
      </w:r>
      <w:r w:rsidRPr="1FB3D345" w:rsidR="005628AC">
        <w:rPr>
          <w:rFonts w:ascii="Aptos Narrow" w:hAnsi="Aptos Narrow" w:eastAsia="" w:cs="Times New Roman" w:eastAsiaTheme="minorEastAsia"/>
        </w:rPr>
        <w:t xml:space="preserve"> </w:t>
      </w:r>
      <w:r w:rsidRPr="1FB3D345">
        <w:rPr>
          <w:rFonts w:ascii="Aptos Narrow" w:hAnsi="Aptos Narrow" w:eastAsia="" w:cs="Times New Roman" w:eastAsiaTheme="minorEastAsia"/>
        </w:rPr>
        <w:t xml:space="preserve"> </w:t>
      </w:r>
      <w:r w:rsidRPr="1FB3D345" w:rsidR="00534B0C">
        <w:rPr>
          <w:rFonts w:ascii="Aptos Narrow" w:hAnsi="Aptos Narrow" w:eastAsia="" w:cs="Times New Roman" w:eastAsiaTheme="minorEastAsia"/>
        </w:rPr>
        <w:t xml:space="preserve">Thin </w:t>
      </w:r>
      <w:r w:rsidRPr="1FB3D345">
        <w:rPr>
          <w:rFonts w:ascii="Aptos Narrow" w:hAnsi="Aptos Narrow" w:eastAsia="" w:cs="Times New Roman" w:eastAsiaTheme="minorEastAsia"/>
        </w:rPr>
        <w:t>line</w:t>
      </w:r>
      <w:r w:rsidRPr="1FB3D345" w:rsidR="00534B0C">
        <w:rPr>
          <w:rFonts w:ascii="Aptos Narrow" w:hAnsi="Aptos Narrow" w:eastAsia="" w:cs="Times New Roman" w:eastAsiaTheme="minorEastAsia"/>
        </w:rPr>
        <w:t>s</w:t>
      </w:r>
      <w:r w:rsidRPr="1FB3D345">
        <w:rPr>
          <w:rFonts w:ascii="Aptos Narrow" w:hAnsi="Aptos Narrow" w:eastAsia="" w:cs="Times New Roman" w:eastAsiaTheme="minorEastAsia"/>
        </w:rPr>
        <w:t xml:space="preserve"> show relative number of scenes </w:t>
      </w:r>
      <w:r w:rsidRPr="1FB3D345" w:rsidR="00534B0C">
        <w:rPr>
          <w:rFonts w:ascii="Aptos Narrow" w:hAnsi="Aptos Narrow" w:eastAsia="" w:cs="Times New Roman" w:eastAsiaTheme="minorEastAsia"/>
        </w:rPr>
        <w:t>per</w:t>
      </w:r>
      <w:r w:rsidRPr="1FB3D345">
        <w:rPr>
          <w:rFonts w:ascii="Aptos Narrow" w:hAnsi="Aptos Narrow" w:eastAsia="" w:cs="Times New Roman" w:eastAsiaTheme="minorEastAsia"/>
        </w:rPr>
        <w:t xml:space="preserve"> bin.</w:t>
      </w:r>
      <w:r w:rsidRPr="1FB3D345" w:rsidR="007E3B0C">
        <w:rPr>
          <w:rFonts w:ascii="Aptos Narrow" w:hAnsi="Aptos Narrow" w:eastAsia="" w:cs="Times New Roman" w:eastAsiaTheme="minorEastAsia"/>
        </w:rPr>
        <w:t xml:space="preserve"> Clouds above 4 km are excluded.</w:t>
      </w:r>
      <w:r w:rsidR="007142CE">
        <w:rPr>
          <w:rFonts w:ascii="Times New Roman" w:hAnsi="Times New Roman" w:cs="Times New Roman" w:eastAsiaTheme="minorEastAsia"/>
        </w:rPr>
        <w:br/>
      </w:r>
      <w:r w:rsidRPr="1FB3D345" w:rsidR="009F3AC1">
        <w:rPr>
          <w:rFonts w:ascii="ComicShannsMono Nerd Font" w:hAnsi="ComicShannsMono Nerd Font" w:eastAsia="" w:cs="Times New Roman" w:eastAsiaTheme="minorEastAsia"/>
        </w:rPr>
        <w:t>[</w:t>
      </w:r>
      <w:r w:rsidRPr="1FB3D345" w:rsidR="0092565A">
        <w:rPr>
          <w:rFonts w:ascii="ComicShannsMono Nerd Font" w:hAnsi="ComicShannsMono Nerd Font" w:eastAsia="" w:cs="Times New Roman" w:eastAsiaTheme="minorEastAsia"/>
        </w:rPr>
        <w:t>ATOMIC_GOES/</w:t>
      </w:r>
      <w:r w:rsidRPr="1FB3D345" w:rsidR="0092565A">
        <w:rPr>
          <w:rFonts w:ascii="ComicShannsMono Nerd Font" w:hAnsi="ComicShannsMono Nerd Font" w:eastAsia="" w:cs="Times New Roman" w:eastAsiaTheme="minorEastAsia"/>
        </w:rPr>
        <w:t>julia</w:t>
      </w:r>
      <w:r w:rsidRPr="1FB3D345" w:rsidR="0092565A">
        <w:rPr>
          <w:rFonts w:ascii="ComicShannsMono Nerd Font" w:hAnsi="ComicShannsMono Nerd Font" w:eastAsia="" w:cs="Times New Roman" w:eastAsiaTheme="minorEastAsia"/>
        </w:rPr>
        <w:t>/</w:t>
      </w:r>
      <w:r w:rsidRPr="1FB3D345" w:rsidR="0092565A">
        <w:rPr>
          <w:rFonts w:ascii="ComicShannsMono Nerd Font" w:hAnsi="ComicShannsMono Nerd Font" w:eastAsia="" w:cs="Times New Roman" w:eastAsiaTheme="minorEastAsia"/>
        </w:rPr>
        <w:t>make_cth_albedo_</w:t>
      </w:r>
      <w:r w:rsidRPr="1FB3D345" w:rsidR="0092565A">
        <w:rPr>
          <w:rFonts w:ascii="ComicShannsMono Nerd Font" w:hAnsi="ComicShannsMono Nerd Font" w:eastAsia="" w:cs="Times New Roman" w:eastAsiaTheme="minorEastAsia"/>
        </w:rPr>
        <w:t>histogram.jl</w:t>
      </w:r>
      <w:r w:rsidRPr="1FB3D345" w:rsidR="009F3AC1">
        <w:rPr>
          <w:rFonts w:ascii="ComicShannsMono Nerd Font" w:hAnsi="ComicShannsMono Nerd Font" w:eastAsia="" w:cs="Times New Roman" w:eastAsiaTheme="minorEastAsia"/>
        </w:rPr>
        <w:t xml:space="preserve"> </w:t>
      </w:r>
      <w:r w:rsidRPr="1FB3D345" w:rsidR="009F3AC1">
        <w:rPr>
          <w:rFonts w:ascii="Wingdings" w:hAnsi="Wingdings" w:eastAsia="" w:cs="Wingdings" w:eastAsiaTheme="minorEastAsia"/>
        </w:rPr>
        <w:t>à</w:t>
      </w:r>
      <w:r w:rsidRPr="1FB3D345" w:rsidR="009F3AC1">
        <w:rPr>
          <w:rFonts w:ascii="ComicShannsMono Nerd Font" w:hAnsi="ComicShannsMono Nerd Font" w:eastAsia="" w:cs="Times New Roman" w:eastAsiaTheme="minorEastAsia"/>
        </w:rPr>
        <w:t xml:space="preserve"> </w:t>
      </w:r>
      <w:r w:rsidRPr="009F3AC1" w:rsidR="0092565A">
        <w:rPr>
          <w:rFonts w:ascii="ComicShannsMono Nerd Font" w:hAnsi="ComicShannsMono Nerd Font" w:cs="Times New Roman" w:eastAsiaTheme="minorEastAsia"/>
        </w:rPr>
        <w:br/>
      </w:r>
      <w:r w:rsidRPr="1FB3D345" w:rsidR="00943AC2">
        <w:rPr>
          <w:rFonts w:ascii="ComicShannsMono Nerd Font" w:hAnsi="ComicShannsMono Nerd Font" w:eastAsia="" w:cs="Times New Roman" w:eastAsiaTheme="minorEastAsia"/>
        </w:rPr>
        <w:t>ATOMIC_GOES/</w:t>
      </w:r>
      <w:r w:rsidRPr="1FB3D345" w:rsidR="00943AC2">
        <w:rPr>
          <w:rFonts w:ascii="ComicShannsMono Nerd Font" w:hAnsi="ComicShannsMono Nerd Font" w:eastAsia="" w:cs="Times New Roman" w:eastAsiaTheme="minorEastAsia"/>
        </w:rPr>
        <w:t>julia</w:t>
      </w:r>
      <w:r w:rsidRPr="1FB3D345" w:rsidR="00943AC2">
        <w:rPr>
          <w:rFonts w:ascii="ComicShannsMono Nerd Font" w:hAnsi="ComicShannsMono Nerd Font" w:eastAsia="" w:cs="Times New Roman" w:eastAsiaTheme="minorEastAsia"/>
        </w:rPr>
        <w:t>/</w:t>
      </w:r>
      <w:r w:rsidRPr="1FB3D345" w:rsidR="0028256F">
        <w:rPr>
          <w:rFonts w:ascii="ComicShannsMono Nerd Font" w:hAnsi="ComicShannsMono Nerd Font" w:eastAsia="" w:cs="Times New Roman" w:eastAsiaTheme="minorEastAsia"/>
        </w:rPr>
        <w:t>mass_flux_by_refl_albedo</w:t>
      </w:r>
      <w:r w:rsidRPr="1FB3D345" w:rsidR="0028256F">
        <w:rPr>
          <w:rFonts w:ascii="ComicShannsMono Nerd Font" w:hAnsi="ComicShannsMono Nerd Font" w:eastAsia="" w:cs="Times New Roman" w:eastAsiaTheme="minorEastAsia"/>
        </w:rPr>
        <w:t>.png</w:t>
      </w:r>
      <w:r w:rsidRPr="1FB3D345" w:rsidR="009F3AC1">
        <w:rPr>
          <w:rFonts w:ascii="ComicShannsMono Nerd Font" w:hAnsi="ComicShannsMono Nerd Font" w:eastAsia="" w:cs="Times New Roman" w:eastAsiaTheme="minorEastAsia"/>
        </w:rPr>
        <w:t>]</w:t>
      </w:r>
    </w:p>
    <w:p w:rsidRPr="0092565A" w:rsidR="0092565A" w:rsidP="000F4542" w:rsidRDefault="0092565A" w14:paraId="4E9BC03F" w14:textId="77777777">
      <w:pPr>
        <w:pStyle w:val="BodyText"/>
        <w:rPr>
          <w:rFonts w:ascii="Aptos Narrow" w:hAnsi="Aptos Narrow" w:cs="Times New Roman" w:eastAsiaTheme="minorEastAsia"/>
        </w:rPr>
      </w:pPr>
    </w:p>
    <w:p w:rsidR="00BD7F28" w:rsidP="00BD7F28" w:rsidRDefault="00975E08" w14:paraId="765EDED3" w14:textId="0E251712">
      <w:pPr>
        <w:pStyle w:val="Heading2"/>
      </w:pPr>
      <w:r>
        <w:t>Climate experiments</w:t>
      </w:r>
    </w:p>
    <w:p w:rsidR="00583A32" w:rsidP="00BD7F28" w:rsidRDefault="00BD7F28" w14:paraId="3665FDB5" w14:textId="6E87B20D">
      <w:pPr>
        <w:pStyle w:val="BodyText"/>
        <w:rPr>
          <w:rFonts w:ascii="Aptos" w:hAnsi="Aptos"/>
        </w:rPr>
      </w:pPr>
      <w:r w:rsidRPr="1FB3D345" w:rsidR="1FB3D345">
        <w:rPr>
          <w:rFonts w:ascii="Aptos" w:hAnsi="Aptos"/>
        </w:rPr>
        <w:t xml:space="preserve">A series of experiments predict the mass and moisture flux for cloud updrafts with </w:t>
      </w:r>
      <w:del w:author="Andrea Jenney" w:date="2026-08-07T17:49:55.489Z" w16du:dateUtc="2026-08-07T17:49:55.489Z" w:id="1141549354">
        <w:r w:rsidRPr="1FB3D345" w:rsidDel="1FB3D345">
          <w:rPr>
            <w:rFonts w:ascii="Aptos" w:hAnsi="Aptos"/>
          </w:rPr>
          <w:delText xml:space="preserve">decreased </w:delText>
        </w:r>
      </w:del>
      <w:ins w:author="Andrea Jenney" w:date="2026-08-07T17:49:56.849Z" w16du:dateUtc="2026-08-07T17:49:56.849Z" w:id="1161384574">
        <w:r w:rsidRPr="1FB3D345" w:rsidR="1FB3D345">
          <w:rPr>
            <w:rFonts w:ascii="Aptos" w:hAnsi="Aptos"/>
          </w:rPr>
          <w:t xml:space="preserve">weaker </w:t>
        </w:r>
      </w:ins>
      <w:r w:rsidRPr="1FB3D345" w:rsidR="1FB3D345">
        <w:rPr>
          <w:rFonts w:ascii="Aptos" w:hAnsi="Aptos"/>
        </w:rPr>
        <w:t xml:space="preserve">large scale </w:t>
      </w:r>
      <w:del w:author="Andrea Jenney" w:date="2026-08-07T17:49:59.798Z" w16du:dateUtc="2026-08-07T17:49:59.798Z" w:id="228977655">
        <w:r w:rsidRPr="1FB3D345" w:rsidDel="1FB3D345">
          <w:rPr>
            <w:rFonts w:ascii="Aptos" w:hAnsi="Aptos"/>
          </w:rPr>
          <w:delText>moisture flux</w:delText>
        </w:r>
      </w:del>
      <w:ins w:author="Andrea Jenney" w:date="2026-08-07T17:49:59.888Z" w16du:dateUtc="2026-08-07T17:49:59.888Z" w:id="1723955665">
        <w:r w:rsidRPr="1FB3D345" w:rsidR="1FB3D345">
          <w:rPr>
            <w:rFonts w:ascii="Aptos" w:hAnsi="Aptos"/>
          </w:rPr>
          <w:t>a</w:t>
        </w:r>
      </w:ins>
      <w:ins w:author="Andrea Jenney" w:date="2026-08-07T17:50:03.119Z" w16du:dateUtc="2026-08-07T17:50:03.119Z" w:id="595166511">
        <w:r w:rsidRPr="1FB3D345" w:rsidR="1FB3D345">
          <w:rPr>
            <w:rFonts w:ascii="Aptos" w:hAnsi="Aptos"/>
          </w:rPr>
          <w:t>dvective drying</w:t>
        </w:r>
      </w:ins>
      <w:r w:rsidRPr="1FB3D345" w:rsidR="1FB3D345">
        <w:rPr>
          <w:rFonts w:ascii="Aptos" w:hAnsi="Aptos"/>
        </w:rPr>
        <w:t xml:space="preserve"> and moister atmospheric soundings, corresponding to +1 K surface temperature warming. Each experiment has a set of updrafts with identical moisture sink rates </w:t>
      </w:r>
      <w:commentRangeStart w:id="1241550194"/>
      <w:r w:rsidRPr="1FB3D345" w:rsidR="1FB3D345">
        <w:rPr>
          <w:rFonts w:ascii="Aptos" w:hAnsi="Aptos"/>
        </w:rPr>
        <w:t>as the control simulation</w:t>
      </w:r>
      <w:commentRangeEnd w:id="1241550194"/>
      <w:r>
        <w:rPr>
          <w:rStyle w:val="CommentReference"/>
        </w:rPr>
        <w:commentReference w:id="1241550194"/>
      </w:r>
      <w:r w:rsidRPr="1FB3D345" w:rsidR="1FB3D345">
        <w:rPr>
          <w:rFonts w:ascii="Aptos" w:hAnsi="Aptos"/>
        </w:rPr>
        <w:t>. T</w:t>
      </w:r>
      <w:commentRangeStart w:id="1275190404"/>
      <w:r w:rsidRPr="1FB3D345" w:rsidR="1FB3D345">
        <w:rPr>
          <w:rFonts w:ascii="Aptos" w:hAnsi="Aptos"/>
        </w:rPr>
        <w:t xml:space="preserve">he cloud top height distribution from the control simulation </w:t>
      </w:r>
      <w:r w:rsidRPr="1FB3D345" w:rsidR="1FB3D345">
        <w:rPr>
          <w:rFonts w:ascii="Aptos" w:hAnsi="Aptos"/>
        </w:rPr>
        <w:t>sets</w:t>
      </w:r>
      <w:r w:rsidRPr="1FB3D345" w:rsidR="1FB3D345">
        <w:rPr>
          <w:rFonts w:ascii="Aptos" w:hAnsi="Aptos"/>
        </w:rPr>
        <w:t xml:space="preserve"> the distribution of sink rates for the control and the experiments.</w:t>
      </w:r>
      <w:commentRangeEnd w:id="1275190404"/>
      <w:r>
        <w:rPr>
          <w:rStyle w:val="CommentReference"/>
        </w:rPr>
        <w:commentReference w:id="1275190404"/>
      </w:r>
      <w:r w:rsidRPr="1FB3D345" w:rsidR="1FB3D345">
        <w:rPr>
          <w:rFonts w:ascii="Aptos" w:hAnsi="Aptos"/>
        </w:rPr>
        <w:t xml:space="preserve"> A new cloud top height and cloud flux is solved for each updraft in each experiment. </w:t>
      </w:r>
    </w:p>
    <w:p w:rsidRPr="004323C3" w:rsidR="00907250" w:rsidP="1FB3D345" w:rsidRDefault="00583A32" w14:paraId="1E7F8912" w14:textId="4E56FE8E">
      <w:pPr>
        <w:pStyle w:val="BodyText"/>
        <w:rPr>
          <w:rFonts w:ascii="Aptos" w:hAnsi="Aptos" w:eastAsia="" w:eastAsiaTheme="minorEastAsia"/>
        </w:rPr>
      </w:pPr>
      <w:r>
        <w:rPr>
          <w:rFonts w:ascii="Aptos" w:hAnsi="Aptos"/>
        </w:rPr>
        <w:t>Large-scale climate perturbations are applied</w:t>
      </w:r>
      <w:r w:rsidR="004323C3">
        <w:rPr>
          <w:rFonts w:ascii="Aptos" w:hAnsi="Aptos"/>
        </w:rPr>
        <w:t xml:space="preserve"> cumulatively</w:t>
      </w:r>
      <w:r>
        <w:rPr>
          <w:rFonts w:ascii="Aptos" w:hAnsi="Aptos"/>
        </w:rPr>
        <w:t xml:space="preserve"> to </w:t>
      </w:r>
      <w:r w:rsidR="00A169E3">
        <w:rPr>
          <w:rFonts w:ascii="Aptos" w:hAnsi="Aptos"/>
        </w:rPr>
        <w:t>model experiments</w:t>
      </w:r>
      <w:r w:rsidR="004323C3">
        <w:rPr>
          <w:rFonts w:ascii="Aptos" w:hAnsi="Aptos"/>
        </w:rPr>
        <w:t>. Changes</w:t>
      </w:r>
      <w:r w:rsidRPr="1FB3D345" w:rsidR="004323C3">
        <w:rPr>
          <w:rFonts w:ascii="Aptos" w:hAnsi="Aptos" w:eastAsia="" w:eastAsiaTheme="minorEastAsia"/>
        </w:rPr>
        <w:t xml:space="preserve"> </w:t>
      </w:r>
      <w:r w:rsidR="004323C3">
        <w:rPr>
          <w:rFonts w:ascii="Aptos" w:hAnsi="Aptos"/>
        </w:rPr>
        <w:t>relative</w:t>
      </w:r>
      <w:r w:rsidR="00034DB9">
        <w:rPr>
          <w:rFonts w:ascii="Aptos" w:hAnsi="Aptos"/>
        </w:rPr>
        <w:t xml:space="preserve"> to the control experiment</w:t>
      </w:r>
      <w:r w:rsidR="004323C3">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hAnsi="Cambria Math" w:eastAsia="Cambria Math" w:cs="Cambria Math"/>
                <w:i/>
              </w:rPr>
            </m:ctrlPr>
          </m:num>
          <m:den>
            <m:sSub>
              <m:sSubPr>
                <m:ctrlPr>
                  <w:rPr>
                    <w:rFonts w:ascii="Cambria Math" w:hAnsi="Cambria Math"/>
                    <w:i/>
                  </w:rPr>
                </m:ctrlPr>
              </m:sSubPr>
              <m:e>
                <m:r>
                  <w:rPr>
                    <w:rFonts w:ascii="Cambria Math" w:hAnsi="Cambria Math"/>
                  </w:rPr>
                  <m:t>M</m:t>
                </m:r>
              </m:e>
              <m:sub>
                <m:r>
                  <w:rPr>
                    <w:rFonts w:ascii="Cambria Math" w:hAnsi="Cambria Math"/>
                  </w:rPr>
                  <m:t>ctl</m:t>
                </m:r>
              </m:sub>
            </m:sSub>
          </m:den>
        </m:f>
      </m:oMath>
      <w:r w:rsidRPr="1FB3D345" w:rsidR="00913FC6">
        <w:rPr>
          <w:rFonts w:ascii="Aptos" w:hAnsi="Aptos" w:eastAsia="" w:eastAsiaTheme="minorEastAsia"/>
        </w:rPr>
        <w:t xml:space="preserve"> are</w:t>
      </w:r>
      <w:r w:rsidRPr="1FB3D345" w:rsidR="004323C3">
        <w:rPr>
          <w:rFonts w:ascii="Aptos" w:hAnsi="Aptos" w:eastAsia="" w:eastAsiaTheme="minorEastAsia"/>
        </w:rPr>
        <w:t xml:space="preserve"> shown in Table 1. </w:t>
      </w:r>
      <w:r w:rsidR="00BD7F28">
        <w:rPr>
          <w:rFonts w:ascii="Aptos" w:hAnsi="Aptos"/>
        </w:rPr>
        <w:t xml:space="preserve">The first experiment, </w:t>
      </w:r>
      <w:r w:rsidRPr="00952A89" w:rsidR="00BD7F28">
        <w:rPr>
          <w:rFonts w:ascii="ComicShannsMono Nerd Font" w:hAnsi="ComicShannsMono Nerd Font"/>
        </w:rPr>
        <w:t>subsidence-5%</w:t>
      </w:r>
      <w:r w:rsidR="00BD7F28">
        <w:rPr>
          <w:rFonts w:ascii="Aptos" w:hAnsi="Aptos"/>
        </w:rPr>
        <w:t xml:space="preserve">, decreases the large-scale subsidence </w:t>
      </w:r>
      <m:oMath>
        <m:r>
          <w:rPr>
            <w:rFonts w:ascii="Cambria Math" w:hAnsi="Cambria Math"/>
          </w:rPr>
          <m:t>W</m:t>
        </m:r>
      </m:oMath>
      <w:r w:rsidRPr="1FB3D345" w:rsidR="00952A89">
        <w:rPr>
          <w:rFonts w:ascii="Aptos" w:hAnsi="Aptos" w:eastAsia="" w:eastAsiaTheme="minorEastAsia"/>
        </w:rPr>
        <w:t xml:space="preserve"> </w:t>
      </w:r>
      <w:r w:rsidR="00BD7F28">
        <w:rPr>
          <w:rFonts w:ascii="Aptos" w:hAnsi="Aptos"/>
        </w:rPr>
        <w:t xml:space="preserve">by </w:t>
      </w:r>
      <w:r w:rsidR="003F1ED0">
        <w:rPr>
          <w:rFonts w:ascii="Aptos" w:hAnsi="Aptos"/>
        </w:rPr>
        <w:t>–</w:t>
      </w:r>
      <w:r w:rsidR="00BD7F28">
        <w:rPr>
          <w:rFonts w:ascii="Aptos" w:hAnsi="Aptos"/>
        </w:rPr>
        <w:t>5%</w:t>
      </w:r>
      <w:r w:rsidR="00975E08">
        <w:rPr>
          <w:rFonts w:ascii="Aptos" w:hAnsi="Aptos"/>
        </w:rPr>
        <w:t xml:space="preserve"> (HS06)</w:t>
      </w:r>
      <w:r w:rsidR="00BD7F28">
        <w:rPr>
          <w:rFonts w:ascii="Aptos" w:hAnsi="Aptos"/>
        </w:rPr>
        <w:t xml:space="preserve">, corresponding to </w:t>
      </w:r>
      <w:r w:rsidR="00952A89">
        <w:rPr>
          <w:rFonts w:ascii="Aptos" w:hAnsi="Aptos"/>
        </w:rPr>
        <w:t xml:space="preserve">saturation </w:t>
      </w:r>
      <w:del w:author="Andrea Jenney" w:date="2026-08-07T17:55:19.596Z" w16du:dateUtc="2026-08-07T17:55:19.596Z" w:id="972580168">
        <w:r w:rsidRPr="1FB3D345" w:rsidDel="1FB3D345">
          <w:rPr>
            <w:rFonts w:ascii="Aptos" w:hAnsi="Aptos"/>
          </w:rPr>
          <w:delText>vapor pressure</w:delText>
        </w:r>
      </w:del>
      <w:r w:rsidR="00952A89">
        <w:rPr>
          <w:rFonts w:ascii="Aptos" w:hAnsi="Aptos"/>
        </w:rPr>
        <w:t xml:space="preserve"> increasing +7% K</w:t>
      </w:r>
      <w:r w:rsidR="00952A89">
        <w:rPr>
          <w:rFonts w:ascii="Aptos" w:hAnsi="Aptos"/>
          <w:vertAlign w:val="superscript"/>
        </w:rPr>
        <w:t>-1</w:t>
      </w:r>
      <w:r w:rsidR="00952A89">
        <w:rPr>
          <w:rFonts w:ascii="Aptos" w:hAnsi="Aptos"/>
        </w:rPr>
        <w:t xml:space="preserve"> and l</w:t>
      </w:r>
      <w:r w:rsidR="00BD7F28">
        <w:rPr>
          <w:rFonts w:ascii="Aptos" w:hAnsi="Aptos"/>
        </w:rPr>
        <w:t>arge-scale</w:t>
      </w:r>
      <w:r w:rsidR="00952A89">
        <w:rPr>
          <w:rFonts w:ascii="Aptos" w:hAnsi="Aptos"/>
        </w:rPr>
        <w:t xml:space="preserve"> drying</w:t>
      </w:r>
      <w:r w:rsidR="00BD7F28">
        <w:rPr>
          <w:rFonts w:ascii="Aptos" w:hAnsi="Aptos"/>
        </w:rPr>
        <w:t xml:space="preserve"> increasing +2% </w:t>
      </w:r>
      <w:r w:rsidR="00952A89">
        <w:rPr>
          <w:rFonts w:ascii="Aptos" w:hAnsi="Aptos"/>
        </w:rPr>
        <w:t>K</w:t>
      </w:r>
      <w:r w:rsidR="00952A89">
        <w:rPr>
          <w:rFonts w:ascii="Aptos" w:hAnsi="Aptos"/>
          <w:vertAlign w:val="superscript"/>
        </w:rPr>
        <w:t>-1</w:t>
      </w:r>
      <w:r w:rsidR="00BD7F28">
        <w:rPr>
          <w:rFonts w:ascii="Aptos" w:hAnsi="Aptos"/>
        </w:rPr>
        <w:t xml:space="preserve">. </w:t>
      </w:r>
      <w:r w:rsidR="00907250">
        <w:rPr>
          <w:rFonts w:ascii="Aptos" w:hAnsi="Aptos"/>
        </w:rPr>
        <w:t xml:space="preserve">The reduction of subsidence is accompanied by a +2% increase of the mean </w:t>
      </w:r>
      <w:r w:rsidR="00A169E3">
        <w:rPr>
          <w:rFonts w:ascii="Aptos" w:hAnsi="Aptos"/>
        </w:rPr>
        <w:t xml:space="preserve">cloud-</w:t>
      </w:r>
      <w:r w:rsidR="00A169E3">
        <w:rPr>
          <w:rFonts w:ascii="Aptos" w:hAnsi="Aptos"/>
        </w:rPr>
        <w:t xml:space="preserve">base</w:t>
      </w:r>
      <w:r w:rsidR="00A169E3">
        <w:rPr>
          <w:rFonts w:ascii="Aptos" w:hAnsi="Aptos"/>
        </w:rPr>
        <w:t xml:space="preserve"> </w:t>
      </w:r>
      <w:r w:rsidR="00907250">
        <w:rPr>
          <w:rFonts w:ascii="Aptos" w:hAnsi="Aptos"/>
        </w:rPr>
        <w:t xml:space="preserve">moisture flux </w:t>
      </w:r>
      <m:oMath>
        <m:sSub>
          <m:sSubPr>
            <m:ctrlPr>
              <w:rPr>
                <w:rFonts w:ascii="Cambria Math" w:hAnsi="Cambria Math"/>
                <w:i/>
              </w:rPr>
            </m:ctrlPr>
          </m:sSubPr>
          <m:e>
            <m:r>
              <w:rPr>
                <w:rFonts w:ascii="Cambria Math" w:hAnsi="Cambria Math"/>
              </w:rPr>
              <m:t>E</m:t>
            </m:r>
          </m:e>
          <m:sub>
            <m:r>
              <w:rPr>
                <w:rFonts w:ascii="Cambria Math" w:hAnsi="Cambria Math"/>
              </w:rPr>
              <m:t>cb</m:t>
            </m:r>
          </m:sub>
        </m:sSub>
      </m:oMath>
      <w:r w:rsidR="00913FC6">
        <w:rPr>
          <w:rFonts w:ascii="Aptos" w:hAnsi="Aptos"/>
        </w:rPr>
        <w:t xml:space="preserve"> in</w:t>
      </w:r>
      <w:r w:rsidR="00907250">
        <w:rPr>
          <w:rFonts w:ascii="Aptos" w:hAnsi="Aptos"/>
        </w:rPr>
        <w:t xml:space="preserve"> </w:t>
      </w:r>
      <w:r w:rsidR="00952A89">
        <w:rPr>
          <w:rFonts w:ascii="Aptos" w:hAnsi="Aptos"/>
        </w:rPr>
        <w:t xml:space="preserve">experiment </w:t>
      </w:r>
      <w:r w:rsidRPr="00952A89" w:rsidR="00907250">
        <w:rPr>
          <w:rFonts w:ascii="ComicShannsMono Nerd Font" w:hAnsi="ComicShannsMono Nerd Font"/>
        </w:rPr>
        <w:t>Ecb+2%</w:t>
      </w:r>
      <w:r w:rsidR="00A169E3">
        <w:rPr>
          <w:rFonts w:ascii="Aptos" w:hAnsi="Aptos"/>
        </w:rPr>
        <w:t xml:space="preserve">. </w:t>
      </w:r>
      <w:r w:rsidRPr="1FB3D345" w:rsidR="005459C1">
        <w:rPr>
          <w:rFonts w:ascii="Aptos" w:hAnsi="Aptos" w:eastAsia="" w:eastAsiaTheme="minorEastAsia"/>
        </w:rPr>
        <w:t>Th</w:t>
      </w:r>
      <w:r w:rsidRPr="1FB3D345" w:rsidR="00A169E3">
        <w:rPr>
          <w:rFonts w:ascii="Aptos" w:hAnsi="Aptos" w:eastAsia="" w:eastAsiaTheme="minorEastAsia"/>
        </w:rPr>
        <w:t>e</w:t>
      </w:r>
      <w:r w:rsidRPr="1FB3D345" w:rsidR="005459C1">
        <w:rPr>
          <w:rFonts w:ascii="Aptos" w:hAnsi="Aptos" w:eastAsia="" w:eastAsiaTheme="minorEastAsia"/>
        </w:rPr>
        <w:t xml:space="preserve"> thermodynamic profile and the cloud field are identical to the control in these experiments. </w:t>
      </w:r>
      <w:r w:rsidR="00A169E3">
        <w:rPr>
          <w:rFonts w:ascii="Aptos" w:hAnsi="Aptos"/>
        </w:rPr>
        <w:t xml:space="preserve">These two experiments are presented together in Table 1. </w:t>
      </w:r>
      <w:r w:rsidRPr="1FB3D345" w:rsidR="00913FC6">
        <w:rPr>
          <w:rFonts w:ascii="Aptos" w:hAnsi="Aptos" w:eastAsia="" w:eastAsiaTheme="minorEastAsia"/>
        </w:rPr>
        <w:t xml:space="preserve">The effect of reducing the large-scale subsidence is to reduce </w:t>
      </w:r>
      <w:r w:rsidRPr="1FB3D345" w:rsidR="00034DB9">
        <w:rPr>
          <w:rFonts w:ascii="Aptos" w:hAnsi="Aptos" w:eastAsia="" w:eastAsiaTheme="minorEastAsia"/>
        </w:rPr>
        <w:t>mass flux</w:t>
      </w:r>
      <w:r w:rsidRPr="1FB3D345" w:rsidR="00913FC6">
        <w:rPr>
          <w:rFonts w:ascii="Aptos" w:hAnsi="Aptos" w:eastAsia="" w:eastAsiaTheme="minorEastAsia"/>
        </w:rPr>
        <w:t xml:space="preserve"> </w:t>
      </w:r>
      <m:oMath>
        <m:r>
          <m:rPr>
            <m:sty m:val="p"/>
          </m:rPr>
          <w:rPr>
            <w:rFonts w:ascii="Cambria Math" w:hAnsi="Cambria Math" w:eastAsiaTheme="minorEastAsia"/>
          </w:rPr>
          <m:t>Δ</m:t>
        </m:r>
        <m:r>
          <w:rPr>
            <w:rFonts w:ascii="Cambria Math" w:hAnsi="Cambria Math" w:eastAsiaTheme="minorEastAsia"/>
          </w:rPr>
          <m:t>M/</m:t>
        </m:r>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ctl</m:t>
            </m:r>
          </m:sub>
        </m:sSub>
        <m:r>
          <w:rPr>
            <w:rFonts w:ascii="Cambria Math" w:hAnsi="Cambria Math" w:eastAsiaTheme="minorEastAsia"/>
          </w:rPr>
          <m:t xml:space="preserve">= </m:t>
        </m:r>
      </m:oMath>
      <w:r w:rsidRPr="1FB3D345" w:rsidR="00FD5577">
        <w:rPr>
          <w:rFonts w:ascii="Aptos" w:hAnsi="Aptos" w:eastAsia="" w:eastAsiaTheme="minorEastAsia"/>
        </w:rPr>
        <w:t>–</w:t>
      </w:r>
      <w:r w:rsidRPr="1FB3D345" w:rsidR="00913FC6">
        <w:rPr>
          <w:rFonts w:ascii="Aptos" w:hAnsi="Aptos" w:eastAsia="" w:eastAsiaTheme="minorEastAsia"/>
        </w:rPr>
        <w:t>5</w:t>
      </w:r>
      <w:r w:rsidRPr="1FB3D345" w:rsidR="00FD5577">
        <w:rPr>
          <w:rFonts w:ascii="Aptos" w:hAnsi="Aptos" w:eastAsia="" w:eastAsiaTheme="minorEastAsia"/>
        </w:rPr>
        <w:t xml:space="preserve"> </w:t>
      </w:r>
      <w:r w:rsidRPr="1FB3D345" w:rsidR="00913FC6">
        <w:rPr>
          <w:rFonts w:ascii="Aptos" w:hAnsi="Aptos" w:eastAsia="" w:eastAsiaTheme="minorEastAsia"/>
        </w:rPr>
        <w:t>%</w:t>
      </w:r>
      <w:r w:rsidRPr="1FB3D345" w:rsidR="00034DB9">
        <w:rPr>
          <w:rFonts w:ascii="Aptos" w:hAnsi="Aptos" w:eastAsia="" w:eastAsiaTheme="minorEastAsia"/>
        </w:rPr>
        <w:t xml:space="preserve"> </w:t>
      </w:r>
      <w:r w:rsidRPr="1FB3D345" w:rsidR="005459C1">
        <w:rPr>
          <w:rFonts w:ascii="Aptos" w:hAnsi="Aptos" w:eastAsia="" w:eastAsiaTheme="minorEastAsia"/>
        </w:rPr>
        <w:t>in proportion to</w:t>
      </w:r>
      <w:r w:rsidRPr="1FB3D345" w:rsidR="00913FC6">
        <w:rPr>
          <w:rFonts w:ascii="Aptos" w:hAnsi="Aptos" w:eastAsia="" w:eastAsiaTheme="minorEastAsia"/>
        </w:rPr>
        <w:t xml:space="preserve"> the </w:t>
      </w:r>
      <w:r w:rsidRPr="1FB3D345" w:rsidR="00034DB9">
        <w:rPr>
          <w:rFonts w:ascii="Aptos" w:hAnsi="Aptos" w:eastAsia="" w:eastAsiaTheme="minorEastAsia"/>
        </w:rPr>
        <w:t>subsidence</w:t>
      </w:r>
      <w:r w:rsidRPr="1FB3D345" w:rsidR="005459C1">
        <w:rPr>
          <w:rFonts w:ascii="Aptos" w:hAnsi="Aptos" w:eastAsia="" w:eastAsiaTheme="minorEastAsia"/>
        </w:rPr>
        <w:t>.</w:t>
      </w:r>
      <w:r w:rsidRPr="1FB3D345" w:rsidR="00034DB9">
        <w:rPr>
          <w:rFonts w:ascii="Aptos" w:hAnsi="Aptos" w:eastAsia="" w:eastAsiaTheme="minorEastAsia"/>
        </w:rPr>
        <w:t xml:space="preserve"> </w:t>
      </w:r>
      <w:r w:rsidR="00907250">
        <w:rPr>
          <w:rFonts w:ascii="Aptos" w:hAnsi="Aptos"/>
        </w:rPr>
        <w:t xml:space="preserve">The </w:t>
      </w:r>
      <w:r w:rsidR="00034DB9">
        <w:rPr>
          <w:rFonts w:ascii="Aptos" w:hAnsi="Aptos"/>
        </w:rPr>
        <w:t xml:space="preserve">balance of the </w:t>
      </w:r>
      <w:r w:rsidR="00907250">
        <w:rPr>
          <w:rFonts w:ascii="Aptos" w:hAnsi="Aptos"/>
        </w:rPr>
        <w:t xml:space="preserve">cloud top moisture flux divergence and the large-scale dry </w:t>
      </w:r>
      <w:r w:rsidR="00907250">
        <w:rPr>
          <w:rFonts w:ascii="Aptos" w:hAnsi="Aptos"/>
        </w:rPr>
        <w:t>advection</w:t>
      </w:r>
      <w:r w:rsidR="00907250">
        <w:rPr>
          <w:rFonts w:ascii="Aptos" w:hAnsi="Aptos"/>
        </w:rPr>
        <w:t xml:space="preserve"> source (mostly subsidence) are not affected by the cloud</w:t>
      </w:r>
      <w:r w:rsidR="00913FC6">
        <w:rPr>
          <w:rFonts w:ascii="Aptos" w:hAnsi="Aptos"/>
        </w:rPr>
        <w:t xml:space="preserve"> </w:t>
      </w:r>
      <w:r w:rsidR="00907250">
        <w:rPr>
          <w:rFonts w:ascii="Aptos" w:hAnsi="Aptos"/>
        </w:rPr>
        <w:t>base moisture flux</w:t>
      </w:r>
      <w:r w:rsidR="00913FC6">
        <w:rPr>
          <w:rFonts w:ascii="Aptos" w:hAnsi="Aptos"/>
        </w:rPr>
        <w:t xml:space="preserve">, and the clouds are identical in </w:t>
      </w:r>
      <w:r w:rsidRPr="005459C1" w:rsidR="00913FC6">
        <w:rPr>
          <w:rFonts w:ascii="ComicShannsMono Nerd Font" w:hAnsi="ComicShannsMono Nerd Font"/>
        </w:rPr>
        <w:t>Ecb+5%</w:t>
      </w:r>
      <w:r w:rsidR="00913FC6">
        <w:rPr>
          <w:rFonts w:ascii="Aptos" w:hAnsi="Aptos"/>
        </w:rPr>
        <w:t xml:space="preserve"> as in </w:t>
      </w:r>
      <w:r w:rsidRPr="005459C1" w:rsidR="00913FC6">
        <w:rPr>
          <w:rFonts w:ascii="ComicShannsMono Nerd Font" w:hAnsi="ComicShannsMono Nerd Font"/>
        </w:rPr>
        <w:t>subsidence-5%</w:t>
      </w:r>
      <w:r w:rsidR="00913FC6">
        <w:rPr>
          <w:rFonts w:ascii="Aptos" w:hAnsi="Aptos"/>
        </w:rPr>
        <w:t>.</w:t>
      </w:r>
    </w:p>
    <w:p w:rsidR="00FD5577" w:rsidP="00BD7F28" w:rsidRDefault="00A169E3" w14:paraId="2C8ECEDB" w14:textId="2DE60919">
      <w:pPr>
        <w:pStyle w:val="BodyText"/>
        <w:rPr>
          <w:rFonts w:ascii="Aptos" w:hAnsi="Aptos"/>
        </w:rPr>
      </w:pPr>
      <w:commentRangeStart w:id="1860560343"/>
      <w:commentRangeStart w:id="1745797848"/>
      <w:commentRangeStart w:id="18982258"/>
      <w:r>
        <w:rPr>
          <w:rFonts w:ascii="Aptos" w:hAnsi="Aptos"/>
        </w:rPr>
        <w:t xml:space="preserve">The </w:t>
      </w:r>
      <w:r w:rsidR="009E7640">
        <w:rPr>
          <w:rFonts w:ascii="Aptos" w:hAnsi="Aptos"/>
        </w:rPr>
        <w:t>s</w:t>
      </w:r>
      <w:r w:rsidR="00034DB9">
        <w:rPr>
          <w:rFonts w:ascii="Aptos" w:hAnsi="Aptos"/>
        </w:rPr>
        <w:t>pecific humidity and saturation specific humidity</w:t>
      </w:r>
      <w:r w:rsidR="009E7640">
        <w:rPr>
          <w:rFonts w:ascii="Aptos" w:hAnsi="Aptos"/>
        </w:rPr>
        <w:t xml:space="preserve"> profiles</w:t>
      </w:r>
      <w:r w:rsidR="00034DB9">
        <w:rPr>
          <w:rFonts w:ascii="Aptos" w:hAnsi="Aptos"/>
        </w:rPr>
        <w:t xml:space="preserve"> </w:t>
      </w:r>
      <m:oMath>
        <m:r>
          <w:rPr>
            <w:rFonts w:ascii="Cambria Math" w:hAnsi="Cambria Math"/>
          </w:rPr>
          <m:t>q</m:t>
        </m:r>
      </m:oMath>
      <w:r w:rsidRPr="1FB3D345" w:rsidR="00FD5577">
        <w:rPr>
          <w:rFonts w:ascii="Aptos" w:hAnsi="Aptos" w:eastAsia="" w:eastAsiaTheme="minorEastAsia"/>
        </w:rPr>
        <w:t xml:space="preserve"> and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005459C1">
        <w:rPr>
          <w:rFonts w:ascii="Aptos" w:hAnsi="Aptos"/>
        </w:rPr>
        <w:t xml:space="preserve"> </w:t>
      </w:r>
      <w:r w:rsidR="00C60982">
        <w:rPr>
          <w:rFonts w:ascii="Aptos" w:hAnsi="Aptos"/>
        </w:rPr>
        <w:t>increase by</w:t>
      </w:r>
      <w:r w:rsidR="00034DB9">
        <w:rPr>
          <w:rFonts w:ascii="Aptos" w:hAnsi="Aptos"/>
        </w:rPr>
        <w:t xml:space="preserve"> +7% </w:t>
      </w:r>
      <w:r>
        <w:rPr>
          <w:rFonts w:ascii="Aptos" w:hAnsi="Aptos"/>
        </w:rPr>
        <w:t>in</w:t>
      </w:r>
      <w:r w:rsidR="00FD5577">
        <w:rPr>
          <w:rFonts w:ascii="Aptos" w:hAnsi="Aptos"/>
        </w:rPr>
        <w:t xml:space="preserve"> </w:t>
      </w:r>
      <w:r>
        <w:rPr>
          <w:rFonts w:ascii="Aptos" w:hAnsi="Aptos"/>
        </w:rPr>
        <w:t xml:space="preserve">experiment </w:t>
      </w:r>
      <w:r w:rsidRPr="005459C1">
        <w:rPr>
          <w:rFonts w:ascii="ComicShannsMono Nerd Font" w:hAnsi="ComicShannsMono Nerd Font"/>
        </w:rPr>
        <w:t>q&amp;qs+7%</w:t>
      </w:r>
      <w:r w:rsidR="004323C3">
        <w:rPr>
          <w:rFonts w:ascii="Aptos" w:hAnsi="Aptos"/>
        </w:rPr>
        <w:t xml:space="preserve"> (keeping RH constant).</w:t>
      </w:r>
      <w:r w:rsidR="00D46B8C">
        <w:rPr>
          <w:rFonts w:ascii="Aptos" w:hAnsi="Aptos"/>
        </w:rPr>
        <w:t xml:space="preserve"> </w:t>
      </w:r>
      <w:r w:rsidR="004323C3">
        <w:rPr>
          <w:rFonts w:ascii="Aptos" w:hAnsi="Aptos"/>
        </w:rPr>
        <w:t>R</w:t>
      </w:r>
      <w:r w:rsidR="00FD5577">
        <w:rPr>
          <w:rFonts w:ascii="Aptos" w:hAnsi="Aptos"/>
        </w:rPr>
        <w:t>educed subsidence and increased specific humidity are the two basic features expected to change in the tropical climate</w:t>
      </w:r>
      <w:r w:rsidR="004323C3">
        <w:rPr>
          <w:rFonts w:ascii="Aptos" w:hAnsi="Aptos"/>
        </w:rPr>
        <w:t>, so we</w:t>
      </w:r>
      <w:r w:rsidR="00FD5577">
        <w:rPr>
          <w:rFonts w:ascii="Aptos" w:hAnsi="Aptos"/>
        </w:rPr>
        <w:t xml:space="preserve"> call this the DIM experiment.</w:t>
      </w:r>
      <w:commentRangeEnd w:id="1860560343"/>
      <w:r>
        <w:rPr>
          <w:rStyle w:val="CommentReference"/>
        </w:rPr>
        <w:commentReference w:id="1860560343"/>
      </w:r>
      <w:commentRangeEnd w:id="1745797848"/>
      <w:r>
        <w:rPr>
          <w:rStyle w:val="CommentReference"/>
        </w:rPr>
        <w:commentReference w:id="1745797848"/>
      </w:r>
      <w:commentRangeEnd w:id="18982258"/>
      <w:r>
        <w:rPr>
          <w:rStyle w:val="CommentReference"/>
        </w:rPr>
        <w:commentReference w:id="18982258"/>
      </w:r>
    </w:p>
    <w:p w:rsidR="003C6DC5" w:rsidP="00BD7F28" w:rsidRDefault="003C6DC5" w14:paraId="2743EBCA" w14:textId="518FA0F2">
      <w:pPr>
        <w:pStyle w:val="BodyText"/>
      </w:pPr>
      <w:r>
        <w:rPr/>
        <w:t>I</w:t>
      </w:r>
      <w:r w:rsidRPr="009E7640">
        <w:rPr/>
        <w:t xml:space="preserve">ncreasing specific humidity </w:t>
      </w:r>
      <w:r w:rsidR="009E7640">
        <w:rPr>
          <w:rFonts w:ascii="Aptos" w:hAnsi="Aptos"/>
        </w:rPr>
        <w:t>increas</w:t>
      </w:r>
      <w:r w:rsidR="00A169E3">
        <w:rPr>
          <w:rFonts w:ascii="Aptos" w:hAnsi="Aptos"/>
        </w:rPr>
        <w:t>es</w:t>
      </w:r>
      <w:r w:rsidR="009E7640">
        <w:rPr>
          <w:rFonts w:ascii="Aptos" w:hAnsi="Aptos"/>
        </w:rPr>
        <w:t xml:space="preserve"> the vertical moisture gradient and cloud-environment humidity difference </w:t>
      </w:r>
      <w:r w:rsidRPr="1FB3D345" w:rsidR="009E7640">
        <w:rPr/>
        <w:t xml:space="preserve">￼</w:t>
      </w:r>
      <w:ins w:author="Andrea Jenney" w:date="2026-08-07T18:00:26.043Z" w16du:dateUtc="2026-08-07T18:00:26.043Z" w:id="1484919033">
        <w:r w:rsidRPr="1FB3D345" w:rsidR="1FB3D345">
          <w:rPr>
            <w:rFonts w:ascii="Aptos" w:hAnsi="Aptos"/>
          </w:rPr>
          <w:t xml:space="preserve">, making cumulus </w:t>
        </w:r>
      </w:ins>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w:t>
      </w:r>
      <w:r w:rsidR="00A169E3">
        <w:rPr>
          <w:rFonts w:ascii="Aptos" w:hAnsi="Aptos"/>
        </w:rPr>
        <w:t>T</w:t>
      </w:r>
      <w:r w:rsidR="009E7640">
        <w:rPr>
          <w:rFonts w:ascii="Aptos" w:hAnsi="Aptos"/>
        </w:rPr>
        <w:t>he mass flux</w:t>
      </w:r>
      <w:r w:rsidR="00A169E3">
        <w:rPr>
          <w:rFonts w:ascii="Aptos" w:hAnsi="Aptos"/>
        </w:rPr>
        <w:t xml:space="preserve"> </w:t>
      </w:r>
      <m:oMath>
        <m:r>
          <w:rPr>
            <w:rFonts w:ascii="Cambria Math" w:hAnsi="Cambria Math"/>
          </w:rPr>
          <m:t>M</m:t>
        </m:r>
      </m:oMath>
      <w:r w:rsidR="009E7640">
        <w:rPr>
          <w:rFonts w:ascii="Aptos" w:hAnsi="Aptos"/>
        </w:rPr>
        <w:t xml:space="preserve"> </w:t>
      </w:r>
      <w:r w:rsidRPr="1FB3D345" w:rsidR="009E7640">
        <w:rPr>
          <w:rFonts w:ascii="Aptos" w:hAnsi="Aptos" w:eastAsia="" w:eastAsiaTheme="minorEastAsia"/>
        </w:rPr>
        <w:t xml:space="preserve">required </w:t>
      </w:r>
      <w:r w:rsidRPr="1FB3D345" w:rsidR="00A169E3">
        <w:rPr>
          <w:rFonts w:ascii="Aptos" w:hAnsi="Aptos" w:eastAsia="" w:eastAsiaTheme="minorEastAsia"/>
        </w:rPr>
        <w:t>for</w:t>
      </w:r>
      <w:r w:rsidRPr="1FB3D345" w:rsidR="009E7640">
        <w:rPr>
          <w:rFonts w:ascii="Aptos" w:hAnsi="Aptos" w:eastAsia="" w:eastAsiaTheme="minorEastAsia"/>
        </w:rPr>
        <w:t xml:space="preserve"> </w:t>
      </w:r>
      <w:r w:rsidRPr="1FB3D345" w:rsidR="00FD5577">
        <w:rPr>
          <w:rFonts w:ascii="Aptos" w:hAnsi="Aptos" w:eastAsia="" w:eastAsiaTheme="minorEastAsia"/>
        </w:rPr>
        <w:t xml:space="preserve">the cloud </w:t>
      </w:r>
      <w:r w:rsidRPr="1FB3D345" w:rsidR="009E7640">
        <w:rPr>
          <w:rFonts w:ascii="Aptos" w:hAnsi="Aptos" w:eastAsia="" w:eastAsiaTheme="minorEastAsia"/>
        </w:rPr>
        <w:t xml:space="preserve">moisture flux </w:t>
      </w:r>
      <m:oMath>
        <m:r>
          <w:rPr>
            <w:rFonts w:ascii="Cambria Math" w:hAnsi="Cambria Math" w:eastAsiaTheme="minorEastAsia"/>
          </w:rPr>
          <m:t>M</m:t>
        </m:r>
        <m:r>
          <m:rPr>
            <m:sty m:val="p"/>
          </m:rPr>
          <w:rPr>
            <w:rFonts w:ascii="Cambria Math" w:hAnsi="Cambria Math" w:eastAsiaTheme="minorEastAsia"/>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Pr="1FB3D345" w:rsidR="009E3FDB">
        <w:rPr>
          <w:rFonts w:ascii="Aptos" w:hAnsi="Aptos" w:eastAsia="" w:eastAsiaTheme="minorEastAsia"/>
        </w:rPr>
        <w:t xml:space="preserve"> </w:t>
      </w:r>
      <w:r w:rsidRPr="1FB3D345" w:rsidR="00A169E3">
        <w:rPr>
          <w:rFonts w:ascii="Aptos" w:hAnsi="Aptos" w:eastAsia="" w:eastAsiaTheme="minorEastAsia"/>
        </w:rPr>
        <w:t>to</w:t>
      </w:r>
      <w:r w:rsidRPr="1FB3D345" w:rsidR="005459C1">
        <w:rPr>
          <w:rFonts w:ascii="Aptos" w:hAnsi="Aptos" w:eastAsia="" w:eastAsiaTheme="minorEastAsia"/>
        </w:rPr>
        <w:t xml:space="preserve"> balance</w:t>
      </w:r>
      <w:r w:rsidRPr="1FB3D345" w:rsidR="009E3FDB">
        <w:rPr>
          <w:rFonts w:ascii="Aptos" w:hAnsi="Aptos" w:eastAsia="" w:eastAsiaTheme="minorEastAsia"/>
        </w:rPr>
        <w:t xml:space="preserve"> the large-scale drying</w:t>
      </w:r>
      <w:r w:rsidRPr="1FB3D345" w:rsidR="00A169E3">
        <w:rPr>
          <w:rFonts w:ascii="Aptos" w:hAnsi="Aptos" w:eastAsia="" w:eastAsiaTheme="minorEastAsia"/>
        </w:rPr>
        <w:t xml:space="preserve"> decreases</w:t>
      </w:r>
      <w:ins w:author="Andrea Jenney" w:date="2026-08-07T18:01:07.258Z" w16du:dateUtc="2026-08-07T18:01:07.258Z" w:id="1326952941">
        <w:r w:rsidRPr="1FB3D345" w:rsidR="00A169E3">
          <w:rPr>
            <w:rFonts w:ascii="Aptos" w:hAnsi="Aptos" w:eastAsia="" w:eastAsiaTheme="minorEastAsia"/>
          </w:rPr>
          <w:t xml:space="preserve"> by 7.56</w:t>
        </w:r>
        <w:r w:rsidRPr="1FB3D345" w:rsidR="00A169E3">
          <w:rPr>
            <w:rFonts w:ascii="Aptos" w:hAnsi="Aptos" w:eastAsia="" w:eastAsiaTheme="minorEastAsia"/>
          </w:rPr>
          <w:t xml:space="preserve">%, </w:t>
        </w:r>
      </w:ins>
      <w:r w:rsidRPr="1FB3D345" w:rsidR="00CF2C6B">
        <w:rPr>
          <w:rFonts w:ascii="Aptos" w:hAnsi="Aptos" w:eastAsia="" w:eastAsiaTheme="minorEastAsia"/>
        </w:rPr>
        <w:t xml:space="preserve"> </w:t>
      </w:r>
      <w:r w:rsidRPr="1FB3D345" w:rsidR="00A169E3">
        <w:rPr>
          <w:rFonts w:ascii="Aptos" w:hAnsi="Aptos" w:eastAsia="" w:eastAsiaTheme="minorEastAsia"/>
        </w:rPr>
        <w:t>–</w:t>
      </w:r>
      <w:r w:rsidRPr="1FB3D345" w:rsidR="00A169E3">
        <w:rPr>
          <w:rFonts w:ascii="Aptos" w:hAnsi="Aptos" w:eastAsia="" w:eastAsiaTheme="minorEastAsia"/>
        </w:rPr>
        <w:t>2.6%</w:t>
      </w:r>
      <w:r w:rsidRPr="1FB3D345" w:rsidR="00824579">
        <w:rPr>
          <w:rFonts w:ascii="Aptos" w:hAnsi="Aptos" w:eastAsia="" w:eastAsiaTheme="minorEastAsia"/>
        </w:rPr>
        <w:t xml:space="preserve"> </w:t>
      </w:r>
      <w:r w:rsidRPr="1FB3D345" w:rsidR="00CF2C6B">
        <w:rPr>
          <w:rFonts w:ascii="Aptos" w:hAnsi="Aptos" w:eastAsia="" w:eastAsiaTheme="minorEastAsia"/>
        </w:rPr>
        <w:t>more than</w:t>
      </w:r>
      <w:r w:rsidRPr="1FB3D345" w:rsidR="00824579">
        <w:rPr>
          <w:rFonts w:ascii="Aptos" w:hAnsi="Aptos" w:eastAsia="" w:eastAsiaTheme="minorEastAsia"/>
        </w:rPr>
        <w:t xml:space="preserve"> </w:t>
      </w:r>
      <w:r w:rsidRPr="005459C1" w:rsidR="00824579">
        <w:rPr>
          <w:rFonts w:ascii="ComicShannsMono Nerd Font" w:hAnsi="ComicShannsMono Nerd Font"/>
        </w:rPr>
        <w:t>subsidence-5%</w:t>
      </w:r>
      <w:r w:rsidRPr="1FB3D345" w:rsidR="005459C1">
        <w:rPr>
          <w:rFonts w:ascii="Aptos" w:hAnsi="Aptos" w:eastAsia="" w:eastAsiaTheme="minorEastAsia"/>
        </w:rPr>
        <w:t xml:space="preserve">. </w:t>
      </w:r>
      <w:r w:rsidRPr="1FB3D345" w:rsidR="00FD5577">
        <w:rPr>
          <w:rFonts w:ascii="Aptos" w:hAnsi="Aptos" w:eastAsia="" w:eastAsiaTheme="minorEastAsia"/>
        </w:rPr>
        <w:t>Increasing the specific humidity</w:t>
      </w:r>
      <w:r w:rsidRPr="1FB3D345" w:rsidR="005459C1">
        <w:rPr>
          <w:rFonts w:ascii="Aptos" w:hAnsi="Aptos" w:eastAsia="" w:eastAsiaTheme="minorEastAsia"/>
        </w:rPr>
        <w:t xml:space="preserve"> reduces clouds about </w:t>
      </w:r>
      <w:del w:author="Andrea Jenney" w:date="2026-08-07T18:02:34.129Z" w16du:dateUtc="2026-08-07T18:02:34.129Z" w:id="705063641">
        <w:r w:rsidRPr="1FB3D345" w:rsidDel="1FB3D345">
          <w:rPr>
            <w:rFonts w:ascii="Aptos" w:hAnsi="Aptos" w:eastAsia="" w:eastAsiaTheme="minorEastAsia"/>
          </w:rPr>
          <w:delText>half as much again</w:delText>
        </w:r>
      </w:del>
      <w:commentRangeStart w:id="1760038619"/>
      <w:ins w:author="Andrea Jenney" w:date="2026-08-07T18:02:34.766Z" w16du:dateUtc="2026-08-07T18:02:34.766Z" w:id="235080276">
        <w:r w:rsidRPr="1FB3D345" w:rsidR="005459C1">
          <w:rPr>
            <w:rFonts w:ascii="Aptos" w:hAnsi="Aptos" w:eastAsia="" w:eastAsiaTheme="minorEastAsia"/>
          </w:rPr>
          <w:t xml:space="preserve">1.5 x</w:t>
        </w:r>
      </w:ins>
      <w:r w:rsidRPr="1FB3D345" w:rsidR="005459C1">
        <w:rPr>
          <w:rFonts w:ascii="Aptos" w:hAnsi="Aptos" w:eastAsia="" w:eastAsiaTheme="minorEastAsia"/>
        </w:rPr>
        <w:t xml:space="preserve"> </w:t>
      </w:r>
      <w:commentRangeEnd w:id="1760038619"/>
      <w:r>
        <w:rPr>
          <w:rStyle w:val="CommentReference"/>
        </w:rPr>
        <w:commentReference w:id="1760038619"/>
      </w:r>
      <w:r w:rsidRPr="1FB3D345" w:rsidR="005459C1">
        <w:rPr>
          <w:rFonts w:ascii="Aptos" w:hAnsi="Aptos" w:eastAsia="" w:eastAsiaTheme="minorEastAsia"/>
        </w:rPr>
        <w:t xml:space="preserve">as </w:t>
      </w:r>
      <w:r w:rsidRPr="1FB3D345" w:rsidR="00FD5577">
        <w:rPr>
          <w:rFonts w:ascii="Aptos" w:hAnsi="Aptos" w:eastAsia="" w:eastAsiaTheme="minorEastAsia"/>
        </w:rPr>
        <w:t>decreasing the</w:t>
      </w:r>
      <w:r w:rsidRPr="1FB3D345" w:rsidR="005459C1">
        <w:rPr>
          <w:rFonts w:ascii="Aptos" w:hAnsi="Aptos" w:eastAsia="" w:eastAsiaTheme="minorEastAsia"/>
        </w:rPr>
        <w:t xml:space="preserve"> subsidence.</w:t>
      </w:r>
    </w:p>
    <w:p w:rsidR="003C6DC5" w:rsidP="1FB3D345" w:rsidRDefault="009E3FDB" w14:paraId="0E79F8EE" w14:textId="5476AA56">
      <w:pPr>
        <w:pStyle w:val="BodyText"/>
        <w:jc w:val="left"/>
        <w:pPrChange w:author="Andrea Jenney" w:date="2026-08-07T18:01:55.037Z">
          <w:pPr>
            <w:pStyle w:val="BodyText"/>
            <w:jc w:val="center"/>
          </w:pPr>
        </w:pPrChange>
      </w:pPr>
      <w:del w:author="Andrea Jenney" w:date="2026-08-07T18:03:30.294Z" w16du:dateUtc="2026-08-07T18:03:30.294Z" w:id="1987040593">
        <w:r w:rsidDel="1FB3D345">
          <w:delText>For the same reason</w:delText>
        </w:r>
        <w:r w:rsidDel="1FB3D345">
          <w:delText xml:space="preserve">, </w:delText>
        </w:r>
        <w:r w:rsidDel="1FB3D345">
          <w:delText>g</w:delText>
        </w:r>
      </w:del>
      <w:ins w:author="Andrea Jenney" w:date="2026-08-07T18:03:30.383Z" w16du:dateUtc="2026-08-07T18:03:30.383Z" w:id="2147346881">
        <w:r w:rsidR="001B24ED">
          <w:rPr/>
          <w:t xml:space="preserve">G</w:t>
        </w:r>
      </w:ins>
      <w:r w:rsidR="001B24ED">
        <w:rPr/>
        <w:t xml:space="preserve">reater environmental humidity at cloud levels increases clouds. Increasing the environmental humidity decreases </w:t>
      </w:r>
      <w:r w:rsidRPr="1FB3D345" w:rsidR="001B24ED">
        <w:rPr>
          <w:rFonts w:eastAsia="" w:eastAsiaTheme="minorEastAsia"/>
        </w:rPr>
        <w:t>the excess humidity of the cloud</w:t>
      </w:r>
      <m:oMath>
        <m:r>
          <w:rPr>
            <w:rFonts w:ascii="Cambria Math" w:hAnsi="Cambria Math" w:eastAsiaTheme="minorEastAsia"/>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w:rPr>
            <w:rFonts w:ascii="Cambria Math" w:hAnsi="Cambria Math" w:eastAsiaTheme="minorEastAsia"/>
          </w:rPr>
          <m:t>.</m:t>
        </m:r>
      </m:oMath>
      <w:r w:rsidRPr="1FB3D345" w:rsidR="00CF2C6B">
        <w:rPr>
          <w:rFonts w:eastAsia="" w:eastAsiaTheme="minorEastAsia"/>
        </w:rPr>
        <w:t xml:space="preserve"> This increases </w:t>
      </w:r>
      <w:r w:rsidRPr="1FB3D345" w:rsidR="001B24ED">
        <w:rPr>
          <w:rFonts w:eastAsia="" w:eastAsiaTheme="minorEastAsia"/>
        </w:rPr>
        <w:t xml:space="preserve">the mass flux </w:t>
      </w:r>
      <w:r w:rsidRPr="1FB3D345" w:rsidR="001B24ED">
        <w:rPr>
          <w:rFonts w:eastAsia="" w:eastAsiaTheme="minorEastAsia"/>
        </w:rPr>
        <w:t xml:space="preserve">required</w:t>
      </w:r>
      <w:r w:rsidRPr="1FB3D345" w:rsidR="001B24ED">
        <w:rPr>
          <w:rFonts w:eastAsia="" w:eastAsiaTheme="minorEastAsia"/>
        </w:rPr>
        <w:t xml:space="preserve"> </w:t>
      </w:r>
      <w:r w:rsidRPr="1FB3D345" w:rsidR="00CF2C6B">
        <w:rPr>
          <w:rFonts w:eastAsia="" w:eastAsiaTheme="minorEastAsia"/>
        </w:rPr>
        <w:t>to get the</w:t>
      </w:r>
      <w:r w:rsidRPr="1FB3D345" w:rsidR="001B24ED">
        <w:rPr>
          <w:rFonts w:eastAsia="" w:eastAsiaTheme="minorEastAsia"/>
        </w:rPr>
        <w:t xml:space="preserve"> </w:t>
      </w:r>
      <w:r w:rsidRPr="1FB3D345" w:rsidR="001B24ED">
        <w:rPr>
          <w:rFonts w:ascii="Aptos" w:hAnsi="Aptos" w:eastAsia="" w:eastAsiaTheme="minorEastAsia"/>
        </w:rPr>
        <w:t xml:space="preserve">same moisture flux </w:t>
      </w:r>
      <m:oMath>
        <m:r>
          <w:rPr>
            <w:rFonts w:ascii="Cambria Math" w:hAnsi="Cambria Math" w:eastAsiaTheme="minorEastAsia"/>
          </w:rPr>
          <m:t>M</m:t>
        </m:r>
        <m:d>
          <m:dPr>
            <m:ctrlPr>
              <w:rPr>
                <w:rFonts w:ascii="Cambria Math" w:hAnsi="Cambria Math" w:eastAsiaTheme="minorEastAsia"/>
              </w:rPr>
            </m:ctrlPr>
          </m:dPr>
          <m:e>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ctrlPr>
              <w:rPr>
                <w:rFonts w:ascii="Cambria Math" w:hAnsi="Cambria Math"/>
                <w:i/>
              </w:rPr>
            </m:ctrlPr>
          </m:e>
        </m:d>
      </m:oMath>
      <w:r w:rsidRPr="1FB3D345" w:rsidR="004323C3">
        <w:rPr>
          <w:rFonts w:ascii="Aptos" w:hAnsi="Aptos" w:eastAsia="" w:eastAsiaTheme="minorEastAsia"/>
        </w:rPr>
        <w:t xml:space="preserve"> required by the model. </w:t>
      </w:r>
      <w:r w:rsidR="00E00EFD">
        <w:rPr/>
        <w:t>E</w:t>
      </w:r>
      <w:r w:rsidR="007E7E57">
        <w:rPr/>
        <w:t xml:space="preserve">xperiment </w:t>
      </w:r>
      <w:r w:rsidR="00E00EFD">
        <w:rPr>
          <w:rFonts w:ascii="ComicShannsMono Nerd Font" w:hAnsi="ComicShannsMono Nerd Font"/>
        </w:rPr>
        <w:t>lclRH+0.003</w:t>
      </w:r>
      <w:r w:rsidR="00E00EFD">
        <w:rPr/>
        <w:t xml:space="preserve"> i</w:t>
      </w:r>
      <w:r w:rsidR="007E7E57">
        <w:rPr/>
        <w:t>ncreas</w:t>
      </w:r>
      <w:r w:rsidR="003665E6">
        <w:rPr/>
        <w:t>e</w:t>
      </w:r>
      <w:r w:rsidR="001B24ED">
        <w:rPr/>
        <w:t>s</w:t>
      </w:r>
      <w:r w:rsidR="003665E6">
        <w:rPr/>
        <w:t xml:space="preserve"> environmental</w:t>
      </w:r>
      <w:r w:rsidR="007E7E57">
        <w:rPr/>
        <w:t xml:space="preserve"> </w:t>
      </w:r>
      <w:r w:rsidR="003665E6">
        <w:rPr/>
        <w:t>relative humidity</w:t>
      </w:r>
      <w:r w:rsidR="00825278">
        <w:rPr/>
        <w:t xml:space="preserve"> </w:t>
      </w:r>
      <w:r w:rsidR="004323C3">
        <w:rPr/>
        <w:t>by</w:t>
      </w:r>
      <w:r w:rsidR="003665E6">
        <w:br/>
      </w:r>
      <w:commentRangeStart w:id="391576632"/>
      <m:oMathPara>
        <m:oMath>
          <m:r>
            <w:rPr>
              <w:rFonts w:ascii="Cambria Math" w:hAnsi="Cambria Math"/>
            </w:rPr>
            <w:lastRenderedPageBreak/>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eastAsiaTheme="minorEastAsia"/>
            </w:rPr>
            <m:t>,</m:t>
          </m:r>
          <m:r>
            <m:rPr>
              <m:sty m:val="p"/>
            </m:rPr>
            <w:rPr>
              <w:rFonts w:eastAsiaTheme="minorEastAsia"/>
            </w:rPr>
            <w:br/>
          </m:r>
        </m:oMath>
      </m:oMathPara>
      <w:commentRangeEnd w:id="391576632"/>
      <w:r>
        <w:rPr>
          <w:rStyle w:val="CommentReference"/>
        </w:rPr>
        <w:commentReference w:id="391576632"/>
      </w:r>
      <w:r w:rsidR="00825278">
        <w:rPr/>
        <w:t xml:space="preserve">increasing </w:t>
      </w:r>
      <w:r w:rsidR="00E0119E">
        <w:rPr/>
        <w:t>the RH</w:t>
      </w:r>
      <w:r w:rsidR="00825278">
        <w:rPr/>
        <w:t xml:space="preserve"> </w:t>
      </w:r>
      <w:r w:rsidR="003665E6">
        <w:rPr/>
        <w:t>by 0.3%</w:t>
      </w:r>
      <w:r w:rsidR="00E0119E">
        <w:rPr/>
        <w:t xml:space="preserve"> (absolute)</w:t>
      </w:r>
      <w:r w:rsidR="003665E6">
        <w:rPr/>
        <w:t xml:space="preserve"> at cloud base</w:t>
      </w:r>
      <w:r w:rsidR="00825278">
        <w:rPr/>
        <w:t>. Th</w:t>
      </w:r>
      <w:r w:rsidR="00E00EFD">
        <w:rPr/>
        <w:t xml:space="preserve">is RH perturbation</w:t>
      </w:r>
      <w:ins w:author="Andrea Jenney" w:date="2026-08-07T18:05:31.176Z" w16du:dateUtc="2026-08-07T18:05:31.176Z" w:id="324705597">
        <w:r w:rsidR="00E00EFD">
          <w:rPr/>
          <w:t xml:space="preserve"> decreases clouds by 5.01%,</w:t>
        </w:r>
      </w:ins>
      <w:r w:rsidR="00E00EFD">
        <w:rPr/>
        <w:t xml:space="preserve"> </w:t>
      </w:r>
      <w:del w:author="Andrea Jenney" w:date="2026-08-07T18:05:39.312Z" w16du:dateUtc="2026-08-07T18:05:39.312Z" w:id="1298869862">
        <w:r w:rsidDel="1FB3D345">
          <w:delText>increase</w:delText>
        </w:r>
        <w:r w:rsidDel="1FB3D345">
          <w:delText>s</w:delText>
        </w:r>
        <w:r w:rsidDel="1FB3D345">
          <w:delText xml:space="preserve"> clouds </w:delText>
        </w:r>
        <w:r w:rsidDel="1FB3D345">
          <w:delText>(decreases clouds less)</w:delText>
        </w:r>
        <w:r w:rsidDel="1FB3D345">
          <w:delText xml:space="preserve"> </w:delText>
        </w:r>
        <w:r w:rsidRPr="1FB3D345" w:rsidDel="1FB3D345">
          <w:rPr>
            <w:rFonts w:eastAsia="" w:eastAsiaTheme="minorEastAsia"/>
          </w:rPr>
          <w:delText xml:space="preserve"> =</w:delText>
        </w:r>
      </w:del>
      <w:r w:rsidRPr="1FB3D345" w:rsidR="00E00EFD">
        <w:rPr>
          <w:rFonts w:eastAsia="" w:eastAsiaTheme="minorEastAsia"/>
        </w:rPr>
        <w:t xml:space="preserve"> </w:t>
      </w:r>
      <w:r w:rsidR="005975C1">
        <w:rPr/>
        <w:t>+2.7%</w:t>
      </w:r>
      <w:r w:rsidR="004323C3">
        <w:rPr/>
        <w:t xml:space="preserve"> </w:t>
      </w:r>
      <w:r w:rsidR="00E00EFD">
        <w:rPr/>
        <w:t xml:space="preserve">compared to the DIM </w:t>
      </w:r>
      <w:r w:rsidR="00CF2C6B">
        <w:rPr/>
        <w:t>(</w:t>
      </w:r>
      <w:r w:rsidRPr="005459C1" w:rsidR="00CF2C6B">
        <w:rPr>
          <w:rFonts w:ascii="ComicShannsMono Nerd Font" w:hAnsi="ComicShannsMono Nerd Font"/>
        </w:rPr>
        <w:t>q&amp;qs+7%</w:t>
      </w:r>
      <w:r w:rsidR="00CF2C6B">
        <w:rPr/>
        <w:t xml:space="preserve">) </w:t>
      </w:r>
      <w:r w:rsidR="00E00EFD">
        <w:rPr/>
        <w:t>experiment.</w:t>
      </w:r>
    </w:p>
    <w:p w:rsidR="003E76DE" w:rsidP="009F3AC1" w:rsidRDefault="005459C1" w14:paraId="40B09888" w14:textId="20303FAF">
      <w:pPr>
        <w:pStyle w:val="BodyText"/>
        <w:rPr>
          <w:rFonts w:ascii="Aptos" w:hAnsi="Aptos"/>
        </w:rPr>
      </w:pPr>
      <w:r>
        <w:rPr>
          <w:rFonts w:ascii="Aptos" w:hAnsi="Aptos"/>
        </w:rPr>
        <w:t>For surface</w:t>
      </w:r>
      <w:r w:rsidR="00C60982">
        <w:rPr>
          <w:rFonts w:ascii="Aptos" w:hAnsi="Aptos"/>
        </w:rPr>
        <w:t xml:space="preserve"> evaporation</w:t>
      </w:r>
      <w:r w:rsidR="001B24ED">
        <w:rPr>
          <w:rFonts w:ascii="Aptos" w:hAnsi="Aptos"/>
        </w:rPr>
        <w:t xml:space="preserve"> </w:t>
      </w:r>
      <m:oMath>
        <m:r>
          <w:rPr>
            <w:rFonts w:ascii="Cambria Math" w:hAnsi="Cambria Math"/>
          </w:rPr>
          <m:t>E</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d>
          <m:dPr>
            <m:ctrlPr>
              <w:rPr>
                <w:rFonts w:ascii="Cambria Math" w:hAnsi="Cambria Math"/>
              </w:rPr>
            </m:ctrlPr>
          </m:dPr>
          <m:e>
            <m:r>
              <m:rPr>
                <m:sty m:val="p"/>
              </m:rPr>
              <w:rPr>
                <w:rFonts w:ascii="Cambria Math" w:hAnsi="Cambria Math"/>
              </w:rPr>
              <m:t>1-RH</m:t>
            </m:r>
          </m:e>
        </m:d>
      </m:oMath>
      <w:r w:rsidR="001B24ED">
        <w:rPr>
          <w:rFonts w:ascii="Aptos" w:hAnsi="Aptos"/>
        </w:rPr>
        <w:t xml:space="preserve"> </w:t>
      </w:r>
      <w:r>
        <w:rPr>
          <w:rFonts w:ascii="Aptos" w:hAnsi="Aptos"/>
        </w:rPr>
        <w:t xml:space="preserve">to increase </w:t>
      </w:r>
      <w:r w:rsidRPr="1FB3D345">
        <w:rPr>
          <w:rFonts w:ascii="Aptos" w:hAnsi="Aptos" w:eastAsia="" w:eastAsiaTheme="minorEastAsia"/>
        </w:rPr>
        <w:t>+2%</w:t>
      </w:r>
      <w:r w:rsidRPr="007E7E57">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w:t>
      </w:r>
      <w:ins w:author="Andrea Jenney" w:date="2026-08-07T18:06:43.842Z" w16du:dateUtc="2026-08-07T18:06:43.842Z" w:id="1516047819">
        <w:r>
          <w:rPr>
            <w:rFonts w:ascii="Aptos" w:hAnsi="Aptos"/>
          </w:rPr>
          <w:t xml:space="preserve">(i.e., </w:t>
        </w:r>
      </w:ins>
      <w:r w:rsidR="001B24ED">
        <w:rPr>
          <w:rFonts w:ascii="Aptos" w:hAnsi="Aptos"/>
        </w:rPr>
        <w:t xml:space="preserve">in proportion </w:t>
      </w:r>
      <w:del w:author="Andrea Jenney" w:date="2026-08-07T18:06:46.518Z" w16du:dateUtc="2026-08-07T18:06:46.518Z" w:id="1174285341">
        <w:r w:rsidRPr="1FB3D345" w:rsidDel="1FB3D345">
          <w:rPr>
            <w:rFonts w:ascii="Aptos" w:hAnsi="Aptos"/>
          </w:rPr>
          <w:delText xml:space="preserve">to </w:delText>
        </w:r>
      </w:del>
      <w:ins w:author="Andrea Jenney" w:date="2026-08-07T18:06:47.585Z" w16du:dateUtc="2026-08-07T18:06:47.585Z" w:id="300847539">
        <w:r w:rsidR="001B24ED">
          <w:rPr>
            <w:rFonts w:ascii="Aptos" w:hAnsi="Aptos"/>
          </w:rPr>
          <w:t xml:space="preserve">with </w:t>
        </w:r>
      </w:ins>
      <w:r w:rsidR="001B24ED">
        <w:rPr>
          <w:rFonts w:ascii="Aptos" w:hAnsi="Aptos"/>
        </w:rPr>
        <w:t xml:space="preserve">precipitation</w:t>
      </w:r>
      <w:ins w:author="Andrea Jenney" w:date="2026-08-07T18:06:49.636Z" w16du:dateUtc="2026-08-07T18:06:49.636Z" w:id="2132795728">
        <w:r w:rsidR="001B24ED">
          <w:rPr>
            <w:rFonts w:ascii="Aptos" w:hAnsi="Aptos"/>
          </w:rPr>
          <w:t xml:space="preserve">)</w:t>
        </w:r>
      </w:ins>
      <w:r w:rsidR="001B24ED">
        <w:rPr>
          <w:rFonts w:ascii="Aptos" w:hAnsi="Aptos"/>
        </w:rPr>
        <w:t xml:space="preserve">, </w:t>
      </w:r>
      <w:r w:rsidR="00FB5126">
        <w:rPr>
          <w:rFonts w:ascii="Aptos" w:hAnsi="Aptos"/>
        </w:rPr>
        <w:t xml:space="preserve">the product of wind speed and saturation deficit </w:t>
      </w:r>
      <m:oMath>
        <m:r>
          <w:rPr>
            <w:rFonts w:ascii="Cambria Math" w:hAnsi="Cambria Math"/>
          </w:rPr>
          <m:t>U(1-</m:t>
        </m:r>
        <m:r>
          <m:rPr>
            <m:sty m:val="p"/>
          </m:rPr>
          <w:rPr>
            <w:rFonts w:ascii="Cambria Math" w:hAnsi="Cambria Math"/>
          </w:rPr>
          <m:t>RH)</m:t>
        </m:r>
      </m:oMath>
      <w:r w:rsidRPr="1FB3D345" w:rsidR="00FB5126">
        <w:rPr>
          <w:rFonts w:ascii="Aptos" w:hAnsi="Aptos" w:eastAsia="" w:eastAsiaTheme="minorEastAsia"/>
        </w:rPr>
        <w:t xml:space="preserve"> must decrease </w:t>
      </w:r>
      <w:ins w:author="Andrea Jenney" w:date="2026-08-07T18:07:01.545Z" w16du:dateUtc="2026-08-07T18:07:01.545Z" w:id="1499030634">
        <w:r w:rsidRPr="1FB3D345" w:rsidR="00FB5126">
          <w:rPr>
            <w:rFonts w:ascii="Aptos" w:hAnsi="Aptos" w:eastAsia="" w:eastAsiaTheme="minorEastAsia"/>
          </w:rPr>
          <w:t xml:space="preserve">by </w:t>
        </w:r>
      </w:ins>
      <w:del w:author="Andrea Jenney" w:date="2026-08-07T18:07:04.778Z" w16du:dateUtc="2026-08-07T18:07:04.778Z" w:id="437078328">
        <w:r w:rsidRPr="1FB3D345" w:rsidDel="1FB3D345">
          <w:rPr>
            <w:rFonts w:ascii="Aptos" w:hAnsi="Aptos" w:eastAsia="" w:eastAsiaTheme="minorEastAsia"/>
          </w:rPr>
          <w:delText>–</w:delText>
        </w:r>
      </w:del>
      <w:r w:rsidRPr="1FB3D345" w:rsidR="00FB5126">
        <w:rPr>
          <w:rFonts w:ascii="Aptos" w:hAnsi="Aptos" w:eastAsia="" w:eastAsiaTheme="minorEastAsia"/>
        </w:rPr>
        <w:t xml:space="preserve">5% K</w:t>
      </w:r>
      <w:r w:rsidRPr="1FB3D345" w:rsidR="00FB5126">
        <w:rPr>
          <w:rFonts w:ascii="Aptos" w:hAnsi="Aptos" w:eastAsia="" w:eastAsiaTheme="minorEastAsia"/>
          <w:vertAlign w:val="superscript"/>
        </w:rPr>
        <w:t>–1</w:t>
      </w:r>
      <w:r w:rsidRPr="1FB3D345" w:rsidR="00FB5126">
        <w:rPr>
          <w:rFonts w:ascii="Aptos" w:hAnsi="Aptos" w:eastAsia="" w:eastAsiaTheme="minorEastAsia"/>
        </w:rPr>
        <w:t xml:space="preserve">. One extreme </w:t>
      </w:r>
      <w:r w:rsidRPr="1FB3D345" w:rsidR="00254664">
        <w:rPr>
          <w:rFonts w:ascii="Aptos" w:hAnsi="Aptos" w:eastAsia="" w:eastAsiaTheme="minorEastAsia"/>
        </w:rPr>
        <w:t>is f</w:t>
      </w:r>
      <w:r w:rsidRPr="1FB3D345" w:rsidR="00FB5126">
        <w:rPr>
          <w:rFonts w:ascii="Aptos" w:hAnsi="Aptos" w:eastAsia="" w:eastAsiaTheme="minorEastAsia"/>
        </w:rPr>
        <w:t xml:space="preserve">or the wind speed to decrease –5% </w:t>
      </w:r>
      <w:r w:rsidRPr="1FB3D345" w:rsidR="00FB5126">
        <w:rPr>
          <w:rFonts w:ascii="Aptos" w:hAnsi="Aptos" w:eastAsia="" w:eastAsiaTheme="minorEastAsia"/>
        </w:rPr>
        <w:t xml:space="preserve">K </w:t>
      </w:r>
      <w:r w:rsidRPr="1FB3D345" w:rsidR="00FB5126">
        <w:rPr>
          <w:rFonts w:ascii="Aptos" w:hAnsi="Aptos" w:eastAsia="" w:eastAsiaTheme="minorEastAsia"/>
          <w:vertAlign w:val="superscript"/>
        </w:rPr>
        <w:t>–</w:t>
      </w:r>
      <w:r w:rsidRPr="1FB3D345" w:rsidR="00FB5126">
        <w:rPr>
          <w:rFonts w:ascii="Aptos" w:hAnsi="Aptos" w:eastAsia="" w:eastAsiaTheme="minorEastAsia"/>
          <w:vertAlign w:val="superscript"/>
        </w:rPr>
        <w:t>1</w:t>
      </w:r>
      <w:r w:rsidRPr="1FB3D345" w:rsidR="00FB5126">
        <w:rPr>
          <w:rFonts w:ascii="Aptos" w:hAnsi="Aptos" w:eastAsia="" w:eastAsiaTheme="minorEastAsia"/>
        </w:rPr>
        <w:t>,</w:t>
      </w:r>
      <w:r w:rsidRPr="1FB3D345" w:rsidR="002E1EF4">
        <w:rPr>
          <w:rFonts w:ascii="Aptos" w:hAnsi="Aptos" w:eastAsia="" w:eastAsiaTheme="minorEastAsia"/>
        </w:rPr>
        <w:t xml:space="preserve"> </w:t>
      </w:r>
      <w:r w:rsidRPr="1FB3D345" w:rsidR="002E1EF4">
        <w:rPr>
          <w:rFonts w:ascii="Aptos" w:hAnsi="Aptos" w:eastAsia="" w:eastAsiaTheme="minorEastAsia"/>
        </w:rPr>
        <w:t>consistent with the slowing of the circulation</w:t>
      </w:r>
      <w:r w:rsidRPr="1FB3D345" w:rsidR="002E1EF4">
        <w:rPr>
          <w:rFonts w:ascii="Aptos" w:hAnsi="Aptos" w:eastAsia="" w:eastAsiaTheme="minorEastAsia"/>
        </w:rPr>
        <w:t>. In that</w:t>
      </w:r>
      <w:r w:rsidRPr="1FB3D345" w:rsidR="00FB5126">
        <w:rPr>
          <w:rFonts w:ascii="Aptos" w:hAnsi="Aptos" w:eastAsia="" w:eastAsiaTheme="minorEastAsia"/>
        </w:rPr>
        <w:t xml:space="preserve"> case</w:t>
      </w:r>
      <w:r w:rsidRPr="1FB3D345" w:rsidR="002E1EF4">
        <w:rPr>
          <w:rFonts w:ascii="Aptos" w:hAnsi="Aptos" w:eastAsia="" w:eastAsiaTheme="minorEastAsia"/>
        </w:rPr>
        <w:t>,</w:t>
      </w:r>
      <w:r w:rsidRPr="1FB3D345" w:rsidR="00FB5126">
        <w:rPr>
          <w:rFonts w:ascii="Aptos" w:hAnsi="Aptos" w:eastAsia="" w:eastAsiaTheme="minorEastAsia"/>
        </w:rPr>
        <w:t xml:space="preserve"> </w:t>
      </w:r>
      <m:oMath>
        <m:r>
          <w:rPr>
            <w:rFonts w:ascii="Cambria Math" w:hAnsi="Cambria Math" w:eastAsiaTheme="minorEastAsia"/>
          </w:rPr>
          <m:t>E</m:t>
        </m:r>
      </m:oMath>
      <w:r w:rsidRPr="1FB3D345" w:rsidR="004323C3">
        <w:rPr>
          <w:rFonts w:ascii="Aptos" w:hAnsi="Aptos" w:eastAsia="" w:eastAsiaTheme="minorEastAsia"/>
        </w:rPr>
        <w:t xml:space="preserve"> increases </w:t>
      </w:r>
      <w:ins w:author="Andrea Jenney" w:date="2026-08-07T18:10:46.455Z" w16du:dateUtc="2026-08-07T18:10:46.455Z" w:id="484137927">
        <w:r w:rsidRPr="1FB3D345" w:rsidR="004323C3">
          <w:rPr>
            <w:rFonts w:ascii="Aptos" w:hAnsi="Aptos" w:eastAsia="" w:eastAsiaTheme="minorEastAsia"/>
          </w:rPr>
          <w:t xml:space="preserve">while</w:t>
        </w:r>
      </w:ins>
      <w:del w:author="Andrea Jenney" w:date="2026-08-07T18:10:44.701Z" w16du:dateUtc="2026-08-07T18:10:44.701Z" w:id="338674212">
        <w:r w:rsidRPr="1FB3D345" w:rsidDel="1FB3D345">
          <w:rPr>
            <w:rFonts w:ascii="Aptos" w:hAnsi="Aptos" w:eastAsia="" w:eastAsiaTheme="minorEastAsia"/>
          </w:rPr>
          <w:delText>but</w:delText>
        </w:r>
      </w:del>
      <w:r w:rsidRPr="1FB3D345" w:rsidR="004323C3">
        <w:rPr>
          <w:rFonts w:ascii="Aptos" w:hAnsi="Aptos" w:eastAsia="" w:eastAsiaTheme="minorEastAsia"/>
        </w:rPr>
        <w:t xml:space="preserve"> </w:t>
      </w:r>
      <w:r w:rsidRPr="1FB3D345" w:rsidR="00FB5126">
        <w:rPr>
          <w:rFonts w:ascii="Aptos" w:hAnsi="Aptos" w:eastAsia="" w:eastAsiaTheme="minorEastAsia"/>
        </w:rPr>
        <w:t xml:space="preserve">RH </w:t>
      </w:r>
      <w:r w:rsidRPr="1FB3D345" w:rsidR="00FB5126">
        <w:rPr>
          <w:rFonts w:ascii="Aptos" w:hAnsi="Aptos" w:eastAsia="" w:eastAsiaTheme="minorEastAsia"/>
        </w:rPr>
        <w:t xml:space="preserve">remains</w:t>
      </w:r>
      <w:r w:rsidRPr="1FB3D345" w:rsidR="00FB5126">
        <w:rPr>
          <w:rFonts w:ascii="Aptos" w:hAnsi="Aptos" w:eastAsia="" w:eastAsiaTheme="minorEastAsia"/>
        </w:rPr>
        <w:t xml:space="preserve"> constant. </w:t>
      </w:r>
      <w:r w:rsidRPr="1FB3D345" w:rsidR="002E1EF4">
        <w:rPr>
          <w:rFonts w:ascii="Aptos" w:hAnsi="Aptos" w:eastAsia="" w:eastAsiaTheme="minorEastAsia"/>
        </w:rPr>
        <w:t>In another extreme</w:t>
      </w:r>
      <w:r w:rsidRPr="1FB3D345" w:rsidR="00CF2C6B">
        <w:rPr>
          <w:rFonts w:ascii="Aptos" w:hAnsi="Aptos" w:eastAsia="" w:eastAsiaTheme="minorEastAsia"/>
        </w:rPr>
        <w:t>,</w:t>
      </w:r>
      <w:r w:rsidRPr="1FB3D345" w:rsidR="00FB5126">
        <w:rPr>
          <w:rFonts w:ascii="Aptos" w:hAnsi="Aptos" w:eastAsia="" w:eastAsiaTheme="minorEastAsia"/>
        </w:rPr>
        <w:t xml:space="preserve"> wind speed </w:t>
      </w:r>
      <w:ins w:author="Andrea Jenney" w:date="2026-08-07T18:13:04.108Z" w16du:dateUtc="2026-08-07T18:13:04.108Z" w:id="562496638">
        <w:r w:rsidRPr="1FB3D345" w:rsidR="00FB5126">
          <w:rPr>
            <w:rFonts w:ascii="Aptos" w:hAnsi="Aptos" w:eastAsia="" w:eastAsiaTheme="minorEastAsia"/>
          </w:rPr>
          <w:t xml:space="preserve">stays</w:t>
        </w:r>
      </w:ins>
      <w:del w:author="Andrea Jenney" w:date="2026-08-07T18:13:03.096Z" w16du:dateUtc="2026-08-07T18:13:03.096Z" w:id="1013838905">
        <w:r w:rsidRPr="1FB3D345" w:rsidDel="1FB3D345">
          <w:rPr>
            <w:rFonts w:ascii="Aptos" w:hAnsi="Aptos" w:eastAsia="" w:eastAsiaTheme="minorEastAsia"/>
          </w:rPr>
          <w:delText>is</w:delText>
        </w:r>
      </w:del>
      <w:r w:rsidRPr="1FB3D345" w:rsidR="002E1EF4">
        <w:rPr>
          <w:rFonts w:ascii="Aptos" w:hAnsi="Aptos" w:eastAsia="" w:eastAsiaTheme="minorEastAsia"/>
        </w:rPr>
        <w:t xml:space="preserve"> constant</w:t>
      </w:r>
      <w:ins w:author="Andrea Jenney" w:date="2026-08-07T18:13:12.701Z" w16du:dateUtc="2026-08-07T18:13:12.701Z" w:id="1887022575">
        <w:r w:rsidRPr="1FB3D345" w:rsidR="002E1EF4">
          <w:rPr>
            <w:rFonts w:ascii="Aptos" w:hAnsi="Aptos" w:eastAsia="" w:eastAsiaTheme="minorEastAsia"/>
          </w:rPr>
          <w:t xml:space="preserve">, so</w:t>
        </w:r>
      </w:ins>
      <w:r w:rsidRPr="1FB3D345" w:rsidR="002E1EF4">
        <w:rPr>
          <w:rFonts w:ascii="Aptos" w:hAnsi="Aptos" w:eastAsia="" w:eastAsiaTheme="minorEastAsia"/>
        </w:rPr>
        <w:t xml:space="preserve"> </w:t>
      </w:r>
      <w:r w:rsidRPr="00FB5126" w:rsidR="007E7E57">
        <w:rPr>
          <w:rFonts w:ascii="Aptos" w:hAnsi="Aptos"/>
        </w:rPr>
        <w:t>the</w:t>
      </w:r>
      <w:r w:rsidR="007E7E57">
        <w:rPr>
          <w:rFonts w:ascii="Aptos" w:hAnsi="Aptos"/>
        </w:rPr>
        <w:t xml:space="preserve"> </w:t>
      </w:r>
      <w:r w:rsidRPr="00C60982" w:rsidR="00C60982">
        <w:rPr>
          <w:rFonts w:ascii="Aptos" w:hAnsi="Aptos"/>
        </w:rPr>
        <w:t>surface</w:t>
      </w:r>
      <w:r w:rsidRPr="1FB3D345" w:rsidR="00C60982">
        <w:rPr>
          <w:rFonts w:ascii="Aptos" w:hAnsi="Aptos"/>
          <w:i w:val="1"/>
          <w:iCs w:val="1"/>
        </w:rPr>
        <w:t xml:space="preserve"> </w:t>
      </w:r>
      <w:r w:rsidR="00C60982">
        <w:rPr>
          <w:rFonts w:ascii="Aptos" w:hAnsi="Aptos"/>
        </w:rPr>
        <w:t xml:space="preserve">relative </w:t>
      </w:r>
      <w:r w:rsidR="007E7E57">
        <w:rPr>
          <w:rFonts w:ascii="Aptos" w:hAnsi="Aptos"/>
        </w:rPr>
        <w:t>humidity</w:t>
      </w:r>
      <w:r w:rsidR="003E76DE">
        <w:rPr>
          <w:rFonts w:ascii="Aptos" w:hAnsi="Aptos"/>
        </w:rPr>
        <w:t xml:space="preserve"> RH</w:t>
      </w:r>
      <w:r>
        <w:rPr>
          <w:rFonts w:ascii="Aptos" w:hAnsi="Aptos"/>
        </w:rPr>
        <w:t xml:space="preserve"> </w:t>
      </w:r>
      <w:r w:rsidR="007E7E57">
        <w:rPr>
          <w:rFonts w:ascii="Aptos" w:hAnsi="Aptos"/>
        </w:rPr>
        <w:t>increase</w:t>
      </w:r>
      <w:r w:rsidR="00254664">
        <w:rPr>
          <w:rFonts w:ascii="Aptos" w:hAnsi="Aptos"/>
        </w:rPr>
        <w:t>s</w:t>
      </w:r>
      <w:r w:rsidR="008C3448">
        <w:rPr>
          <w:rFonts w:ascii="Aptos" w:hAnsi="Aptos"/>
        </w:rPr>
        <w:t xml:space="preserve"> to </w:t>
      </w:r>
      <w:del w:author="Andrea Jenney" w:date="2026-08-07T18:13:26.718Z" w16du:dateUtc="2026-08-07T18:13:26.718Z" w:id="1007140225">
        <w:r w:rsidRPr="1FB3D345" w:rsidDel="1FB3D345">
          <w:rPr>
            <w:rFonts w:ascii="Aptos" w:hAnsi="Aptos"/>
          </w:rPr>
          <w:delText xml:space="preserve">quench the </w:delText>
        </w:r>
        <w:r w:rsidRPr="1FB3D345" w:rsidDel="1FB3D345">
          <w:rPr>
            <w:rFonts w:ascii="Aptos" w:hAnsi="Aptos"/>
          </w:rPr>
          <w:delText>surface relative saturation deficit</w:delText>
        </w:r>
      </w:del>
      <w:ins w:author="Andrea Jenney" w:date="2026-08-07T18:13:27.18Z" w16du:dateUtc="2026-08-07T18:13:27.18Z" w:id="945417154">
        <w:r w:rsidRPr="00C949F2" w:rsidR="008C3448">
          <w:rPr>
            <w:rFonts w:ascii="Aptos" w:hAnsi="Aptos"/>
          </w:rPr>
          <w:t xml:space="preserve">shrink</w:t>
        </w:r>
      </w:ins>
      <w:r w:rsidRPr="00C949F2" w:rsidR="008C3448">
        <w:rPr>
          <w:rFonts w:ascii="Aptos" w:hAnsi="Aptos"/>
        </w:rPr>
        <w:t xml:space="preserve"> </w:t>
      </w:r>
      <m:oMath>
        <m:r>
          <m:rPr>
            <m:sty m:val="p"/>
          </m:rPr>
          <w:rPr>
            <w:rFonts w:ascii="Cambria Math" w:hAnsi="Cambria Math"/>
          </w:rPr>
          <m:t>1-RH</m:t>
        </m:r>
      </m:oMath>
      <w:r w:rsidRPr="00C949F2" w:rsidR="008C3448">
        <w:rPr>
          <w:rFonts w:ascii="Aptos" w:hAnsi="Aptos"/>
        </w:rPr>
        <w:t xml:space="preserve"> by –5 % K</w:t>
      </w:r>
      <w:r w:rsidR="008C3448">
        <w:rPr>
          <w:rFonts w:ascii="Aptos" w:hAnsi="Aptos"/>
          <w:vertAlign w:val="superscript"/>
        </w:rPr>
        <w:t>–1</w:t>
      </w:r>
      <w:r w:rsidR="001B24ED">
        <w:rPr>
          <w:rFonts w:ascii="Aptos" w:hAnsi="Aptos"/>
        </w:rPr>
        <w:t>.</w:t>
      </w:r>
      <w:r w:rsidRPr="00C949F2" w:rsidR="00357EBD">
        <w:rPr>
          <w:rFonts w:ascii="Aptos" w:hAnsi="Aptos"/>
        </w:rPr>
        <w:t xml:space="preserve"> </w:t>
      </w:r>
      <w:r w:rsidR="00254664">
        <w:rPr>
          <w:rFonts w:ascii="Aptos" w:hAnsi="Aptos"/>
        </w:rPr>
        <w:t xml:space="preserve">In this case</w:t>
      </w:r>
      <w:ins w:author="Andrea Jenney" w:date="2026-08-07T18:14:01.133Z" w16du:dateUtc="2026-08-07T18:14:01.133Z" w:id="1307127558">
        <w:r w:rsidR="00254664">
          <w:rPr>
            <w:rFonts w:ascii="Aptos" w:hAnsi="Aptos"/>
          </w:rPr>
          <w:t xml:space="preserve"> </w:t>
        </w:r>
      </w:ins>
      <w:del w:author="Andrea Jenney" w:date="2026-08-07T18:13:58.975Z" w16du:dateUtc="2026-08-07T18:13:58.975Z" w:id="2084550216">
        <w:r w:rsidRPr="1FB3D345" w:rsidDel="1FB3D345">
          <w:rPr>
            <w:rFonts w:ascii="Aptos" w:hAnsi="Aptos"/>
          </w:rPr>
          <w:delText xml:space="preserve">, </w:delText>
        </w:r>
        <w:r w:rsidRPr="1FB3D345" w:rsidDel="1FB3D345">
          <w:rPr>
            <w:rFonts w:ascii="ComicShannsMono Nerd Font" w:hAnsi="ComicShannsMono Nerd Font"/>
          </w:rPr>
          <w:delText>sfcRH+0.014</w:delText>
        </w:r>
        <w:r w:rsidRPr="1FB3D345" w:rsidDel="1FB3D345">
          <w:rPr>
            <w:rFonts w:ascii="Aptos" w:hAnsi="Aptos"/>
          </w:rPr>
          <w:delText xml:space="preserve">, </w:delText>
        </w:r>
      </w:del>
      <w:r w:rsidR="00FB2E75">
        <w:rPr>
          <w:rFonts w:ascii="Aptos" w:hAnsi="Aptos"/>
        </w:rPr>
        <w:t>m</w:t>
      </w:r>
      <w:r w:rsidRPr="00C949F2" w:rsidR="00357EBD">
        <w:rPr>
          <w:rFonts w:ascii="Aptos" w:hAnsi="Aptos"/>
        </w:rPr>
        <w:t>ean surface RH = 0.73</w:t>
      </w:r>
      <w:r w:rsidR="005975C1">
        <w:rPr>
          <w:rFonts w:ascii="Aptos" w:hAnsi="Aptos"/>
        </w:rPr>
        <w:t xml:space="preserve"> increases </w:t>
      </w:r>
      <w:r w:rsidR="00FB5126">
        <w:rPr>
          <w:rFonts w:ascii="Aptos" w:hAnsi="Aptos"/>
        </w:rPr>
        <w:t xml:space="preserve">at most </w:t>
      </w:r>
      <w:r w:rsidRPr="00C949F2" w:rsidR="00357EBD">
        <w:rPr>
          <w:rFonts w:ascii="Aptos" w:hAnsi="Aptos"/>
        </w:rPr>
        <w:t>+0.01</w:t>
      </w:r>
      <w:r w:rsidR="007E7E57">
        <w:rPr>
          <w:rFonts w:ascii="Aptos" w:hAnsi="Aptos"/>
        </w:rPr>
        <w:t>4</w:t>
      </w:r>
      <w:r w:rsidRPr="00C949F2" w:rsidR="00357EBD">
        <w:rPr>
          <w:rFonts w:ascii="Aptos" w:hAnsi="Aptos"/>
        </w:rPr>
        <w:t xml:space="preserve"> K</w:t>
      </w:r>
      <w:r w:rsidR="00357EBD">
        <w:rPr>
          <w:rFonts w:ascii="Aptos" w:hAnsi="Aptos"/>
          <w:vertAlign w:val="superscript"/>
        </w:rPr>
        <w:t>–1</w:t>
      </w:r>
      <w:r w:rsidR="00FB5126">
        <w:rPr>
          <w:rFonts w:ascii="Aptos" w:hAnsi="Aptos"/>
        </w:rPr>
        <w:t xml:space="preserve"> (absolute).</w:t>
      </w:r>
      <w:r w:rsidR="00C60982">
        <w:rPr>
          <w:rFonts w:ascii="Aptos" w:hAnsi="Aptos"/>
        </w:rPr>
        <w:t xml:space="preserve"> </w:t>
      </w:r>
      <w:commentRangeStart w:id="1475466994"/>
      <w:r w:rsidR="00C60982">
        <w:rPr>
          <w:rFonts w:ascii="Aptos" w:hAnsi="Aptos"/>
        </w:rPr>
        <w:t xml:space="preserve">Though </w:t>
      </w:r>
      <w:r w:rsidR="003E76DE">
        <w:rPr>
          <w:rFonts w:ascii="Aptos" w:hAnsi="Aptos"/>
        </w:rPr>
        <w:t xml:space="preserve">surface RH </w:t>
      </w:r>
      <w:r w:rsidR="00C60982">
        <w:rPr>
          <w:rFonts w:ascii="Aptos" w:hAnsi="Aptos"/>
        </w:rPr>
        <w:t>increase</w:t>
      </w:r>
      <w:r w:rsidR="002E1EF4">
        <w:rPr>
          <w:rFonts w:ascii="Aptos" w:hAnsi="Aptos"/>
        </w:rPr>
        <w:t>s</w:t>
      </w:r>
      <w:r w:rsidR="00C60982">
        <w:rPr>
          <w:rFonts w:ascii="Aptos" w:hAnsi="Aptos"/>
        </w:rPr>
        <w:t>,</w:t>
      </w:r>
      <w:r w:rsidR="005975C1">
        <w:rPr>
          <w:rFonts w:ascii="Aptos" w:hAnsi="Aptos"/>
        </w:rPr>
        <w:t xml:space="preserve"> </w:t>
      </w:r>
      <w:r w:rsidR="003E76DE">
        <w:rPr>
          <w:rFonts w:ascii="Aptos" w:hAnsi="Aptos"/>
        </w:rPr>
        <w:t>RH</w:t>
      </w:r>
      <w:r w:rsidR="005975C1">
        <w:rPr/>
        <w:t xml:space="preserve"> below cloud base does not affect the clouds. T</w:t>
      </w:r>
      <w:r w:rsidR="00C60982">
        <w:rPr>
          <w:rFonts w:ascii="Aptos" w:hAnsi="Aptos"/>
        </w:rPr>
        <w:t xml:space="preserve">he cloud base is expected to form at the lifting condensation level, at a </w:t>
      </w:r>
      <w:r w:rsidR="003E76DE">
        <w:rPr>
          <w:rFonts w:ascii="Aptos" w:hAnsi="Aptos"/>
        </w:rPr>
        <w:t>constant</w:t>
      </w:r>
      <w:r w:rsidR="00C60982">
        <w:rPr>
          <w:rFonts w:ascii="Aptos" w:hAnsi="Aptos"/>
        </w:rPr>
        <w:t xml:space="preserve"> </w:t>
      </w:r>
      <w:r w:rsidR="003E76DE">
        <w:rPr>
          <w:rFonts w:ascii="Aptos" w:hAnsi="Aptos"/>
        </w:rPr>
        <w:t>RH</w:t>
      </w:r>
      <w:r w:rsidR="00FB2E75">
        <w:rPr>
          <w:rFonts w:ascii="Aptos" w:hAnsi="Aptos"/>
        </w:rPr>
        <w:t>.</w:t>
      </w:r>
      <w:commentRangeEnd w:id="1475466994"/>
      <w:r>
        <w:rPr>
          <w:rStyle w:val="CommentReference"/>
        </w:rPr>
        <w:commentReference w:id="1475466994"/>
      </w:r>
    </w:p>
    <w:p w:rsidR="009F3AC1" w:rsidP="009F3AC1" w:rsidRDefault="009F3AC1" w14:paraId="004EA5FD" w14:textId="77777777">
      <w:pPr>
        <w:spacing w:line="240" w:lineRule="auto"/>
        <w:rPr>
          <w:rFonts w:ascii="Aptos Narrow" w:hAnsi="Aptos Narrow"/>
        </w:rPr>
      </w:pPr>
    </w:p>
    <w:p w:rsidRPr="009F3AC1" w:rsidR="00BD7F28" w:rsidP="009F3AC1" w:rsidRDefault="00BD7F28" w14:paraId="52847422" w14:textId="67248D53">
      <w:pPr>
        <w:spacing w:line="240" w:lineRule="auto"/>
        <w:rPr>
          <w:rFonts w:ascii="Aptos Narrow" w:hAnsi="Aptos Narrow"/>
          <w:kern w:val="0"/>
          <w14:ligatures w14:val="none"/>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m:t>
        </m:r>
        <m:sSub>
          <m:sSubPr>
            <m:ctrlPr>
              <w:rPr>
                <w:rFonts w:ascii="Cambria Math" w:hAnsi="Cambria Math"/>
                <w:bCs/>
                <w:i/>
              </w:rPr>
            </m:ctrlPr>
          </m:sSubPr>
          <m:e>
            <m:r>
              <w:rPr>
                <w:rFonts w:ascii="Cambria Math" w:hAnsi="Cambria Math"/>
              </w:rPr>
              <m:t>C</m:t>
            </m:r>
          </m:e>
          <m:sub>
            <m:r>
              <w:rPr>
                <w:rFonts w:ascii="Cambria Math" w:hAnsi="Cambria Math"/>
              </w:rPr>
              <m:t>ctl</m:t>
            </m:r>
          </m:sub>
        </m:sSub>
      </m:oMath>
      <w:r w:rsidR="00DA04AD">
        <w:rPr>
          <w:rFonts w:ascii="Aptos Narrow" w:hAnsi="Aptos Narrow"/>
        </w:rPr>
        <w:t>, where experiments represent conditions for +1 K of warming relative to the control simulation</w:t>
      </w:r>
      <w:r w:rsidRPr="00AF16E4">
        <w:rPr>
          <w:rFonts w:ascii="Aptos Narrow" w:hAnsi="Aptos Narrow"/>
        </w:rPr>
        <w:t>.</w:t>
      </w:r>
      <w:r w:rsidR="00E33B47">
        <w:rPr>
          <w:rFonts w:ascii="Aptos Narrow" w:hAnsi="Aptos Narrow"/>
        </w:rPr>
        <w:t xml:space="preserve"> The </w:t>
      </w:r>
      <w:r w:rsidRPr="00E00EFD" w:rsidR="00E00EFD">
        <w:rPr>
          <w:rFonts w:ascii="Aptos Narrow" w:hAnsi="Aptos Narrow"/>
        </w:rPr>
        <w:t>q&amp;qs+7%</w:t>
      </w:r>
      <w:r w:rsidR="00E33B47">
        <w:rPr>
          <w:rFonts w:ascii="Aptos Narrow" w:hAnsi="Aptos Narrow"/>
        </w:rPr>
        <w:t xml:space="preserve"> experiment has </w:t>
      </w:r>
      <w:r w:rsidR="00E00EFD">
        <w:rPr>
          <w:rFonts w:ascii="Aptos Narrow" w:hAnsi="Aptos Narrow"/>
        </w:rPr>
        <w:t>–</w:t>
      </w:r>
      <w:r w:rsidR="00E33B47">
        <w:rPr>
          <w:rFonts w:ascii="Aptos Narrow" w:hAnsi="Aptos Narrow"/>
        </w:rPr>
        <w:t>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w:t>
      </w:r>
      <w:r w:rsidR="00FB5126">
        <w:rPr>
          <w:rFonts w:ascii="Aptos Narrow" w:hAnsi="Aptos Narrow"/>
        </w:rPr>
        <w:t xml:space="preserve">shortwave (SW), longwave (LW) and total </w:t>
      </w:r>
      <w:r w:rsidR="00B73CD6">
        <w:rPr>
          <w:rFonts w:ascii="Aptos Narrow" w:hAnsi="Aptos Narrow"/>
        </w:rPr>
        <w:t>cloud radiative effect (</w:t>
      </w:r>
      <m:oMath>
        <m:r>
          <m:rPr>
            <m:sty m:val="p"/>
          </m:rPr>
          <w:rPr>
            <w:rFonts w:ascii="Cambria Math" w:hAnsi="Cambria Math"/>
          </w:rPr>
          <m:t>Δ</m:t>
        </m:r>
      </m:oMath>
      <w:r w:rsidR="00B73CD6">
        <w:rPr>
          <w:rFonts w:ascii="Aptos Narrow" w:hAnsi="Aptos Narrow"/>
        </w:rPr>
        <w:t>CRE)</w:t>
      </w:r>
      <w:r w:rsidR="00FB5126">
        <w:rPr>
          <w:rFonts w:ascii="Aptos Narrow" w:hAnsi="Aptos Narrow"/>
        </w:rPr>
        <w:t xml:space="preserve"> </w:t>
      </w:r>
      <w:r w:rsidR="00F660FA">
        <w:rPr>
          <w:rFonts w:ascii="Aptos Narrow" w:hAnsi="Aptos Narrow"/>
        </w:rPr>
        <w:t>are</w:t>
      </w:r>
      <w:r w:rsidR="00FB5126">
        <w:rPr>
          <w:rFonts w:ascii="Aptos Narrow" w:hAnsi="Aptos Narrow"/>
        </w:rPr>
        <w:t xml:space="preserve"> </w:t>
      </w:r>
      <w:r w:rsidR="00F660FA">
        <w:rPr>
          <w:rFonts w:ascii="Aptos Narrow" w:hAnsi="Aptos Narrow"/>
        </w:rPr>
        <w:t>calculated from a cloud radiative kernel</w:t>
      </w:r>
      <w:r w:rsidR="00FB5126">
        <w:rPr>
          <w:rFonts w:ascii="Aptos Narrow" w:hAnsi="Aptos Narr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1260"/>
        <w:gridCol w:w="1530"/>
        <w:gridCol w:w="1530"/>
        <w:gridCol w:w="1530"/>
      </w:tblGrid>
      <w:tr w:rsidRPr="00B561F4" w:rsidR="00071A99" w:rsidTr="1FB3D345" w14:paraId="2F79252D" w14:textId="0FEE1122">
        <w:trPr>
          <w:tblCellSpacing w:w="15" w:type="dxa"/>
        </w:trPr>
        <w:tc>
          <w:tcPr>
            <w:tcW w:w="3015" w:type="dxa"/>
            <w:tcBorders>
              <w:bottom w:val="single" w:color="DCDFE5" w:sz="4" w:space="0"/>
            </w:tcBorders>
            <w:tcMar/>
            <w:hideMark/>
          </w:tcPr>
          <w:p w:rsidRPr="00B561F4" w:rsidR="00071A99" w:rsidP="00EC604D" w:rsidRDefault="00071A99" w14:paraId="3E68185D" w14:textId="77777777">
            <w:pPr>
              <w:pStyle w:val="BodyText"/>
              <w:spacing w:before="0" w:after="0"/>
              <w:rPr>
                <w:b/>
                <w:bCs/>
              </w:rPr>
            </w:pPr>
            <w:r w:rsidRPr="00B561F4">
              <w:rPr>
                <w:b/>
                <w:bCs/>
              </w:rPr>
              <w:t>experiment</w:t>
            </w:r>
          </w:p>
        </w:tc>
        <w:tc>
          <w:tcPr>
            <w:tcW w:w="1230" w:type="dxa"/>
            <w:tcBorders>
              <w:bottom w:val="single" w:color="DCDFE5" w:sz="4" w:space="0"/>
            </w:tcBorders>
            <w:tcMar/>
            <w:vAlign w:val="center"/>
            <w:hideMark/>
          </w:tcPr>
          <w:p w:rsidRPr="00B561F4" w:rsidR="00071A99" w:rsidP="001F42E6" w:rsidRDefault="00071A99" w14:paraId="3A7B83B9" w14:textId="57601B9E">
            <w:pPr>
              <w:pStyle w:val="BodyText"/>
              <w:spacing w:before="0" w:after="0"/>
              <w:jc w:val="right"/>
              <w:rPr>
                <w:b/>
                <w:bCs/>
              </w:rPr>
            </w:pPr>
            <m:oMath>
              <m:r>
                <m:rPr>
                  <m:sty m:val="b"/>
                </m:rPr>
                <w:rPr>
                  <w:rFonts w:ascii="Cambria Math" w:hAnsi="Cambria Math"/>
                </w:rPr>
                <m:t>Δ</m:t>
              </m:r>
              <m:r>
                <m:rPr>
                  <m:sty m:val="bi"/>
                </m:rPr>
                <w:rPr>
                  <w:rFonts w:ascii="Cambria Math" w:hAnsi="Cambria Math"/>
                </w:rPr>
                <m:t>M/</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ctl</m:t>
                  </m:r>
                </m:sub>
              </m:sSub>
            </m:oMath>
            <w:r w:rsidR="001F42E6">
              <w:rPr>
                <w:rFonts w:eastAsiaTheme="minorEastAsia"/>
                <w:b/>
              </w:rPr>
              <w:t xml:space="preserve"> </w:t>
            </w:r>
            <w:r w:rsidR="001F42E6">
              <w:rPr>
                <w:rFonts w:eastAsiaTheme="minorEastAsia"/>
                <w:b/>
              </w:rPr>
              <w:br/>
            </w:r>
            <w:r>
              <w:rPr>
                <w:b/>
                <w:bCs/>
              </w:rPr>
              <w:t>(%)</w:t>
            </w:r>
          </w:p>
        </w:tc>
        <w:tc>
          <w:tcPr>
            <w:tcW w:w="1500" w:type="dxa"/>
            <w:tcBorders>
              <w:bottom w:val="single" w:color="DCDFE5" w:sz="4" w:space="0"/>
            </w:tcBorders>
            <w:tcMar/>
          </w:tcPr>
          <w:p w:rsidRPr="00DA04AD" w:rsidR="00071A99" w:rsidP="000861F1" w:rsidRDefault="00071A99" w14:paraId="03DC01A0" w14:textId="3997F6CF">
            <w:pPr>
              <w:pStyle w:val="BodyText"/>
              <w:spacing w:before="0" w:after="0"/>
              <w:jc w:val="right"/>
              <w:rPr>
                <w:rFonts w:ascii="Aptos Display" w:hAnsi="Aptos Display" w:eastAsia="Times New Roman" w:cs="Times New Roman"/>
                <w:b/>
              </w:rPr>
            </w:pPr>
            <m:oMath>
              <m:r>
                <m:rPr>
                  <m:sty m:val="b"/>
                </m:rPr>
                <w:rPr>
                  <w:rFonts w:ascii="Cambria Math" w:hAnsi="Cambria Math" w:eastAsia="Times New Roman" w:cs="Times New Roman"/>
                </w:rPr>
                <m:t>Δ</m:t>
              </m:r>
            </m:oMath>
            <w:r>
              <w:rPr>
                <w:rFonts w:ascii="Aptos Display" w:hAnsi="Aptos Display" w:eastAsia="Times New Roman" w:cs="Times New Roman"/>
                <w:b/>
              </w:rPr>
              <w:t xml:space="preserve">SWCRE </w:t>
            </w:r>
            <w:r>
              <w:rPr>
                <w:rFonts w:ascii="Aptos Display" w:hAnsi="Aptos Display" w:eastAsia="Times New Roman" w:cs="Times New Roman"/>
                <w:b/>
              </w:rPr>
              <w:br/>
            </w:r>
            <w:r>
              <w:rPr>
                <w:rFonts w:ascii="Aptos Display" w:hAnsi="Aptos Display" w:eastAsia="Times New Roman" w:cs="Times New Roman"/>
                <w:b/>
              </w:rPr>
              <w:t>(W m</w:t>
            </w:r>
            <w:r>
              <w:rPr>
                <w:rFonts w:ascii="Aptos Display" w:hAnsi="Aptos Display" w:eastAsia="Times New Roman" w:cs="Times New Roman"/>
                <w:b/>
                <w:vertAlign w:val="superscript"/>
              </w:rPr>
              <w:t>–2</w:t>
            </w:r>
            <w:r>
              <w:rPr>
                <w:rFonts w:ascii="Aptos Display" w:hAnsi="Aptos Display" w:eastAsia="Times New Roman" w:cs="Times New Roman"/>
                <w:b/>
              </w:rPr>
              <w:t>)</w:t>
            </w:r>
          </w:p>
        </w:tc>
        <w:tc>
          <w:tcPr>
            <w:tcW w:w="1500" w:type="dxa"/>
            <w:tcBorders>
              <w:bottom w:val="single" w:color="DCDFE5" w:sz="4" w:space="0"/>
            </w:tcBorders>
            <w:tcMar/>
          </w:tcPr>
          <w:p w:rsidRPr="00B73CD6" w:rsidR="00071A99" w:rsidP="000861F1" w:rsidRDefault="00071A99" w14:paraId="014F260E" w14:textId="15E4291C">
            <w:pPr>
              <w:pStyle w:val="BodyText"/>
              <w:spacing w:before="0" w:after="0"/>
              <w:jc w:val="right"/>
              <w:rPr>
                <w:rFonts w:ascii="Aptos Display" w:hAnsi="Aptos Display" w:eastAsia="Times New Roman" w:cs="Times New Roman"/>
                <w:b/>
              </w:rPr>
            </w:pPr>
            <m:oMath>
              <m:r>
                <m:rPr>
                  <m:sty m:val="b"/>
                </m:rPr>
                <w:rPr>
                  <w:rFonts w:ascii="Cambria Math" w:hAnsi="Cambria Math" w:eastAsia="Times New Roman" w:cs="Times New Roman"/>
                </w:rPr>
                <m:t>Δ</m:t>
              </m:r>
            </m:oMath>
            <w:r>
              <w:rPr>
                <w:rFonts w:ascii="Aptos Display" w:hAnsi="Aptos Display" w:eastAsia="Times New Roman" w:cs="Times New Roman"/>
                <w:b/>
              </w:rPr>
              <w:t xml:space="preserve">LWCRE </w:t>
            </w:r>
            <w:r>
              <w:rPr>
                <w:rFonts w:ascii="Aptos Display" w:hAnsi="Aptos Display" w:eastAsia="Times New Roman" w:cs="Times New Roman"/>
                <w:b/>
              </w:rPr>
              <w:br/>
            </w:r>
            <w:r>
              <w:rPr>
                <w:rFonts w:ascii="Aptos Display" w:hAnsi="Aptos Display" w:eastAsia="Times New Roman" w:cs="Times New Roman"/>
                <w:b/>
              </w:rPr>
              <w:t>(W m</w:t>
            </w:r>
            <w:r>
              <w:rPr>
                <w:rFonts w:ascii="Aptos Display" w:hAnsi="Aptos Display" w:eastAsia="Times New Roman" w:cs="Times New Roman"/>
                <w:b/>
                <w:vertAlign w:val="superscript"/>
              </w:rPr>
              <w:t>–2</w:t>
            </w:r>
            <w:r>
              <w:rPr>
                <w:rFonts w:ascii="Aptos Display" w:hAnsi="Aptos Display" w:eastAsia="Times New Roman" w:cs="Times New Roman"/>
                <w:b/>
              </w:rPr>
              <w:t>)</w:t>
            </w:r>
          </w:p>
        </w:tc>
        <w:tc>
          <w:tcPr>
            <w:tcW w:w="1485" w:type="dxa"/>
            <w:tcBorders>
              <w:bottom w:val="single" w:color="DCDFE5" w:sz="4" w:space="0"/>
            </w:tcBorders>
            <w:tcMar/>
          </w:tcPr>
          <w:p w:rsidRPr="00B73CD6" w:rsidR="00071A99" w:rsidP="000861F1" w:rsidRDefault="00071A99" w14:paraId="3B140CC2" w14:textId="6D09DCB4">
            <w:pPr>
              <w:pStyle w:val="BodyText"/>
              <w:spacing w:before="0" w:after="0"/>
              <w:jc w:val="right"/>
              <w:rPr>
                <w:rFonts w:ascii="Aptos Display" w:hAnsi="Aptos Display" w:eastAsia="Times New Roman" w:cs="Times New Roman"/>
                <w:b/>
              </w:rPr>
            </w:pPr>
            <m:oMath>
              <m:r>
                <m:rPr>
                  <m:sty m:val="b"/>
                </m:rPr>
                <w:rPr>
                  <w:rFonts w:ascii="Cambria Math" w:hAnsi="Cambria Math" w:eastAsia="Times New Roman" w:cs="Times New Roman"/>
                </w:rPr>
                <m:t>Δ</m:t>
              </m:r>
            </m:oMath>
            <w:r>
              <w:rPr>
                <w:rFonts w:ascii="Aptos Display" w:hAnsi="Aptos Display" w:eastAsia="Times New Roman" w:cs="Times New Roman"/>
                <w:b/>
              </w:rPr>
              <w:t xml:space="preserve">CRE </w:t>
            </w:r>
            <w:r>
              <w:rPr>
                <w:rFonts w:ascii="Aptos Display" w:hAnsi="Aptos Display" w:eastAsia="Times New Roman" w:cs="Times New Roman"/>
                <w:b/>
              </w:rPr>
              <w:br/>
            </w:r>
            <w:r>
              <w:rPr>
                <w:rFonts w:ascii="Aptos Display" w:hAnsi="Aptos Display" w:eastAsia="Times New Roman" w:cs="Times New Roman"/>
                <w:b/>
              </w:rPr>
              <w:t>(W m</w:t>
            </w:r>
            <w:r>
              <w:rPr>
                <w:rFonts w:ascii="Aptos Display" w:hAnsi="Aptos Display" w:eastAsia="Times New Roman" w:cs="Times New Roman"/>
                <w:b/>
                <w:vertAlign w:val="superscript"/>
              </w:rPr>
              <w:t>–2</w:t>
            </w:r>
            <w:r>
              <w:rPr>
                <w:rFonts w:ascii="Aptos Display" w:hAnsi="Aptos Display" w:eastAsia="Times New Roman" w:cs="Times New Roman"/>
                <w:b/>
              </w:rPr>
              <w:t>)</w:t>
            </w:r>
          </w:p>
        </w:tc>
      </w:tr>
      <w:tr w:rsidRPr="00B561F4" w:rsidR="00071A99" w:rsidTr="1FB3D345" w14:paraId="4DE810A7" w14:textId="0B3A4C4A">
        <w:trPr>
          <w:tblCellSpacing w:w="15" w:type="dxa"/>
        </w:trPr>
        <w:tc>
          <w:tcPr>
            <w:tcW w:w="3015" w:type="dxa"/>
            <w:tcMar/>
            <w:hideMark/>
          </w:tcPr>
          <w:p w:rsidRPr="00B561F4" w:rsidR="00071A99" w:rsidP="00EC604D" w:rsidRDefault="00071A99" w14:paraId="55940870" w14:textId="40E8316A">
            <w:pPr>
              <w:pStyle w:val="BodyText"/>
              <w:spacing w:before="0" w:after="0"/>
            </w:pPr>
            <w:r w:rsidRPr="00B561F4">
              <w:t>subsidence-5%</w:t>
            </w:r>
            <w:r>
              <w:t>, Ecb+2%</w:t>
            </w:r>
          </w:p>
        </w:tc>
        <w:tc>
          <w:tcPr>
            <w:tcW w:w="1230" w:type="dxa"/>
            <w:tcMar/>
            <w:hideMark/>
          </w:tcPr>
          <w:p w:rsidRPr="00B561F4" w:rsidR="00071A99" w:rsidP="000861F1" w:rsidRDefault="00071A99" w14:paraId="2B148967" w14:textId="2DBD548C">
            <w:pPr>
              <w:pStyle w:val="BodyText"/>
              <w:spacing w:before="0" w:after="0"/>
              <w:jc w:val="right"/>
            </w:pPr>
            <w:r>
              <w:t>–</w:t>
            </w:r>
            <w:r w:rsidRPr="00B561F4">
              <w:t>5</w:t>
            </w:r>
            <w:r>
              <w:t>.00</w:t>
            </w:r>
          </w:p>
        </w:tc>
        <w:tc>
          <w:tcPr>
            <w:tcW w:w="1500" w:type="dxa"/>
            <w:tcMar/>
          </w:tcPr>
          <w:p w:rsidRPr="00B561F4" w:rsidR="00071A99" w:rsidP="000861F1" w:rsidRDefault="00071A99" w14:paraId="1B7674F1" w14:textId="1CDAE113">
            <w:pPr>
              <w:pStyle w:val="BodyText"/>
              <w:spacing w:before="0" w:after="0"/>
              <w:jc w:val="right"/>
            </w:pPr>
            <w:r>
              <w:t>+1.02</w:t>
            </w:r>
          </w:p>
        </w:tc>
        <w:tc>
          <w:tcPr>
            <w:tcW w:w="1500" w:type="dxa"/>
            <w:tcMar/>
          </w:tcPr>
          <w:p w:rsidR="00071A99" w:rsidP="000861F1" w:rsidRDefault="00071A99" w14:paraId="70B5A6BA" w14:textId="6A17CD24">
            <w:pPr>
              <w:pStyle w:val="BodyText"/>
              <w:spacing w:before="0" w:after="0"/>
              <w:jc w:val="right"/>
            </w:pPr>
            <w:r>
              <w:t>–0.18</w:t>
            </w:r>
          </w:p>
        </w:tc>
        <w:tc>
          <w:tcPr>
            <w:tcW w:w="1485" w:type="dxa"/>
            <w:tcMar/>
          </w:tcPr>
          <w:p w:rsidR="00071A99" w:rsidP="000861F1" w:rsidRDefault="00071A99" w14:paraId="568D763E" w14:textId="3C4B6E0C">
            <w:pPr>
              <w:pStyle w:val="BodyText"/>
              <w:spacing w:before="0" w:after="0"/>
              <w:jc w:val="right"/>
            </w:pPr>
            <w:r>
              <w:t>+0.84</w:t>
            </w:r>
          </w:p>
        </w:tc>
      </w:tr>
      <w:tr w:rsidRPr="00E33B47" w:rsidR="00071A99" w:rsidTr="1FB3D345" w14:paraId="35F411A2" w14:textId="0BFE0DAE">
        <w:trPr>
          <w:tblCellSpacing w:w="15" w:type="dxa"/>
        </w:trPr>
        <w:tc>
          <w:tcPr>
            <w:tcW w:w="3015" w:type="dxa"/>
            <w:tcMar/>
            <w:hideMark/>
          </w:tcPr>
          <w:p w:rsidRPr="00E33B47" w:rsidR="00071A99" w:rsidP="00EC604D" w:rsidRDefault="00071A99" w14:paraId="05DF6C64" w14:textId="5CA00E4D">
            <w:pPr>
              <w:pStyle w:val="BodyText"/>
              <w:spacing w:before="0" w:after="0"/>
            </w:pPr>
            <w:r w:rsidR="1FB3D345">
              <w:rPr/>
              <w:t>q&amp;qs+7%</w:t>
            </w:r>
            <w:ins w:author="Andrea Jenney" w:date="2026-08-07T18:05:48.765Z" w16du:dateUtc="2026-08-07T18:05:48.765Z" w:id="1874834921">
              <w:r w:rsidR="1FB3D345">
                <w:t xml:space="preserve"> (DIM)</w:t>
              </w:r>
            </w:ins>
          </w:p>
        </w:tc>
        <w:tc>
          <w:tcPr>
            <w:tcW w:w="1230" w:type="dxa"/>
            <w:tcMar/>
            <w:hideMark/>
          </w:tcPr>
          <w:p w:rsidRPr="00E33B47" w:rsidR="00071A99" w:rsidP="000861F1" w:rsidRDefault="00071A99" w14:paraId="674DFD1C" w14:textId="7928CFEB">
            <w:pPr>
              <w:pStyle w:val="BodyText"/>
              <w:spacing w:before="0" w:after="0"/>
              <w:jc w:val="right"/>
            </w:pPr>
            <w:r>
              <w:t>–</w:t>
            </w:r>
            <w:r w:rsidRPr="00E33B47">
              <w:t>7.</w:t>
            </w:r>
            <w:r>
              <w:t>5</w:t>
            </w:r>
            <w:r w:rsidRPr="00E33B47">
              <w:t>6</w:t>
            </w:r>
          </w:p>
        </w:tc>
        <w:tc>
          <w:tcPr>
            <w:tcW w:w="1500" w:type="dxa"/>
            <w:tcMar/>
          </w:tcPr>
          <w:p w:rsidRPr="00E33B47" w:rsidR="00071A99" w:rsidP="000861F1" w:rsidRDefault="00071A99" w14:paraId="0BA0F237" w14:textId="1F26901F">
            <w:pPr>
              <w:pStyle w:val="BodyText"/>
              <w:spacing w:before="0" w:after="0"/>
              <w:jc w:val="right"/>
            </w:pPr>
            <w:r>
              <w:t>+1.55</w:t>
            </w:r>
          </w:p>
        </w:tc>
        <w:tc>
          <w:tcPr>
            <w:tcW w:w="1500" w:type="dxa"/>
            <w:tcMar/>
          </w:tcPr>
          <w:p w:rsidR="00071A99" w:rsidP="000861F1" w:rsidRDefault="00071A99" w14:paraId="7B9BD582" w14:textId="2BEC1227">
            <w:pPr>
              <w:pStyle w:val="BodyText"/>
              <w:spacing w:before="0" w:after="0"/>
              <w:jc w:val="right"/>
            </w:pPr>
            <w:r>
              <w:t>–0.27</w:t>
            </w:r>
          </w:p>
        </w:tc>
        <w:tc>
          <w:tcPr>
            <w:tcW w:w="1485" w:type="dxa"/>
            <w:tcMar/>
          </w:tcPr>
          <w:p w:rsidR="00071A99" w:rsidP="000861F1" w:rsidRDefault="00071A99" w14:paraId="2C5F87EE" w14:textId="7FBC987A">
            <w:pPr>
              <w:pStyle w:val="BodyText"/>
              <w:spacing w:before="0" w:after="0"/>
              <w:jc w:val="right"/>
            </w:pPr>
            <w:r>
              <w:t>+1.28</w:t>
            </w:r>
          </w:p>
        </w:tc>
      </w:tr>
      <w:tr w:rsidRPr="00B561F4" w:rsidR="00071A99" w:rsidTr="1FB3D345" w14:paraId="7CB40A30" w14:textId="67EE8662">
        <w:trPr>
          <w:tblCellSpacing w:w="15" w:type="dxa"/>
        </w:trPr>
        <w:tc>
          <w:tcPr>
            <w:tcW w:w="3015" w:type="dxa"/>
            <w:tcMar/>
            <w:hideMark/>
          </w:tcPr>
          <w:p w:rsidRPr="00B561F4" w:rsidR="00071A99" w:rsidP="00EC604D" w:rsidRDefault="00071A99" w14:paraId="6F55545B" w14:textId="636C0026">
            <w:pPr>
              <w:pStyle w:val="BodyText"/>
              <w:spacing w:before="0" w:after="0"/>
            </w:pPr>
            <w:r w:rsidRPr="00B561F4">
              <w:t>lclRH+0.00</w:t>
            </w:r>
            <w:r>
              <w:t>3</w:t>
            </w:r>
          </w:p>
        </w:tc>
        <w:tc>
          <w:tcPr>
            <w:tcW w:w="1230" w:type="dxa"/>
            <w:tcMar/>
            <w:hideMark/>
          </w:tcPr>
          <w:p w:rsidRPr="00B561F4" w:rsidR="00071A99" w:rsidP="000861F1" w:rsidRDefault="00071A99" w14:paraId="37922577" w14:textId="741593F8">
            <w:pPr>
              <w:pStyle w:val="BodyText"/>
              <w:spacing w:before="0" w:after="0"/>
              <w:jc w:val="right"/>
            </w:pPr>
            <w:r>
              <w:t>–</w:t>
            </w:r>
            <w:r w:rsidRPr="00B561F4">
              <w:t>5.</w:t>
            </w:r>
            <w:r>
              <w:t>01</w:t>
            </w:r>
          </w:p>
        </w:tc>
        <w:tc>
          <w:tcPr>
            <w:tcW w:w="1500" w:type="dxa"/>
            <w:tcMar/>
          </w:tcPr>
          <w:p w:rsidRPr="00B561F4" w:rsidR="00071A99" w:rsidP="000861F1" w:rsidRDefault="00071A99" w14:paraId="106AFEF6" w14:textId="52D15AE9">
            <w:pPr>
              <w:pStyle w:val="BodyText"/>
              <w:spacing w:before="0" w:after="0"/>
              <w:jc w:val="right"/>
            </w:pPr>
            <w:r>
              <w:t>+1.03</w:t>
            </w:r>
          </w:p>
        </w:tc>
        <w:tc>
          <w:tcPr>
            <w:tcW w:w="1500" w:type="dxa"/>
            <w:tcMar/>
          </w:tcPr>
          <w:p w:rsidR="00071A99" w:rsidP="000861F1" w:rsidRDefault="00071A99" w14:paraId="4AD5F001" w14:textId="08D79092">
            <w:pPr>
              <w:pStyle w:val="BodyText"/>
              <w:spacing w:before="0" w:after="0"/>
              <w:jc w:val="right"/>
            </w:pPr>
            <w:r>
              <w:t>–0.18</w:t>
            </w:r>
          </w:p>
        </w:tc>
        <w:tc>
          <w:tcPr>
            <w:tcW w:w="1485" w:type="dxa"/>
            <w:tcMar/>
          </w:tcPr>
          <w:p w:rsidR="00071A99" w:rsidP="000861F1" w:rsidRDefault="00071A99" w14:paraId="44A63E09" w14:textId="0F130C2F">
            <w:pPr>
              <w:pStyle w:val="BodyText"/>
              <w:spacing w:before="0" w:after="0"/>
              <w:jc w:val="right"/>
            </w:pPr>
            <w:r>
              <w:t>+0.85</w:t>
            </w:r>
          </w:p>
        </w:tc>
      </w:tr>
    </w:tbl>
    <w:p w:rsidR="00145302" w:rsidP="00757C03" w:rsidRDefault="00145302" w14:paraId="69226396" w14:textId="61006DA0">
      <w:pPr>
        <w:pStyle w:val="BodyText"/>
        <w:rPr>
          <w:rFonts w:ascii="Aptos" w:hAnsi="Aptos"/>
        </w:rPr>
      </w:pPr>
    </w:p>
    <w:p w:rsidR="002639C0" w:rsidP="002639C0" w:rsidRDefault="002639C0" w14:paraId="0ADF0070" w14:textId="74D41EF2">
      <w:pPr>
        <w:pStyle w:val="Heading2"/>
      </w:pPr>
      <w:r>
        <w:t>LCL clouds</w:t>
      </w:r>
    </w:p>
    <w:p w:rsidR="002E1EF4" w:rsidP="00524AC1" w:rsidRDefault="002E1EF4" w14:paraId="1A60A577" w14:textId="77777777">
      <w:pPr>
        <w:pStyle w:val="BodyText"/>
        <w:rPr>
          <w:rFonts w:ascii="Aptos" w:hAnsi="Aptos"/>
        </w:rPr>
      </w:pPr>
      <w:r w:rsidRPr="1FB3D345" w:rsidR="1FB3D345">
        <w:rPr>
          <w:rFonts w:ascii="Aptos" w:hAnsi="Aptos"/>
        </w:rPr>
        <w:t xml:space="preserve">The net cloud radiative effect depends on the change of albedo by both shallow cumulus and LCL clouds. </w:t>
      </w:r>
      <w:r w:rsidRPr="1FB3D345" w:rsidR="1FB3D345">
        <w:rPr>
          <w:rFonts w:ascii="Aptos" w:hAnsi="Aptos"/>
        </w:rPr>
        <w:t>Our model projects that shallow cumulus clouds decrease with reduced large-scale overturning</w:t>
      </w:r>
      <w:r w:rsidRPr="1FB3D345" w:rsidR="1FB3D345">
        <w:rPr>
          <w:rFonts w:ascii="Aptos" w:hAnsi="Aptos"/>
        </w:rPr>
        <w:t xml:space="preserve"> and increased specific humidity</w:t>
      </w:r>
      <w:r w:rsidRPr="1FB3D345" w:rsidR="1FB3D345">
        <w:rPr>
          <w:rFonts w:ascii="Aptos" w:hAnsi="Aptos"/>
        </w:rPr>
        <w:t xml:space="preserve">. </w:t>
      </w:r>
      <w:commentRangeStart w:id="1700971453"/>
      <w:commentRangeStart w:id="1789858004"/>
      <w:commentRangeStart w:id="616170985"/>
      <w:r w:rsidRPr="1FB3D345" w:rsidR="1FB3D345">
        <w:rPr>
          <w:rFonts w:ascii="Aptos" w:hAnsi="Aptos"/>
        </w:rPr>
        <w:t>T</w:t>
      </w:r>
      <w:r w:rsidRPr="1FB3D345" w:rsidR="1FB3D345">
        <w:rPr>
          <w:rFonts w:ascii="Aptos" w:hAnsi="Aptos"/>
        </w:rPr>
        <w:t xml:space="preserve">he moist updraft plumes of a mass flux model do not represent </w:t>
      </w:r>
      <w:r w:rsidRPr="1FB3D345" w:rsidR="1FB3D345">
        <w:rPr>
          <w:rFonts w:ascii="Aptos" w:hAnsi="Aptos"/>
        </w:rPr>
        <w:t xml:space="preserve">the turbulent subcloud thermals forming the lowest </w:t>
      </w:r>
      <w:r w:rsidRPr="1FB3D345" w:rsidR="1FB3D345">
        <w:rPr>
          <w:rFonts w:ascii="Aptos" w:hAnsi="Aptos"/>
        </w:rPr>
        <w:t>clouds</w:t>
      </w:r>
      <w:r w:rsidRPr="1FB3D345" w:rsidR="1FB3D345">
        <w:rPr>
          <w:rFonts w:ascii="Aptos" w:hAnsi="Aptos"/>
        </w:rPr>
        <w:t xml:space="preserve"> near the LCL</w:t>
      </w:r>
      <w:r w:rsidRPr="1FB3D345" w:rsidR="1FB3D345">
        <w:rPr>
          <w:rFonts w:ascii="Aptos" w:hAnsi="Aptos"/>
        </w:rPr>
        <w:t>.</w:t>
      </w:r>
      <w:commentRangeEnd w:id="1700971453"/>
      <w:r>
        <w:rPr>
          <w:rStyle w:val="CommentReference"/>
        </w:rPr>
        <w:commentReference w:id="1700971453"/>
      </w:r>
      <w:commentRangeEnd w:id="1789858004"/>
      <w:r>
        <w:rPr>
          <w:rStyle w:val="CommentReference"/>
        </w:rPr>
        <w:commentReference w:id="1789858004"/>
      </w:r>
      <w:commentRangeEnd w:id="616170985"/>
      <w:r>
        <w:rPr>
          <w:rStyle w:val="CommentReference"/>
        </w:rPr>
        <w:commentReference w:id="616170985"/>
      </w:r>
      <w:r w:rsidRPr="1FB3D345" w:rsidR="1FB3D345">
        <w:rPr>
          <w:rFonts w:ascii="Aptos" w:hAnsi="Aptos"/>
        </w:rPr>
        <w:t xml:space="preserve"> We </w:t>
      </w:r>
      <w:r w:rsidRPr="1FB3D345" w:rsidR="1FB3D345">
        <w:rPr>
          <w:rFonts w:ascii="Aptos" w:hAnsi="Aptos"/>
        </w:rPr>
        <w:t>simulate</w:t>
      </w:r>
      <w:r w:rsidRPr="1FB3D345" w:rsidR="1FB3D345">
        <w:rPr>
          <w:rFonts w:ascii="Aptos" w:hAnsi="Aptos"/>
        </w:rPr>
        <w:t xml:space="preserve"> LCL cloud</w:t>
      </w:r>
      <w:r w:rsidRPr="1FB3D345" w:rsidR="1FB3D345">
        <w:rPr>
          <w:rFonts w:ascii="Aptos" w:hAnsi="Aptos"/>
        </w:rPr>
        <w:t>s from the fraction of subcloud thermals exceeding saturation by modeling</w:t>
      </w:r>
      <w:r w:rsidRPr="1FB3D345" w:rsidR="1FB3D345">
        <w:rPr>
          <w:rFonts w:ascii="Aptos" w:hAnsi="Aptos"/>
        </w:rPr>
        <w:t xml:space="preserve"> subcloud relative humidity fluctuations produced and dissipated by turbulence (Methods: LCL clouds).</w:t>
      </w:r>
      <w:r w:rsidRPr="1FB3D345" w:rsidR="1FB3D345">
        <w:rPr>
          <w:rFonts w:ascii="Aptos" w:hAnsi="Aptos"/>
        </w:rPr>
        <w:t xml:space="preserve"> </w:t>
      </w:r>
    </w:p>
    <w:p w:rsidR="002E1EF4" w:rsidP="00757C03" w:rsidRDefault="002E1EF4" w14:paraId="1FFB370B" w14:textId="4321829C">
      <w:pPr>
        <w:pStyle w:val="BodyText"/>
        <w:rPr>
          <w:rFonts w:ascii="Aptos" w:hAnsi="Aptos"/>
        </w:rPr>
      </w:pPr>
      <w:r>
        <w:rPr>
          <w:rFonts w:ascii="Aptos" w:hAnsi="Aptos"/>
        </w:rPr>
        <w:t>LCL clouds change up to ±8% K</w:t>
      </w:r>
      <w:r>
        <w:rPr>
          <w:rFonts w:ascii="Aptos" w:hAnsi="Aptos"/>
          <w:vertAlign w:val="superscript"/>
        </w:rPr>
        <w:t>–1</w:t>
      </w:r>
      <w:r>
        <w:rPr>
          <w:rFonts w:ascii="Aptos" w:hAnsi="Aptos"/>
        </w:rPr>
        <w:t xml:space="preserve">. The cloud </w:t>
      </w:r>
      <w:r w:rsidR="000712D3">
        <w:rPr>
          <w:rFonts w:ascii="Aptos" w:hAnsi="Aptos"/>
        </w:rPr>
        <w:t>change scale</w:t>
      </w:r>
      <w:r>
        <w:rPr>
          <w:rFonts w:ascii="Aptos" w:hAnsi="Aptos"/>
        </w:rPr>
        <w:t>s</w:t>
      </w:r>
      <w:r w:rsidR="000712D3">
        <w:rPr>
          <w:rFonts w:ascii="Aptos" w:hAnsi="Aptos"/>
        </w:rPr>
        <w:t xml:space="preserve"> strongly</w:t>
      </w:r>
      <w:r w:rsidR="004B2465">
        <w:rPr>
          <w:rFonts w:ascii="Aptos" w:hAnsi="Aptos"/>
        </w:rPr>
        <w:t xml:space="preserve"> </w:t>
      </w:r>
      <w:r w:rsidR="004B2465">
        <w:rPr>
          <w:rFonts w:ascii="Aptos" w:hAnsi="Aptos" w:eastAsiaTheme="minorEastAsia"/>
          <w:iCs/>
        </w:rPr>
        <w:t>with</w:t>
      </w:r>
      <w:r w:rsidR="000712D3">
        <w:rPr>
          <w:rFonts w:ascii="Aptos" w:hAnsi="Aptos" w:eastAsiaTheme="minorEastAsia"/>
          <w:iCs/>
        </w:rPr>
        <w:t xml:space="preserve"> </w:t>
      </w:r>
      <w:r>
        <w:rPr>
          <w:rFonts w:ascii="Aptos" w:hAnsi="Aptos" w:eastAsiaTheme="minorEastAsia"/>
          <w:iCs/>
        </w:rPr>
        <w:t xml:space="preserve">the parameter </w:t>
      </w:r>
      <m:oMath>
        <m:r>
          <w:rPr>
            <w:rFonts w:ascii="Cambria Math" w:hAnsi="Cambria Math" w:eastAsiaTheme="minorEastAsia"/>
          </w:rPr>
          <m:t>c</m:t>
        </m:r>
      </m:oMath>
      <w:r>
        <w:rPr>
          <w:rFonts w:ascii="Aptos" w:hAnsi="Aptos" w:eastAsiaTheme="minorEastAsia"/>
          <w:iCs/>
        </w:rPr>
        <w:t xml:space="preserve"> that describes </w:t>
      </w:r>
      <w:r w:rsidR="004B2465">
        <w:rPr>
          <w:rFonts w:ascii="Aptos" w:hAnsi="Aptos" w:eastAsiaTheme="minorEastAsia"/>
          <w:iCs/>
        </w:rPr>
        <w:t xml:space="preserve">how much </w:t>
      </w:r>
      <m:oMath>
        <m:r>
          <w:rPr>
            <w:rFonts w:ascii="Cambria Math" w:hAnsi="Cambria Math"/>
          </w:rPr>
          <m:t>1-</m:t>
        </m:r>
        <m:sSub>
          <m:sSubPr>
            <m:ctrlPr>
              <w:rPr>
                <w:rFonts w:ascii="Cambria Math" w:hAnsi="Cambria Math"/>
                <w:iCs/>
              </w:rPr>
            </m:ctrlPr>
          </m:sSubPr>
          <m:e>
            <m:bar>
              <m:barPr>
                <m:pos m:val="top"/>
                <m:ctrlPr>
                  <w:rPr>
                    <w:rFonts w:ascii="Cambria Math" w:hAnsi="Cambria Math"/>
                    <w:iCs/>
                  </w:rPr>
                </m:ctrlPr>
              </m:barPr>
              <m:e>
                <m:r>
                  <m:rPr>
                    <m:sty m:val="p"/>
                  </m:rPr>
                  <w:rPr>
                    <w:rFonts w:ascii="Cambria Math" w:hAnsi="Cambria Math"/>
                  </w:rPr>
                  <m:t>RH</m:t>
                </m:r>
              </m:e>
            </m:bar>
          </m:e>
          <m:sub>
            <m:r>
              <m:rPr>
                <m:sty m:val="p"/>
              </m:rPr>
              <w:rPr>
                <w:rFonts w:ascii="Cambria Math" w:hAnsi="Cambria Math"/>
              </w:rPr>
              <m:t>sfc</m:t>
            </m:r>
          </m:sub>
        </m:sSub>
      </m:oMath>
      <w:r w:rsidR="004B2465">
        <w:rPr>
          <w:rFonts w:ascii="Aptos" w:hAnsi="Aptos" w:eastAsiaTheme="minorEastAsia"/>
          <w:iCs/>
        </w:rPr>
        <w:t xml:space="preserve"> </w:t>
      </w:r>
      <w:r w:rsidR="000712D3">
        <w:rPr>
          <w:rFonts w:ascii="Aptos" w:hAnsi="Aptos" w:eastAsiaTheme="minorEastAsia"/>
          <w:iCs/>
        </w:rPr>
        <w:t xml:space="preserve">(rather than wind speed) </w:t>
      </w:r>
      <w:r w:rsidR="004B2465">
        <w:rPr>
          <w:rFonts w:ascii="Aptos" w:hAnsi="Aptos"/>
        </w:rPr>
        <w:t>decreases to damp</w:t>
      </w:r>
      <w:r w:rsidR="00E84FB0">
        <w:rPr>
          <w:rFonts w:ascii="Aptos" w:hAnsi="Aptos"/>
        </w:rPr>
        <w:t xml:space="preserve"> the</w:t>
      </w:r>
      <w:r w:rsidR="00524AC1">
        <w:rPr>
          <w:rFonts w:ascii="Aptos" w:hAnsi="Aptos"/>
        </w:rPr>
        <w:t xml:space="preserve"> surface evaporation</w:t>
      </w:r>
      <w:r w:rsidR="000712D3">
        <w:rPr>
          <w:rFonts w:ascii="Aptos" w:hAnsi="Aptos"/>
        </w:rPr>
        <w:t xml:space="preserve">. </w:t>
      </w:r>
      <w:r>
        <w:rPr>
          <w:rFonts w:ascii="Aptos" w:hAnsi="Aptos"/>
        </w:rPr>
        <w:t>The sign of the change is uncertain</w:t>
      </w:r>
      <w:r w:rsidR="00020310">
        <w:rPr>
          <w:rFonts w:ascii="Aptos" w:hAnsi="Aptos"/>
        </w:rPr>
        <w:t>: c</w:t>
      </w:r>
      <w:r w:rsidR="000712D3">
        <w:rPr>
          <w:rFonts w:ascii="Aptos" w:hAnsi="Aptos"/>
        </w:rPr>
        <w:t>louds</w:t>
      </w:r>
      <w:r w:rsidR="00524AC1">
        <w:rPr>
          <w:rFonts w:ascii="Aptos" w:hAnsi="Aptos"/>
        </w:rPr>
        <w:t xml:space="preserve"> </w:t>
      </w:r>
      <w:r w:rsidR="000712D3">
        <w:rPr>
          <w:rFonts w:ascii="Aptos" w:hAnsi="Aptos"/>
        </w:rPr>
        <w:t xml:space="preserve">decrease </w:t>
      </w:r>
      <w:r>
        <w:rPr>
          <w:rFonts w:ascii="Aptos" w:hAnsi="Aptos"/>
        </w:rPr>
        <w:t xml:space="preserve">when </w:t>
      </w:r>
      <w:r w:rsidR="000712D3">
        <w:rPr>
          <w:rFonts w:ascii="Aptos" w:hAnsi="Aptos"/>
        </w:rPr>
        <w:t xml:space="preserve">the cloud base RH is constant </w:t>
      </w:r>
      <w:r w:rsidR="000712D3">
        <w:rPr>
          <w:rFonts w:ascii="Aptos" w:hAnsi="Aptos" w:eastAsiaTheme="minorEastAsia"/>
        </w:rPr>
        <w:t>(</w:t>
      </w:r>
      <m:oMath>
        <m:r>
          <w:rPr>
            <w:rFonts w:ascii="Cambria Math" w:hAnsi="Cambria Math"/>
          </w:rPr>
          <m:t>b=0</m:t>
        </m:r>
      </m:oMath>
      <w:r w:rsidR="000712D3">
        <w:rPr>
          <w:rFonts w:ascii="Aptos" w:hAnsi="Aptos" w:eastAsiaTheme="minorEastAsia"/>
        </w:rPr>
        <w:t xml:space="preserve">) </w:t>
      </w:r>
      <w:r w:rsidR="000712D3">
        <w:rPr>
          <w:rFonts w:ascii="Aptos" w:hAnsi="Aptos"/>
        </w:rPr>
        <w:t>and increase when</w:t>
      </w:r>
      <w:r w:rsidR="00E84FB0">
        <w:rPr>
          <w:rFonts w:ascii="Aptos" w:hAnsi="Aptos"/>
        </w:rPr>
        <w:t xml:space="preserve"> </w:t>
      </w:r>
      <w:r w:rsidR="00524AC1">
        <w:rPr>
          <w:rFonts w:ascii="Aptos" w:hAnsi="Aptos"/>
        </w:rPr>
        <w:t xml:space="preserve">cloud base </w:t>
      </w:r>
      <w:r w:rsidR="004B2465">
        <w:rPr>
          <w:rFonts w:ascii="Aptos" w:hAnsi="Aptos"/>
        </w:rPr>
        <w:t>saturation deficit scales</w:t>
      </w:r>
      <w:r w:rsidR="000712D3">
        <w:rPr>
          <w:rFonts w:ascii="Aptos" w:hAnsi="Aptos"/>
        </w:rPr>
        <w:t xml:space="preserve"> linearly</w:t>
      </w:r>
      <w:r w:rsidR="004B2465">
        <w:rPr>
          <w:rFonts w:ascii="Aptos" w:hAnsi="Aptos"/>
        </w:rPr>
        <w:t xml:space="preserve"> with surface saturation deficit</w:t>
      </w:r>
      <w:r w:rsidR="000712D3">
        <w:rPr>
          <w:rFonts w:ascii="Aptos" w:hAnsi="Aptos"/>
        </w:rPr>
        <w:t xml:space="preserve"> (</w:t>
      </w:r>
      <m:oMath>
        <m:r>
          <w:rPr>
            <w:rFonts w:ascii="Cambria Math" w:hAnsi="Cambria Math"/>
          </w:rPr>
          <m:t>b=1</m:t>
        </m:r>
      </m:oMath>
      <w:r w:rsidR="000712D3">
        <w:rPr>
          <w:rFonts w:ascii="Aptos" w:hAnsi="Aptos" w:eastAsiaTheme="minorEastAsia"/>
        </w:rPr>
        <w:t>)</w:t>
      </w:r>
      <w:r w:rsidR="00524AC1">
        <w:rPr>
          <w:rFonts w:ascii="Aptos" w:hAnsi="Aptos"/>
        </w:rPr>
        <w:t xml:space="preserve">. </w:t>
      </w:r>
    </w:p>
    <w:p w:rsidR="00524AC1" w:rsidP="00757C03" w:rsidRDefault="00524AC1" w14:paraId="2059EE87" w14:textId="6CEBFEF5">
      <w:pPr>
        <w:pStyle w:val="BodyText"/>
        <w:rPr>
          <w:rFonts w:ascii="Aptos" w:hAnsi="Aptos"/>
        </w:rPr>
      </w:pPr>
      <w:commentRangeStart w:id="1915102749"/>
      <w:r w:rsidRPr="1FB3D345" w:rsidR="1FB3D345">
        <w:rPr>
          <w:rFonts w:ascii="Aptos" w:hAnsi="Aptos"/>
        </w:rPr>
        <w:t>Assuming 1/3 of low clouds are LCL clouds</w:t>
      </w:r>
      <w:commentRangeEnd w:id="1915102749"/>
      <w:r>
        <w:rPr>
          <w:rStyle w:val="CommentReference"/>
        </w:rPr>
        <w:commentReference w:id="1915102749"/>
      </w:r>
      <w:r w:rsidRPr="1FB3D345" w:rsidR="1FB3D345">
        <w:rPr>
          <w:rFonts w:ascii="Aptos" w:hAnsi="Aptos"/>
        </w:rPr>
        <w:t xml:space="preserve"> that change by ±8% K</w:t>
      </w:r>
      <w:r w:rsidRPr="1FB3D345" w:rsidR="1FB3D345">
        <w:rPr>
          <w:rFonts w:ascii="Aptos" w:hAnsi="Aptos"/>
          <w:vertAlign w:val="superscript"/>
        </w:rPr>
        <w:t>–1</w:t>
      </w:r>
      <w:r w:rsidRPr="1FB3D345" w:rsidR="1FB3D345">
        <w:rPr>
          <w:rFonts w:ascii="Aptos" w:hAnsi="Aptos"/>
        </w:rPr>
        <w:t>, and 2/3 are shallow cumulus that decrease –7.56 % K</w:t>
      </w:r>
      <w:r w:rsidRPr="1FB3D345" w:rsidR="1FB3D345">
        <w:rPr>
          <w:rFonts w:ascii="Aptos" w:hAnsi="Aptos"/>
          <w:vertAlign w:val="superscript"/>
        </w:rPr>
        <w:t>–1</w:t>
      </w:r>
      <w:r w:rsidRPr="1FB3D345" w:rsidR="1FB3D345">
        <w:rPr>
          <w:rFonts w:ascii="Aptos" w:hAnsi="Aptos"/>
        </w:rPr>
        <w:t xml:space="preserve">, the total effect would be for </w:t>
      </w:r>
      <w:ins w:author="Andrea Jenney" w:date="2026-08-07T18:24:54.219Z" w16du:dateUtc="2026-08-07T18:24:54.219Z" w:id="1981357957">
        <w:r w:rsidRPr="1FB3D345" w:rsidR="1FB3D345">
          <w:rPr>
            <w:rFonts w:ascii="Aptos" w:hAnsi="Aptos"/>
          </w:rPr>
          <w:t xml:space="preserve">all </w:t>
        </w:r>
      </w:ins>
      <w:r w:rsidRPr="1FB3D345" w:rsidR="1FB3D345">
        <w:rPr>
          <w:rFonts w:ascii="Aptos" w:hAnsi="Aptos"/>
        </w:rPr>
        <w:t>clouds below 4 km to decrease with a range of –7.7 to –2.4 % K</w:t>
      </w:r>
      <w:r w:rsidRPr="1FB3D345" w:rsidR="1FB3D345">
        <w:rPr>
          <w:rFonts w:ascii="Aptos" w:hAnsi="Aptos"/>
          <w:vertAlign w:val="superscript"/>
        </w:rPr>
        <w:t>–1</w:t>
      </w:r>
      <w:r w:rsidRPr="1FB3D345" w:rsidR="1FB3D345">
        <w:rPr>
          <w:rFonts w:ascii="Aptos" w:hAnsi="Aptos"/>
        </w:rPr>
        <w:t>. This corresponds to local low cloud shortwave dimming of +0.5 to +1.6 W m</w:t>
      </w:r>
      <w:r w:rsidRPr="1FB3D345" w:rsidR="1FB3D345">
        <w:rPr>
          <w:rFonts w:ascii="Aptos" w:hAnsi="Aptos"/>
          <w:vertAlign w:val="superscript"/>
        </w:rPr>
        <w:t>–2</w:t>
      </w:r>
      <w:r w:rsidRPr="1FB3D345" w:rsidR="1FB3D345">
        <w:rPr>
          <w:rFonts w:ascii="Aptos" w:hAnsi="Aptos"/>
        </w:rPr>
        <w:t xml:space="preserve"> K</w:t>
      </w:r>
      <w:r w:rsidRPr="1FB3D345" w:rsidR="1FB3D345">
        <w:rPr>
          <w:rFonts w:ascii="Aptos" w:hAnsi="Aptos"/>
          <w:vertAlign w:val="superscript"/>
        </w:rPr>
        <w:t>–1</w:t>
      </w:r>
      <w:r w:rsidRPr="1FB3D345" w:rsidR="1FB3D345">
        <w:rPr>
          <w:rFonts w:ascii="Aptos" w:hAnsi="Aptos"/>
        </w:rPr>
        <w:t xml:space="preserve"> and total cloud radiative feedback of +0.4 to +1.3 W m</w:t>
      </w:r>
      <w:r w:rsidRPr="1FB3D345" w:rsidR="1FB3D345">
        <w:rPr>
          <w:rFonts w:ascii="Aptos" w:hAnsi="Aptos"/>
          <w:vertAlign w:val="superscript"/>
        </w:rPr>
        <w:t xml:space="preserve">–2 </w:t>
      </w:r>
      <w:r w:rsidRPr="1FB3D345" w:rsidR="1FB3D345">
        <w:rPr>
          <w:rFonts w:ascii="Aptos" w:hAnsi="Aptos"/>
        </w:rPr>
        <w:t>K</w:t>
      </w:r>
      <w:r w:rsidRPr="1FB3D345" w:rsidR="1FB3D345">
        <w:rPr>
          <w:rFonts w:ascii="Aptos" w:hAnsi="Aptos"/>
          <w:vertAlign w:val="superscript"/>
        </w:rPr>
        <w:t>–1</w:t>
      </w:r>
      <w:r w:rsidRPr="1FB3D345" w:rsidR="1FB3D345">
        <w:rPr>
          <w:rFonts w:ascii="Aptos" w:hAnsi="Aptos"/>
        </w:rPr>
        <w:t>.</w:t>
      </w:r>
    </w:p>
    <w:p w:rsidRPr="005D1914" w:rsidR="002639C0" w:rsidP="002639C0" w:rsidRDefault="002639C0" w14:paraId="59507CFA" w14:textId="77777777">
      <w:pPr>
        <w:pStyle w:val="Heading1"/>
      </w:pPr>
      <w:r w:rsidRPr="005D1914">
        <w:t>Summary</w:t>
      </w:r>
    </w:p>
    <w:p w:rsidRPr="00ED11AE" w:rsidR="003B5742" w:rsidP="1FB3D345" w:rsidRDefault="003B5742" w14:paraId="7A5A6210" w14:textId="6A332017">
      <w:pPr>
        <w:spacing w:line="240" w:lineRule="auto"/>
        <w:rPr>
          <w:rFonts w:eastAsia="" w:eastAsiaTheme="minorEastAsia"/>
        </w:rPr>
      </w:pPr>
      <w:r w:rsidRPr="1FB3D345" w:rsidR="1FB3D345">
        <w:rPr>
          <w:rFonts w:eastAsia="" w:eastAsiaTheme="minorEastAsia"/>
        </w:rPr>
        <w:t xml:space="preserve">A model </w:t>
      </w:r>
      <w:ins w:author="Andrea Jenney" w:date="2026-08-07T18:25:30.128Z" w16du:dateUtc="2026-08-07T18:25:30.128Z" w:id="1891157600">
        <w:r w:rsidRPr="1FB3D345" w:rsidR="1FB3D345">
          <w:rPr>
            <w:rFonts w:eastAsia="" w:eastAsiaTheme="minorEastAsia"/>
          </w:rPr>
          <w:t xml:space="preserve">of trade cumulus regimes </w:t>
        </w:r>
      </w:ins>
      <w:r w:rsidRPr="1FB3D345" w:rsidR="1FB3D345">
        <w:rPr>
          <w:rFonts w:eastAsia="" w:eastAsiaTheme="minorEastAsia"/>
        </w:rPr>
        <w:t>simulates the ensemble of cumulus cloud with eddy moisture flux divergence in</w:t>
      </w:r>
      <w:r w:rsidR="1FB3D345">
        <w:rPr/>
        <w:t xml:space="preserve"> hydrological balance</w:t>
      </w:r>
      <w:r w:rsidRPr="1FB3D345" w:rsidR="1FB3D345">
        <w:rPr>
          <w:rFonts w:eastAsia="" w:eastAsiaTheme="minorEastAsia"/>
        </w:rPr>
        <w:t xml:space="preserve"> with the large-scale circulation drying and </w:t>
      </w:r>
      <w:r w:rsidRPr="1FB3D345" w:rsidR="1FB3D345">
        <w:rPr>
          <w:rFonts w:eastAsia="" w:eastAsiaTheme="minorEastAsia"/>
        </w:rPr>
        <w:t>observed</w:t>
      </w:r>
      <w:r w:rsidRPr="1FB3D345" w:rsidR="1FB3D345">
        <w:rPr>
          <w:rFonts w:eastAsia="" w:eastAsiaTheme="minorEastAsia"/>
        </w:rPr>
        <w:t xml:space="preserve"> cloud top heights. It reproduces the ratio of mesoscale mass flux to cloud albedo consistent with the </w:t>
      </w:r>
      <w:commentRangeStart w:id="1060778735"/>
      <w:r w:rsidRPr="1FB3D345" w:rsidR="1FB3D345">
        <w:rPr>
          <w:rFonts w:eastAsia="" w:eastAsiaTheme="minorEastAsia"/>
        </w:rPr>
        <w:t xml:space="preserve">proportionality </w:t>
      </w:r>
      <w:r w:rsidRPr="1FB3D345" w:rsidR="1FB3D345">
        <w:rPr>
          <w:rFonts w:eastAsia="" w:eastAsiaTheme="minorEastAsia"/>
        </w:rPr>
        <w:t>observed</w:t>
      </w:r>
      <w:r w:rsidRPr="1FB3D345" w:rsidR="1FB3D345">
        <w:rPr>
          <w:rFonts w:eastAsia="" w:eastAsiaTheme="minorEastAsia"/>
        </w:rPr>
        <w:t xml:space="preserve"> in EUREC4A</w:t>
      </w:r>
      <w:commentRangeEnd w:id="1060778735"/>
      <w:r>
        <w:rPr>
          <w:rStyle w:val="CommentReference"/>
        </w:rPr>
        <w:commentReference w:id="1060778735"/>
      </w:r>
      <w:r w:rsidRPr="1FB3D345" w:rsidR="1FB3D345">
        <w:rPr>
          <w:rFonts w:eastAsia="" w:eastAsiaTheme="minorEastAsia"/>
        </w:rPr>
        <w:t xml:space="preserve"> and physically extends that proportionality to climatological mean cloud albedo and mass flux. Model experiments show the mean shallow cumulus mass flux and cloud fraction decrease in proportion to the reduction of the mean tropical circulation expected in a warmed climate (HS06).</w:t>
      </w:r>
    </w:p>
    <w:p w:rsidR="002639C0" w:rsidP="1FB3D345" w:rsidRDefault="00952A89" w14:paraId="7E73A419" w14:textId="48859C4D">
      <w:pPr>
        <w:spacing w:line="240" w:lineRule="auto"/>
        <w:rPr>
          <w:rFonts w:eastAsia="" w:eastAsiaTheme="minorEastAsia"/>
        </w:rPr>
      </w:pPr>
      <w:r>
        <w:rPr/>
        <w:t xml:space="preserve">The </w:t>
      </w:r>
      <w:r w:rsidR="00695D0C">
        <w:rPr/>
        <w:t>decrease in mass flux (</w:t>
      </w:r>
      <w:r w:rsidR="002639C0">
        <w:rPr/>
        <w:t>DIM</w:t>
      </w:r>
      <w:r w:rsidR="00695D0C">
        <w:rPr/>
        <w:t>)</w:t>
      </w:r>
      <w:r w:rsidR="002639C0">
        <w:rPr/>
        <w:t xml:space="preserve"> </w:t>
      </w:r>
      <w:r>
        <w:rPr/>
        <w:t>hypothes</w:t>
      </w:r>
      <w:r w:rsidR="002639C0">
        <w:rPr/>
        <w:t>is</w:t>
      </w:r>
      <w:r>
        <w:rPr/>
        <w:t xml:space="preserve"> </w:t>
      </w:r>
      <w:r w:rsidRPr="1FB3D345" w:rsidR="002639C0">
        <w:rPr>
          <w:rFonts w:eastAsia="" w:eastAsiaTheme="minorEastAsia"/>
        </w:rPr>
        <w:t>extrapolates</w:t>
      </w:r>
      <w:r w:rsidRPr="1FB3D345">
        <w:rPr>
          <w:rFonts w:eastAsia="" w:eastAsiaTheme="minorEastAsia"/>
        </w:rPr>
        <w:t xml:space="preserve"> </w:t>
      </w:r>
      <w:r w:rsidRPr="1FB3D345" w:rsidR="002639C0">
        <w:rPr>
          <w:rFonts w:eastAsia="" w:eastAsiaTheme="minorEastAsia"/>
        </w:rPr>
        <w:t xml:space="preserve">observational evidence linking cloud fraction to mass flux </w:t>
      </w:r>
      <m:oMath>
        <m:r>
          <w:rPr>
            <w:rFonts w:ascii="Cambria Math" w:hAnsi="Cambria Math" w:eastAsiaTheme="minorEastAsia"/>
          </w:rPr>
          <m:t>C∝M</m:t>
        </m:r>
      </m:oMath>
      <w:r w:rsidRPr="1FB3D345" w:rsidR="002639C0">
        <w:rPr>
          <w:rFonts w:eastAsia="" w:eastAsiaTheme="minorEastAsia"/>
        </w:rPr>
        <w:t xml:space="preserve"> to changes expected from a balanced water budget with a weakening hydrological circulation. </w:t>
      </w:r>
      <w:r w:rsidRPr="1FB3D345">
        <w:rPr>
          <w:rFonts w:eastAsia="" w:eastAsiaTheme="minorEastAsia"/>
        </w:rPr>
        <w:t xml:space="preserve">Cloud parameterizations used in </w:t>
      </w:r>
      <w:r w:rsidRPr="1FB3D345" w:rsidR="002639C0">
        <w:rPr>
          <w:rFonts w:eastAsia="" w:eastAsiaTheme="minorEastAsia"/>
        </w:rPr>
        <w:t>climate</w:t>
      </w:r>
      <w:r w:rsidRPr="1FB3D345">
        <w:rPr>
          <w:rFonts w:eastAsia="" w:eastAsiaTheme="minorEastAsia"/>
        </w:rPr>
        <w:t xml:space="preserve"> models must satisfy many global constraints, </w:t>
      </w:r>
      <w:r w:rsidRPr="1FB3D345" w:rsidR="00695D0C">
        <w:rPr>
          <w:rFonts w:eastAsia="" w:eastAsiaTheme="minorEastAsia"/>
        </w:rPr>
        <w:t>few of which make them</w:t>
      </w:r>
      <w:r w:rsidRPr="1FB3D345">
        <w:rPr>
          <w:rFonts w:eastAsia="" w:eastAsiaTheme="minorEastAsia"/>
        </w:rPr>
        <w:t xml:space="preserve"> suited to faithfully simulate the moisture flux and cloud fraction of shallow cumulus clouds</w:t>
      </w:r>
      <w:r w:rsidRPr="1FB3D345" w:rsidR="00437010">
        <w:rPr>
          <w:rFonts w:eastAsia="" w:eastAsiaTheme="minorEastAsia"/>
        </w:rPr>
        <w:t xml:space="preserve"> </w:t>
      </w:r>
      <w:r w:rsidRPr="1FB3D345" w:rsidR="00410995">
        <w:rPr>
          <w:rFonts w:eastAsia="" w:eastAsiaTheme="minorEastAsia"/>
        </w:rPr>
        <w:t>(</w:t>
      </w:r>
      <w:r w:rsidRPr="1FB3D345" w:rsidR="004D650A">
        <w:rPr>
          <w:rFonts w:eastAsia="" w:eastAsiaTheme="minorEastAsia"/>
        </w:rPr>
        <w:t>Vial et al.</w:t>
      </w:r>
      <w:r w:rsidRPr="1FB3D345" w:rsidR="00410995">
        <w:rPr>
          <w:rFonts w:eastAsia="" w:eastAsiaTheme="minorEastAsia"/>
        </w:rPr>
        <w:t>,</w:t>
      </w:r>
      <w:r w:rsidRPr="1FB3D345" w:rsidR="004D650A">
        <w:rPr>
          <w:rFonts w:eastAsia="" w:eastAsiaTheme="minorEastAsia"/>
        </w:rPr>
        <w:t xml:space="preserve"> </w:t>
      </w:r>
      <w:r w:rsidRPr="1FB3D345" w:rsidR="00DF3AE8">
        <w:rPr>
          <w:rFonts w:eastAsia="" w:eastAsiaTheme="minorEastAsia"/>
        </w:rPr>
        <w:t>2017</w:t>
      </w:r>
      <w:r w:rsidRPr="1FB3D345" w:rsidR="004D650A">
        <w:rPr>
          <w:rFonts w:eastAsia="" w:eastAsiaTheme="minorEastAsia"/>
        </w:rPr>
        <w:t xml:space="preserve">, </w:t>
      </w:r>
      <w:r w:rsidRPr="1FB3D345" w:rsidR="00437010">
        <w:rPr>
          <w:rFonts w:eastAsia="" w:eastAsiaTheme="minorEastAsia"/>
        </w:rPr>
        <w:t>Nuijens</w:t>
      </w:r>
      <w:r w:rsidRPr="1FB3D345" w:rsidR="00DF3AE8">
        <w:rPr>
          <w:rFonts w:eastAsia="" w:eastAsiaTheme="minorEastAsia"/>
        </w:rPr>
        <w:t xml:space="preserve"> et al</w:t>
      </w:r>
      <w:r w:rsidRPr="1FB3D345" w:rsidR="00410995">
        <w:rPr>
          <w:rFonts w:eastAsia="" w:eastAsiaTheme="minorEastAsia"/>
        </w:rPr>
        <w:t>., 2015)</w:t>
      </w:r>
      <w:r w:rsidRPr="1FB3D345" w:rsidR="00CB698A">
        <w:rPr>
          <w:rFonts w:eastAsia="" w:eastAsiaTheme="minorEastAsia"/>
        </w:rPr>
        <w:t>.</w:t>
      </w:r>
      <w:r w:rsidRPr="1FB3D345" w:rsidR="00CB698A">
        <w:rPr>
          <w:rFonts w:eastAsia="" w:eastAsiaTheme="minorEastAsia"/>
        </w:rPr>
        <w:t xml:space="preserve"> </w:t>
      </w:r>
      <w:r w:rsidRPr="1FB3D345" w:rsidR="002639C0">
        <w:rPr>
          <w:rFonts w:eastAsia="" w:eastAsiaTheme="minorEastAsia"/>
        </w:rPr>
        <w:t>O</w:t>
      </w:r>
      <w:r w:rsidRPr="1FB3D345">
        <w:rPr>
          <w:rFonts w:eastAsia="" w:eastAsiaTheme="minorEastAsia"/>
        </w:rPr>
        <w:t>ur shallow cumulus model</w:t>
      </w:r>
      <w:r w:rsidRPr="1FB3D345" w:rsidR="002639C0">
        <w:rPr>
          <w:rFonts w:eastAsia="" w:eastAsiaTheme="minorEastAsia"/>
        </w:rPr>
        <w:t xml:space="preserve"> </w:t>
      </w:r>
      <w:r w:rsidRPr="1FB3D345" w:rsidR="002639C0">
        <w:rPr>
          <w:rFonts w:eastAsia="" w:eastAsiaTheme="minorEastAsia"/>
        </w:rPr>
        <w:t xml:space="preserve">represents</w:t>
      </w:r>
      <w:r w:rsidRPr="1FB3D345" w:rsidR="002639C0">
        <w:rPr>
          <w:rFonts w:eastAsia="" w:eastAsiaTheme="minorEastAsia"/>
        </w:rPr>
        <w:t xml:space="preserve"> </w:t>
      </w:r>
      <w:r w:rsidRPr="1FB3D345">
        <w:rPr>
          <w:rFonts w:eastAsia="" w:eastAsiaTheme="minorEastAsia"/>
        </w:rPr>
        <w:t xml:space="preserve">cloud-scale turbulent processes </w:t>
      </w:r>
      <w:r w:rsidRPr="1FB3D345" w:rsidR="002639C0">
        <w:rPr>
          <w:rFonts w:eastAsia="" w:eastAsiaTheme="minorEastAsia"/>
        </w:rPr>
        <w:t>with</w:t>
      </w:r>
      <w:r w:rsidRPr="1FB3D345">
        <w:rPr>
          <w:rFonts w:eastAsia="" w:eastAsiaTheme="minorEastAsia"/>
        </w:rPr>
        <w:t xml:space="preserve"> </w:t>
      </w:r>
      <w:r w:rsidRPr="1FB3D345" w:rsidR="002639C0">
        <w:rPr>
          <w:rFonts w:eastAsia="" w:eastAsiaTheme="minorEastAsia"/>
        </w:rPr>
        <w:t xml:space="preserve">a spectrum </w:t>
      </w:r>
      <w:r w:rsidRPr="1FB3D345" w:rsidR="004F00D6">
        <w:rPr>
          <w:rFonts w:eastAsia="" w:eastAsiaTheme="minorEastAsia"/>
        </w:rPr>
        <w:t xml:space="preserve">of total moisture sink rates </w:t>
      </w:r>
      <w:r w:rsidRPr="1FB3D345" w:rsidR="004F00D6">
        <w:rPr>
          <w:rFonts w:eastAsia="" w:eastAsiaTheme="minorEastAsia"/>
        </w:rPr>
        <w:t xml:space="preserve">representing</w:t>
      </w:r>
      <w:r w:rsidRPr="1FB3D345" w:rsidR="004F00D6">
        <w:rPr>
          <w:rFonts w:eastAsia="" w:eastAsiaTheme="minorEastAsia"/>
        </w:rPr>
        <w:t xml:space="preserve"> </w:t>
      </w:r>
      <w:r w:rsidRPr="1FB3D345">
        <w:rPr>
          <w:rFonts w:eastAsia="" w:eastAsiaTheme="minorEastAsia"/>
        </w:rPr>
        <w:t xml:space="preserve">lateral entrainment </w:t>
      </w:r>
      <w:r w:rsidRPr="1FB3D345" w:rsidR="004F00D6">
        <w:rPr>
          <w:rFonts w:eastAsia="" w:eastAsiaTheme="minorEastAsia"/>
        </w:rPr>
        <w:t>and precipitation</w:t>
      </w:r>
      <w:r w:rsidRPr="1FB3D345">
        <w:rPr>
          <w:rFonts w:eastAsia="" w:eastAsiaTheme="minorEastAsia"/>
        </w:rPr>
        <w:t xml:space="preserve">. Each </w:t>
      </w:r>
      <w:r w:rsidRPr="1FB3D345" w:rsidR="004F00D6">
        <w:rPr>
          <w:rFonts w:eastAsia="" w:eastAsiaTheme="minorEastAsia"/>
        </w:rPr>
        <w:t>moisture sink</w:t>
      </w:r>
      <w:r w:rsidRPr="1FB3D345">
        <w:rPr>
          <w:rFonts w:eastAsia="" w:eastAsiaTheme="minorEastAsia"/>
        </w:rPr>
        <w:t xml:space="preserve"> rate determines a profile of cloud </w:t>
      </w:r>
      <w:r w:rsidRPr="1FB3D345" w:rsidR="004F00D6">
        <w:rPr>
          <w:rFonts w:eastAsia="" w:eastAsiaTheme="minorEastAsia"/>
        </w:rPr>
        <w:t>humidity</w:t>
      </w:r>
      <w:r w:rsidRPr="1FB3D345">
        <w:rPr>
          <w:rFonts w:eastAsia="" w:eastAsiaTheme="minorEastAsia"/>
        </w:rPr>
        <w:t xml:space="preserve"> </w:t>
      </w:r>
      <m:oMath>
        <m:sSub>
          <m:sSubPr>
            <m:ctrlPr>
              <w:rPr>
                <w:rFonts w:ascii="Cambria Math" w:hAnsi="Cambria Math" w:eastAsiaTheme="minorEastAsia"/>
                <w:i/>
                <w:iCs/>
              </w:rPr>
            </m:ctrlPr>
          </m:sSubPr>
          <m:e>
            <m:r>
              <w:rPr>
                <w:rFonts w:ascii="Cambria Math" w:hAnsi="Cambria Math" w:eastAsiaTheme="minorEastAsia"/>
              </w:rPr>
              <m:t>q</m:t>
            </m:r>
            <m:ctrlPr>
              <w:rPr>
                <w:rFonts w:ascii="Cambria Math" w:hAnsi="Cambria Math" w:eastAsiaTheme="minorEastAsia"/>
                <w:i/>
              </w:rPr>
            </m:ctrlPr>
          </m:e>
          <m:sub>
            <m:r>
              <w:rPr>
                <w:rFonts w:ascii="Cambria Math" w:hAnsi="Cambria Math" w:eastAsiaTheme="minorEastAsia"/>
              </w:rPr>
              <m:t>c</m:t>
            </m:r>
          </m:sub>
        </m:sSub>
      </m:oMath>
      <w:r w:rsidRPr="1FB3D345">
        <w:rPr>
          <w:rFonts w:eastAsia="" w:eastAsiaTheme="minorEastAsia"/>
        </w:rPr>
        <w:t xml:space="preserve"> and</w:t>
      </w:r>
      <w:r w:rsidRPr="1FB3D345" w:rsidR="004F00D6">
        <w:rPr>
          <w:rFonts w:eastAsia="" w:eastAsiaTheme="minorEastAsia"/>
        </w:rPr>
        <w:t xml:space="preserve"> a</w:t>
      </w:r>
      <w:r w:rsidRPr="1FB3D345">
        <w:rPr>
          <w:rFonts w:eastAsia="" w:eastAsiaTheme="minorEastAsia"/>
        </w:rPr>
        <w:t xml:space="preserve"> cloud top height. </w:t>
      </w:r>
      <w:r w:rsidRPr="1FB3D345" w:rsidR="00695D0C">
        <w:rPr>
          <w:rFonts w:eastAsia="" w:eastAsiaTheme="minorEastAsia"/>
        </w:rPr>
        <w:t xml:space="preserve">Our model closure is to distribute the frequency of cloud </w:t>
      </w:r>
      <w:r w:rsidRPr="1FB3D345" w:rsidR="004F00D6">
        <w:rPr>
          <w:rFonts w:eastAsia="" w:eastAsiaTheme="minorEastAsia"/>
        </w:rPr>
        <w:t>moisture sink</w:t>
      </w:r>
      <w:r w:rsidRPr="1FB3D345">
        <w:rPr>
          <w:rFonts w:eastAsia="" w:eastAsiaTheme="minorEastAsia"/>
        </w:rPr>
        <w:t xml:space="preserve"> rates </w:t>
      </w:r>
      <w:r w:rsidRPr="1FB3D345" w:rsidR="004F00D6">
        <w:rPr>
          <w:rFonts w:eastAsia="" w:eastAsiaTheme="minorEastAsia"/>
        </w:rPr>
        <w:t>to yield</w:t>
      </w:r>
      <w:r w:rsidRPr="1FB3D345">
        <w:rPr>
          <w:rFonts w:eastAsia="" w:eastAsiaTheme="minorEastAsia"/>
        </w:rPr>
        <w:t xml:space="preserve"> </w:t>
      </w:r>
      <w:del w:author="Andrea Jenney" w:date="2026-08-07T18:27:16.839Z" w16du:dateUtc="2026-08-07T18:27:16.839Z" w:id="916039842">
        <w:r w:rsidRPr="1FB3D345" w:rsidDel="1FB3D345">
          <w:rPr>
            <w:rFonts w:eastAsia="" w:eastAsiaTheme="minorEastAsia"/>
          </w:rPr>
          <w:delText xml:space="preserve">the </w:delText>
        </w:r>
      </w:del>
      <w:ins w:author="Andrea Jenney" w:date="2026-08-07T18:27:18.358Z" w16du:dateUtc="2026-08-07T18:27:18.358Z" w:id="1019049270">
        <w:r w:rsidRPr="1FB3D345">
          <w:rPr>
            <w:rFonts w:eastAsia="" w:eastAsiaTheme="minorEastAsia"/>
          </w:rPr>
          <w:t xml:space="preserve">an </w:t>
        </w:r>
      </w:ins>
      <w:r w:rsidRPr="1FB3D345">
        <w:rPr>
          <w:rFonts w:eastAsia="" w:eastAsiaTheme="minorEastAsia"/>
        </w:rPr>
        <w:t xml:space="preserve">observed </w:t>
      </w:r>
      <w:r w:rsidRPr="1FB3D345" w:rsidR="004F00D6">
        <w:rPr>
          <w:rFonts w:eastAsia="" w:eastAsiaTheme="minorEastAsia"/>
        </w:rPr>
        <w:t xml:space="preserve">distribution of </w:t>
      </w:r>
      <w:r w:rsidRPr="1FB3D345">
        <w:rPr>
          <w:rFonts w:eastAsia="" w:eastAsiaTheme="minorEastAsia"/>
        </w:rPr>
        <w:t xml:space="preserve">shallow cumulus cloud top height and moisture flux divergence. </w:t>
      </w:r>
      <w:r w:rsidRPr="1FB3D345" w:rsidR="004F00D6">
        <w:rPr>
          <w:rFonts w:eastAsia="" w:eastAsiaTheme="minorEastAsia"/>
        </w:rPr>
        <w:t xml:space="preserve">The model </w:t>
      </w:r>
      <w:r w:rsidRPr="1FB3D345">
        <w:rPr>
          <w:rFonts w:eastAsia="" w:eastAsiaTheme="minorEastAsia"/>
        </w:rPr>
        <w:t xml:space="preserve">reproduces the </w:t>
      </w:r>
      <w:r w:rsidRPr="1FB3D345" w:rsidR="004F00D6">
        <w:rPr>
          <w:rFonts w:eastAsia="" w:eastAsiaTheme="minorEastAsia"/>
        </w:rPr>
        <w:t xml:space="preserve">observed </w:t>
      </w:r>
      <w:r w:rsidRPr="1FB3D345">
        <w:rPr>
          <w:rFonts w:eastAsia="" w:eastAsiaTheme="minorEastAsia"/>
        </w:rPr>
        <w:t xml:space="preserve">proportionality of </w:t>
      </w:r>
      <w:r w:rsidRPr="1FB3D345" w:rsidR="00BB0B27">
        <w:rPr>
          <w:rFonts w:eastAsia="" w:eastAsiaTheme="minorEastAsia"/>
        </w:rPr>
        <w:t xml:space="preserve">albedo-weighted </w:t>
      </w:r>
      <w:r w:rsidRPr="1FB3D345">
        <w:rPr>
          <w:rFonts w:eastAsia="" w:eastAsiaTheme="minorEastAsia"/>
        </w:rPr>
        <w:t xml:space="preserve">cloud </w:t>
      </w:r>
      <w:r w:rsidRPr="1FB3D345" w:rsidR="00BB0B27">
        <w:rPr>
          <w:rFonts w:eastAsia="" w:eastAsiaTheme="minorEastAsia"/>
        </w:rPr>
        <w:t>fraction</w:t>
      </w:r>
      <w:r w:rsidRPr="1FB3D345">
        <w:rPr>
          <w:rFonts w:eastAsia="" w:eastAsiaTheme="minorEastAsia"/>
        </w:rPr>
        <w:t xml:space="preserve"> to mass flux </w:t>
      </w:r>
      <m:oMath>
        <m:r>
          <w:rPr>
            <w:rFonts w:ascii="Cambria Math" w:hAnsi="Cambria Math" w:eastAsiaTheme="minorEastAsia"/>
          </w:rPr>
          <m:t>C/M=</m:t>
        </m:r>
      </m:oMath>
      <w:r w:rsidRPr="1FB3D345" w:rsidR="004F00D6">
        <w:rPr>
          <w:rFonts w:eastAsia="" w:eastAsiaTheme="minorEastAsia"/>
        </w:rPr>
        <w:t xml:space="preserve"> </w:t>
      </w:r>
      <w:r w:rsidRPr="1FB3D345" w:rsidR="00695D0C">
        <w:rPr>
          <w:rFonts w:eastAsia="" w:eastAsiaTheme="minorEastAsia"/>
        </w:rPr>
        <w:t>1</w:t>
      </w:r>
      <w:r w:rsidRPr="1FB3D345" w:rsidR="004F00D6">
        <w:rPr>
          <w:rFonts w:eastAsia="" w:eastAsiaTheme="minorEastAsia"/>
        </w:rPr>
        <w:t>.</w:t>
      </w:r>
      <w:r w:rsidRPr="1FB3D345" w:rsidR="00695D0C">
        <w:rPr>
          <w:rFonts w:eastAsia="" w:eastAsiaTheme="minorEastAsia"/>
        </w:rPr>
        <w:t>5</w:t>
      </w:r>
      <w:r w:rsidRPr="1FB3D345" w:rsidR="004F00D6">
        <w:rPr>
          <w:rFonts w:eastAsia="" w:eastAsiaTheme="minorEastAsia"/>
        </w:rPr>
        <w:t xml:space="preserve"> % (cm s</w:t>
      </w:r>
      <w:r w:rsidRPr="1FB3D345" w:rsidR="004F00D6">
        <w:rPr>
          <w:rFonts w:eastAsia="" w:eastAsiaTheme="minorEastAsia"/>
          <w:vertAlign w:val="superscript"/>
        </w:rPr>
        <w:t>–1</w:t>
      </w:r>
      <w:r w:rsidRPr="1FB3D345" w:rsidR="004F00D6">
        <w:rPr>
          <w:rFonts w:eastAsia="" w:eastAsiaTheme="minorEastAsia"/>
        </w:rPr>
        <w:t>)</w:t>
      </w:r>
      <w:r w:rsidRPr="1FB3D345" w:rsidR="004F00D6">
        <w:rPr>
          <w:rFonts w:eastAsia="" w:eastAsiaTheme="minorEastAsia"/>
          <w:vertAlign w:val="superscript"/>
        </w:rPr>
        <w:t>–1</w:t>
      </w:r>
      <w:r w:rsidRPr="1FB3D345">
        <w:rPr>
          <w:rFonts w:eastAsia="" w:eastAsiaTheme="minorEastAsia"/>
        </w:rPr>
        <w:t>.</w:t>
      </w:r>
    </w:p>
    <w:p w:rsidRPr="00CB698A" w:rsidR="00CB698A" w:rsidP="1FB3D345" w:rsidRDefault="00CB698A" w14:paraId="5DADC7DA" w14:textId="5CB70DAF">
      <w:pPr>
        <w:spacing w:line="240" w:lineRule="auto"/>
        <w:rPr>
          <w:rFonts w:eastAsia="" w:eastAsiaTheme="minorEastAsia"/>
        </w:rPr>
      </w:pPr>
      <w:commentRangeStart w:id="1300854229"/>
      <w:r w:rsidRPr="1FB3D345">
        <w:rPr>
          <w:rFonts w:eastAsia="" w:eastAsiaTheme="minorEastAsia"/>
        </w:rPr>
        <w:t xml:space="preserve">Differences from the predictions of the DIM mechanism in climate change simulations suggest variation in the response of the subsidence drying over the shallow cumulus region, or variations of the proportionalities of clouds or mass flux to the subsidence. A different </w:t>
      </w:r>
      <w:r w:rsidRPr="1FB3D345">
        <w:rPr>
          <w:rFonts w:eastAsia="" w:eastAsiaTheme="minorEastAsia"/>
        </w:rPr>
        <w:t xml:space="preserve">relationship</w:t>
      </w:r>
      <w:r w:rsidRPr="1FB3D345">
        <w:rPr>
          <w:rFonts w:eastAsia="" w:eastAsiaTheme="minorEastAsia"/>
        </w:rPr>
        <w:t xml:space="preserve"> </w:t>
      </w:r>
      <w:r w:rsidRPr="1FB3D345" w:rsidR="004F00D6">
        <w:rPr>
          <w:rFonts w:eastAsia="" w:eastAsiaTheme="minorEastAsia"/>
        </w:rPr>
        <w:t>divergence of the mass flux to the subsidence</w:t>
      </w:r>
      <w:r w:rsidRPr="1FB3D345">
        <w:rPr>
          <w:rFonts w:eastAsia="" w:eastAsiaTheme="minorEastAsia"/>
        </w:rPr>
        <w:t xml:space="preserve">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sidRPr="1FB3D345">
        <w:rPr>
          <w:rFonts w:eastAsia="" w:eastAsiaTheme="minorEastAsia"/>
        </w:rPr>
        <w:t xml:space="preserve"> </w:t>
      </w:r>
      <w:r w:rsidRPr="1FB3D345">
        <w:rPr>
          <w:rFonts w:eastAsia="" w:eastAsiaTheme="minorEastAsia"/>
        </w:rPr>
        <w:t xml:space="preserve">is possible if either the entrainment or the vertical structure of convective moisture flux changes. </w:t>
      </w:r>
      <w:r w:rsidRPr="1FB3D345">
        <w:rPr>
          <w:rFonts w:eastAsia="" w:eastAsiaTheme="minorEastAsia"/>
        </w:rPr>
        <w:t xml:space="preserve">The DIM hypothesis predicts the change in area of low clouds responsible for the moisture </w:t>
      </w:r>
      <w:r w:rsidRPr="1FB3D345">
        <w:rPr>
          <w:rFonts w:eastAsia="" w:eastAsiaTheme="minorEastAsia"/>
        </w:rPr>
        <w:t>flux, but</w:t>
      </w:r>
      <w:r w:rsidRPr="1FB3D345">
        <w:rPr>
          <w:rFonts w:eastAsia="" w:eastAsiaTheme="minorEastAsia"/>
        </w:rPr>
        <w:t xml:space="preserve"> does not account for secondary desiccation of optically thick stratocumulus clouds, found near cloud base in most climate models. </w:t>
      </w:r>
      <w:r w:rsidRPr="1FB3D345">
        <w:rPr>
          <w:rFonts w:eastAsia="" w:eastAsiaTheme="minorEastAsia"/>
        </w:rPr>
        <w:t xml:space="preserve">Divergence of the vertically developed shallow cumulus cloud fraction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oMath>
      <w:r w:rsidRPr="1FB3D345">
        <w:rPr>
          <w:rFonts w:eastAsia="" w:eastAsiaTheme="minorEastAsia"/>
        </w:rPr>
        <w:t xml:space="preserve"> is possible if the ratio of the cloud area fraction </w:t>
      </w:r>
      <m:oMath>
        <m:r>
          <w:rPr>
            <w:rFonts w:ascii="Cambria Math" w:hAnsi="Cambria Math" w:eastAsiaTheme="minorEastAsia"/>
          </w:rPr>
          <m:t xml:space="preserve">C </m:t>
        </m:r>
      </m:oMath>
      <w:r w:rsidRPr="1FB3D345">
        <w:rPr>
          <w:rFonts w:eastAsia="" w:eastAsiaTheme="minorEastAsia"/>
        </w:rPr>
        <w:t xml:space="preserve">to the active updraft area </w:t>
      </w:r>
      <m:oMath>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a</m:t>
            </m:r>
          </m:sub>
        </m:sSub>
      </m:oMath>
      <w:r w:rsidRPr="1FB3D345">
        <w:rPr>
          <w:rFonts w:eastAsia="" w:eastAsiaTheme="minorEastAsia"/>
        </w:rPr>
        <w:t xml:space="preserve"> with moisture flux </w:t>
      </w:r>
      <m:oMath>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up</m:t>
            </m:r>
          </m:sub>
        </m:sSub>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q</m:t>
                </m:r>
              </m:e>
              <m:sub>
                <m:r>
                  <w:rPr>
                    <w:rFonts w:ascii="Cambria Math" w:hAnsi="Cambria Math" w:eastAsiaTheme="minorEastAsia"/>
                  </w:rPr>
                  <m:t>cld</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q</m:t>
                </m:r>
              </m:e>
              <m:sub>
                <m:r>
                  <w:rPr>
                    <w:rFonts w:ascii="Cambria Math" w:hAnsi="Cambria Math" w:eastAsiaTheme="minorEastAsia"/>
                  </w:rPr>
                  <m:t>env</m:t>
                </m:r>
              </m:sub>
            </m:sSub>
          </m:e>
        </m:d>
      </m:oMath>
      <w:r w:rsidRPr="1FB3D345">
        <w:rPr>
          <w:rFonts w:eastAsia="" w:eastAsiaTheme="minorEastAsia"/>
        </w:rPr>
        <w:t xml:space="preserve"> changes for clouds in a different climate. </w:t>
      </w:r>
      <w:r w:rsidRPr="1FB3D345" w:rsidR="003B5742">
        <w:rPr>
          <w:rFonts w:eastAsia="" w:eastAsiaTheme="minorEastAsia"/>
        </w:rPr>
        <w:t xml:space="preserve">Our projections are valid </w:t>
      </w:r>
      <w:r w:rsidRPr="1FB3D345" w:rsidR="003B5742">
        <w:rPr>
          <w:rFonts w:eastAsia="" w:eastAsiaTheme="minorEastAsia"/>
        </w:rPr>
        <w:t>as long as</w:t>
      </w:r>
      <w:r w:rsidRPr="1FB3D345" w:rsidR="004F00D6">
        <w:rPr>
          <w:rFonts w:eastAsia="" w:eastAsiaTheme="minorEastAsia"/>
        </w:rPr>
        <w:t xml:space="preserve"> </w:t>
      </w:r>
      <w:r w:rsidRPr="1FB3D345" w:rsidR="00BB0B27">
        <w:rPr>
          <w:rFonts w:eastAsia="" w:eastAsiaTheme="minorEastAsia"/>
        </w:rPr>
        <w:t xml:space="preserve">ratio</w:t>
      </w:r>
      <w:r w:rsidRPr="1FB3D345" w:rsidR="00BB0B27">
        <w:rPr>
          <w:rFonts w:eastAsia="" w:eastAsiaTheme="minorEastAsia"/>
        </w:rPr>
        <w:t xml:space="preserve"> of total </w:t>
      </w:r>
      <w:r w:rsidRPr="1FB3D345" w:rsidR="004F00D6">
        <w:rPr>
          <w:rFonts w:eastAsia="" w:eastAsiaTheme="minorEastAsia"/>
        </w:rPr>
        <w:t xml:space="preserve">cloud area </w:t>
      </w:r>
      <w:r w:rsidRPr="1FB3D345" w:rsidR="00BB0B27">
        <w:rPr>
          <w:rFonts w:eastAsia="" w:eastAsiaTheme="minorEastAsia"/>
        </w:rPr>
        <w:t xml:space="preserve">to </w:t>
      </w:r>
      <w:r w:rsidRPr="1FB3D345" w:rsidR="004F00D6">
        <w:rPr>
          <w:rFonts w:eastAsia="" w:eastAsiaTheme="minorEastAsia"/>
        </w:rPr>
        <w:t xml:space="preserve">the area of active </w:t>
      </w:r>
      <w:r w:rsidRPr="1FB3D345" w:rsidR="00BB0B27">
        <w:rPr>
          <w:rFonts w:eastAsia="" w:eastAsiaTheme="minorEastAsia"/>
        </w:rPr>
        <w:t xml:space="preserve">cloud updrafts </w:t>
      </w:r>
      <m:oMath>
        <m:f>
          <m:fPr>
            <m:type m:val="lin"/>
            <m:ctrlPr>
              <w:rPr>
                <w:rFonts w:ascii="Cambria Math" w:hAnsi="Cambria Math" w:eastAsiaTheme="minorEastAsia"/>
                <w:i/>
              </w:rPr>
            </m:ctrlPr>
          </m:fPr>
          <m:num>
            <m:r>
              <w:rPr>
                <w:rFonts w:ascii="Cambria Math" w:hAnsi="Cambria Math" w:eastAsiaTheme="minorEastAsia"/>
              </w:rPr>
              <m:t>C</m:t>
            </m:r>
          </m:num>
          <m:den>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a</m:t>
                </m:r>
              </m:sub>
            </m:sSub>
          </m:den>
        </m:f>
      </m:oMath>
      <w:r w:rsidRPr="1FB3D345" w:rsidR="003B5742">
        <w:rPr>
          <w:rFonts w:eastAsia="" w:eastAsiaTheme="minorEastAsia"/>
        </w:rPr>
        <w:t>, which depends on cloud-scale processes,</w:t>
      </w:r>
      <w:r w:rsidRPr="1FB3D345" w:rsidR="00BB0B27">
        <w:rPr>
          <w:rFonts w:eastAsia="" w:eastAsiaTheme="minorEastAsia"/>
        </w:rPr>
        <w:t xml:space="preserve"> is </w:t>
      </w:r>
      <w:r w:rsidRPr="1FB3D345" w:rsidR="003B5742">
        <w:rPr>
          <w:rFonts w:eastAsia="" w:eastAsiaTheme="minorEastAsia"/>
        </w:rPr>
        <w:t xml:space="preserve">constant. </w:t>
      </w:r>
      <w:r w:rsidRPr="1FB3D345" w:rsidR="003B5742">
        <w:rPr>
          <w:rFonts w:eastAsia="" w:eastAsiaTheme="minorEastAsia"/>
        </w:rPr>
        <w:t xml:space="preserve">Previous</w:t>
      </w:r>
      <w:r w:rsidRPr="1FB3D345" w:rsidR="003B5742">
        <w:rPr>
          <w:rFonts w:eastAsia="" w:eastAsiaTheme="minorEastAsia"/>
        </w:rPr>
        <w:t xml:space="preserve"> studies have found </w:t>
      </w:r>
      <m:oMath>
        <m:f>
          <m:fPr>
            <m:type m:val="lin"/>
            <m:ctrlPr>
              <w:rPr>
                <w:rFonts w:ascii="Cambria Math" w:hAnsi="Cambria Math" w:eastAsiaTheme="minorEastAsia"/>
                <w:i/>
              </w:rPr>
            </m:ctrlPr>
          </m:fPr>
          <m:num>
            <m:r>
              <w:rPr>
                <w:rFonts w:ascii="Cambria Math" w:hAnsi="Cambria Math" w:eastAsiaTheme="minorEastAsia"/>
              </w:rPr>
              <m:t>C</m:t>
            </m:r>
          </m:num>
          <m:den>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a</m:t>
                </m:r>
              </m:sub>
            </m:sSub>
          </m:den>
        </m:f>
        <m:r>
          <w:rPr>
            <w:rFonts w:ascii="Cambria Math" w:hAnsi="Cambria Math" w:eastAsiaTheme="minorEastAsia"/>
          </w:rPr>
          <m:t>≈2</m:t>
        </m:r>
      </m:oMath>
      <w:r w:rsidRPr="1FB3D345" w:rsidR="00BB0B27">
        <w:rPr>
          <w:rFonts w:eastAsia="" w:eastAsiaTheme="minorEastAsia"/>
        </w:rPr>
        <w:t xml:space="preserve"> (</w:t>
      </w:r>
      <w:r w:rsidRPr="1FB3D345" w:rsidR="00BB0B27">
        <w:rPr>
          <w:rFonts w:eastAsia="" w:eastAsiaTheme="minorEastAsia"/>
        </w:rPr>
        <w:t>Siebesma</w:t>
      </w:r>
      <w:r w:rsidRPr="1FB3D345" w:rsidR="00BB0B27">
        <w:rPr>
          <w:rFonts w:eastAsia="" w:eastAsiaTheme="minorEastAsia"/>
        </w:rPr>
        <w:t xml:space="preserve"> et al. 2003, Vogel et al. 2020).</w:t>
      </w:r>
      <w:commentRangeEnd w:id="1300854229"/>
      <w:r>
        <w:rPr>
          <w:rStyle w:val="CommentReference"/>
        </w:rPr>
        <w:commentReference w:id="1300854229"/>
      </w:r>
    </w:p>
    <w:p w:rsidR="001D72AF" w:rsidP="005D1914" w:rsidRDefault="005D1914" w14:paraId="3F24EA07" w14:textId="7FBB8934">
      <w:pPr>
        <w:pStyle w:val="BodyText"/>
      </w:pPr>
      <w:commentRangeStart w:id="1501175994"/>
      <w:r w:rsidR="1FB3D345">
        <w:rPr/>
        <w:t xml:space="preserve">Cloud properties and within-regime </w:t>
      </w:r>
      <w:r w:rsidR="1FB3D345">
        <w:rPr/>
        <w:t xml:space="preserve">radiative </w:t>
      </w:r>
      <w:r w:rsidR="1FB3D345">
        <w:rPr/>
        <w:t xml:space="preserve">feedbacks are similar </w:t>
      </w:r>
      <w:r w:rsidR="1FB3D345">
        <w:rPr/>
        <w:t xml:space="preserve">for low clouds </w:t>
      </w:r>
      <w:r w:rsidR="1FB3D345">
        <w:rPr/>
        <w:t>(</w:t>
      </w:r>
      <w:r w:rsidR="1FB3D345">
        <w:rPr/>
        <w:t>Tselioudis</w:t>
      </w:r>
      <w:r w:rsidR="1FB3D345">
        <w:rPr/>
        <w:t xml:space="preserve"> et al., 2021; Zelinka et al. 2025)</w:t>
      </w:r>
      <w:r w:rsidR="1FB3D345">
        <w:rPr/>
        <w:t>.</w:t>
      </w:r>
      <w:commentRangeEnd w:id="1501175994"/>
      <w:r>
        <w:rPr>
          <w:rStyle w:val="CommentReference"/>
        </w:rPr>
        <w:commentReference w:id="1501175994"/>
      </w:r>
      <w:r w:rsidR="1FB3D345">
        <w:rPr/>
        <w:t xml:space="preserve"> </w:t>
      </w:r>
      <w:r w:rsidR="1FB3D345">
        <w:rPr/>
        <w:t>S</w:t>
      </w:r>
      <w:r w:rsidR="1FB3D345">
        <w:rPr/>
        <w:t xml:space="preserve">hifts </w:t>
      </w:r>
      <w:r w:rsidR="1FB3D345">
        <w:rPr/>
        <w:t xml:space="preserve">of optically thicker </w:t>
      </w:r>
      <w:r w:rsidR="1FB3D345">
        <w:rPr/>
        <w:t xml:space="preserve">stratocumulus to </w:t>
      </w:r>
      <w:r w:rsidR="1FB3D345">
        <w:rPr/>
        <w:t xml:space="preserve">optically thinner </w:t>
      </w:r>
      <w:r w:rsidR="1FB3D345">
        <w:rPr/>
        <w:t xml:space="preserve">shallow cumulus </w:t>
      </w:r>
      <w:r w:rsidR="1FB3D345">
        <w:rPr/>
        <w:t xml:space="preserve">clouds </w:t>
      </w:r>
      <w:r w:rsidR="1FB3D345">
        <w:rPr/>
        <w:t>could result in partial compensation between their radiative effects. The mixing-induced low cloud feedback describes a version of</w:t>
      </w:r>
      <w:r w:rsidR="1FB3D345">
        <w:rPr/>
        <w:t xml:space="preserve"> this competition</w:t>
      </w:r>
      <w:r w:rsidR="1FB3D345">
        <w:rPr/>
        <w:t>, whereby mixing by precipitating convection dries lower levels and evaporates extensive and optically thick stratocumulus clouds</w:t>
      </w:r>
      <w:r w:rsidR="1FB3D345">
        <w:rPr/>
        <w:t>, in the global average</w:t>
      </w:r>
      <w:r w:rsidR="1FB3D345">
        <w:rPr/>
        <w:t xml:space="preserve">. </w:t>
      </w:r>
      <w:commentRangeStart w:id="1820700383"/>
      <w:r w:rsidR="1FB3D345">
        <w:rPr/>
        <w:t xml:space="preserve">All else equal, subsidence </w:t>
      </w:r>
      <w:r w:rsidR="1FB3D345">
        <w:rPr/>
        <w:t xml:space="preserve">is found to </w:t>
      </w:r>
      <w:r w:rsidR="1FB3D345">
        <w:rPr/>
        <w:t>reduce</w:t>
      </w:r>
      <w:r w:rsidR="1FB3D345">
        <w:rPr/>
        <w:t xml:space="preserve"> lower</w:t>
      </w:r>
      <w:r w:rsidR="1FB3D345">
        <w:rPr/>
        <w:t xml:space="preserve"> stratocumulus clouds (Myers and Norris, 2014).</w:t>
      </w:r>
      <w:commentRangeEnd w:id="1820700383"/>
      <w:r>
        <w:rPr>
          <w:rStyle w:val="CommentReference"/>
        </w:rPr>
        <w:commentReference w:id="1820700383"/>
      </w:r>
    </w:p>
    <w:p w:rsidR="00F6599E" w:rsidP="00F6599E" w:rsidRDefault="00287AD9" w14:paraId="6D00CDB2" w14:textId="63135511">
      <w:pPr>
        <w:pStyle w:val="BodyText"/>
      </w:pPr>
      <w:r w:rsidR="1FB3D345">
        <w:rPr/>
        <w:t xml:space="preserve">The mass flux model simulates updraft plumes, but not stratocumulus clouds coupled to </w:t>
      </w:r>
      <w:r w:rsidR="1FB3D345">
        <w:rPr/>
        <w:t>subcloud</w:t>
      </w:r>
      <w:r w:rsidR="1FB3D345">
        <w:rPr/>
        <w:t xml:space="preserve"> turbulence. A model for turbulent humidity fluctuations shows LCL clouds may increase or decrease, </w:t>
      </w:r>
      <w:r w:rsidR="1FB3D345">
        <w:rPr/>
        <w:t xml:space="preserve">depending </w:t>
      </w:r>
      <w:ins w:author="Andrea Jenney" w:date="2026-08-07T18:31:57.684Z" w16du:dateUtc="2026-08-07T18:31:57.684Z" w:id="1705208396">
        <w:r w:rsidR="1FB3D345">
          <w:t xml:space="preserve">on </w:t>
        </w:r>
      </w:ins>
      <w:r w:rsidR="1FB3D345">
        <w:rPr/>
        <w:t>subtle changes</w:t>
      </w:r>
      <w:r w:rsidR="1FB3D345">
        <w:rPr/>
        <w:t xml:space="preserve"> </w:t>
      </w:r>
      <w:r w:rsidR="1FB3D345">
        <w:rPr/>
        <w:t>in</w:t>
      </w:r>
      <w:r w:rsidR="1FB3D345">
        <w:rPr/>
        <w:t xml:space="preserve"> </w:t>
      </w:r>
      <w:r w:rsidR="1FB3D345">
        <w:rPr/>
        <w:t>subcloud</w:t>
      </w:r>
      <w:r w:rsidR="1FB3D345">
        <w:rPr/>
        <w:t xml:space="preserve"> moisture flux and cloud base relative humidity.</w:t>
      </w:r>
    </w:p>
    <w:p w:rsidR="00C35AC8" w:rsidP="00F76519" w:rsidRDefault="006A04E5" w14:paraId="6F638BB2" w14:textId="40B9711A">
      <w:pPr>
        <w:pStyle w:val="Heading1"/>
      </w:pPr>
      <w:r>
        <w:t>Methods</w:t>
      </w:r>
    </w:p>
    <w:p w:rsidR="00EC1EF1" w:rsidP="00EC1EF1" w:rsidRDefault="00EC1EF1" w14:paraId="2B7280C3" w14:textId="77777777">
      <w:pPr>
        <w:pStyle w:val="Heading30"/>
      </w:pPr>
      <w:r>
        <w:t>Low clouds in trade cumulus regions</w:t>
      </w:r>
    </w:p>
    <w:p w:rsidR="00B30C1B" w:rsidP="003D5768" w:rsidRDefault="004F0AC4" w14:paraId="1CF40B5A" w14:textId="1BBE3520">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Pr="00377F24" w:rsidR="00E2390B">
        <w:rPr>
          <w:rFonts w:ascii="Aptos" w:hAnsi="Aptos"/>
        </w:rPr>
        <w:t>12.5-16 °N, 60-49 °W, 2020 Jan 15</w:t>
      </w:r>
      <w:r w:rsidRPr="00377F24" w:rsidR="00641B33">
        <w:rPr>
          <w:rFonts w:ascii="Aptos" w:hAnsi="Aptos"/>
        </w:rPr>
        <w:t xml:space="preserve"> </w:t>
      </w:r>
      <w:r w:rsidRPr="00377F24" w:rsidR="00E2390B">
        <w:rPr>
          <w:rFonts w:ascii="Aptos" w:hAnsi="Aptos"/>
        </w:rPr>
        <w:t>- February 2</w:t>
      </w:r>
      <w:r w:rsidRPr="00377F24" w:rsidR="00641B33">
        <w:rPr>
          <w:rFonts w:ascii="Aptos" w:hAnsi="Aptos"/>
        </w:rPr>
        <w:t>0</w:t>
      </w:r>
      <w:r w:rsidRPr="00377F24" w:rsidR="009F34D0">
        <w:rPr>
          <w:rFonts w:ascii="Aptos" w:hAnsi="Aptos"/>
        </w:rPr>
        <w:t xml:space="preserve"> </w:t>
      </w:r>
      <w:r w:rsidR="001B7B0A">
        <w:rPr>
          <w:rFonts w:ascii="Aptos" w:hAnsi="Aptos"/>
        </w:rPr>
        <w:t xml:space="preserve">from a GOES retrieval </w:t>
      </w:r>
      <w:r w:rsidRPr="00377F24" w:rsidR="009F34D0">
        <w:rPr>
          <w:rFonts w:ascii="Aptos" w:hAnsi="Aptos"/>
        </w:rPr>
        <w:t>(Minnis et al., 2008; W. Smith, NASA SATCORP)</w:t>
      </w:r>
      <w:r w:rsidR="001B7B0A">
        <w:rPr>
          <w:rFonts w:ascii="Aptos" w:hAnsi="Aptos"/>
        </w:rPr>
        <w:t xml:space="preserve"> and the CERES Flux </w:t>
      </w:r>
      <w:proofErr w:type="gramStart"/>
      <w:r w:rsidR="001B7B0A">
        <w:rPr>
          <w:rFonts w:ascii="Aptos" w:hAnsi="Aptos"/>
        </w:rPr>
        <w:t>By</w:t>
      </w:r>
      <w:proofErr w:type="gramEnd"/>
      <w:r w:rsidR="001B7B0A">
        <w:rPr>
          <w:rFonts w:ascii="Aptos" w:hAnsi="Aptos"/>
        </w:rPr>
        <w:t xml:space="preserve"> Cloud Type (FBCT; Sun et al., 2022). </w:t>
      </w:r>
      <w:r w:rsidR="00E07080">
        <w:rPr>
          <w:rFonts w:ascii="Aptos" w:hAnsi="Aptos"/>
        </w:rPr>
        <w:t xml:space="preserve">Most of the GOES clouds are below </w:t>
      </w:r>
      <w:r w:rsidR="00E569B5">
        <w:rPr>
          <w:rFonts w:ascii="Aptos" w:hAnsi="Aptos"/>
        </w:rPr>
        <w:t>6</w:t>
      </w:r>
      <w:r w:rsidR="00E07080">
        <w:rPr>
          <w:rFonts w:ascii="Aptos" w:hAnsi="Aptos"/>
        </w:rPr>
        <w:t xml:space="preserve">80 </w:t>
      </w:r>
      <w:proofErr w:type="spellStart"/>
      <w:r w:rsidR="00E07080">
        <w:rPr>
          <w:rFonts w:ascii="Aptos" w:hAnsi="Aptos"/>
        </w:rPr>
        <w:t>hPa</w:t>
      </w:r>
      <w:proofErr w:type="spellEnd"/>
      <w:r w:rsidR="00E07080">
        <w:rPr>
          <w:rFonts w:ascii="Aptos" w:hAnsi="Aptos"/>
        </w:rPr>
        <w:t xml:space="preserve"> </w:t>
      </w:r>
      <w:r w:rsidR="00377F24">
        <w:rPr>
          <w:rFonts w:ascii="Aptos" w:hAnsi="Aptos"/>
        </w:rPr>
        <w:t>(</w:t>
      </w:r>
      <w:r w:rsidR="00E569B5">
        <w:rPr>
          <w:rFonts w:ascii="Aptos" w:hAnsi="Aptos"/>
        </w:rPr>
        <w:t>37</w:t>
      </w:r>
      <w:r w:rsidR="00377F24">
        <w:rPr>
          <w:rFonts w:ascii="Aptos" w:hAnsi="Aptos"/>
        </w:rPr>
        <w:t xml:space="preserve">% </w:t>
      </w:r>
      <w:r w:rsidR="00E569B5">
        <w:rPr>
          <w:rFonts w:ascii="Aptos" w:hAnsi="Aptos"/>
        </w:rPr>
        <w:t>cloud fraction</w:t>
      </w:r>
      <w:r w:rsidR="00377F24">
        <w:rPr>
          <w:rFonts w:ascii="Aptos" w:hAnsi="Aptos"/>
        </w:rPr>
        <w:t>)</w:t>
      </w:r>
      <w:r w:rsidR="00E569B5">
        <w:rPr>
          <w:rFonts w:ascii="Aptos" w:hAnsi="Aptos"/>
        </w:rPr>
        <w:t xml:space="preserve"> </w:t>
      </w:r>
      <w:r w:rsidR="00E07080">
        <w:rPr>
          <w:rFonts w:ascii="Aptos" w:hAnsi="Aptos"/>
        </w:rPr>
        <w:t xml:space="preserve">with cloud optical thickness </w:t>
      </w:r>
      <m:oMath>
        <m:r>
          <w:rPr>
            <w:rFonts w:ascii="Cambria Math" w:hAnsi="Cambria Math"/>
          </w:rPr>
          <m:t>τ</m:t>
        </m:r>
        <m:r>
          <m:rPr>
            <m:sty m:val="p"/>
          </m:rPr>
          <w:rPr>
            <w:rFonts w:ascii="Cambria Math" w:hAnsi="Cambria Math"/>
          </w:rPr>
          <m:t>=</m:t>
        </m:r>
      </m:oMath>
      <w:r w:rsidR="00E07080">
        <w:rPr>
          <w:rFonts w:ascii="Aptos" w:hAnsi="Aptos"/>
        </w:rPr>
        <w:t xml:space="preserve"> </w:t>
      </w:r>
      <w:r w:rsidR="00B94CB8">
        <w:rPr>
          <w:rFonts w:ascii="Aptos" w:hAnsi="Aptos"/>
        </w:rPr>
        <w:t>0</w:t>
      </w:r>
      <w:r w:rsidR="00E07080">
        <w:rPr>
          <w:rFonts w:ascii="Aptos" w:hAnsi="Aptos"/>
        </w:rPr>
        <w:t>.3-9.4</w:t>
      </w:r>
      <w:r w:rsidR="00E569B5">
        <w:rPr>
          <w:rFonts w:ascii="Aptos" w:hAnsi="Aptos"/>
        </w:rPr>
        <w:t xml:space="preserve"> (Fig. GOESISCCP a)</w:t>
      </w:r>
      <w:r w:rsidR="00E07080">
        <w:rPr>
          <w:rFonts w:ascii="Aptos" w:hAnsi="Aptos"/>
        </w:rPr>
        <w:t xml:space="preserve">. </w:t>
      </w:r>
      <w:r w:rsidR="00E569B5">
        <w:rPr>
          <w:rFonts w:ascii="Aptos" w:hAnsi="Aptos"/>
        </w:rPr>
        <w:t xml:space="preserve">The </w:t>
      </w:r>
      <w:r w:rsidR="001B7B0A">
        <w:rPr>
          <w:rFonts w:ascii="Aptos" w:hAnsi="Aptos"/>
        </w:rPr>
        <w:t>FBCT</w:t>
      </w:r>
      <w:r w:rsidR="00E2390B">
        <w:rPr>
          <w:rFonts w:ascii="Aptos" w:hAnsi="Aptos"/>
        </w:rPr>
        <w:t xml:space="preserve"> histogram </w:t>
      </w:r>
      <w:r w:rsidR="00E569B5">
        <w:rPr>
          <w:rFonts w:ascii="Aptos" w:hAnsi="Aptos"/>
        </w:rPr>
        <w:t>is</w:t>
      </w:r>
      <w:r w:rsidR="00E07080">
        <w:rPr>
          <w:rFonts w:ascii="Aptos" w:hAnsi="Aptos"/>
        </w:rPr>
        <w:t xml:space="preserve"> similar</w:t>
      </w:r>
      <w:r w:rsidR="00E569B5">
        <w:rPr>
          <w:rFonts w:ascii="Aptos" w:hAnsi="Aptos"/>
        </w:rPr>
        <w:t xml:space="preserve"> (36% cloud fraction below 680 </w:t>
      </w:r>
      <w:proofErr w:type="spellStart"/>
      <w:r w:rsidR="00E569B5">
        <w:rPr>
          <w:rFonts w:ascii="Aptos" w:hAnsi="Aptos"/>
        </w:rPr>
        <w:t>hPa</w:t>
      </w:r>
      <w:proofErr w:type="spellEnd"/>
      <w:r w:rsidR="00E569B5">
        <w:rPr>
          <w:rFonts w:ascii="Aptos" w:hAnsi="Aptos"/>
        </w:rPr>
        <w:t>; Fig. GOESISCCP b)</w:t>
      </w:r>
      <w:r w:rsidR="00E07080">
        <w:rPr>
          <w:rFonts w:ascii="Aptos" w:hAnsi="Aptos"/>
        </w:rPr>
        <w:t xml:space="preserve"> but </w:t>
      </w:r>
      <w:r w:rsidR="00377F24">
        <w:rPr>
          <w:rFonts w:ascii="Aptos" w:hAnsi="Aptos"/>
        </w:rPr>
        <w:t>has</w:t>
      </w:r>
      <w:r w:rsidR="00E07080">
        <w:rPr>
          <w:rFonts w:ascii="Aptos" w:hAnsi="Aptos"/>
        </w:rPr>
        <w:t xml:space="preserve"> </w:t>
      </w:r>
      <w:r w:rsidR="00377F24">
        <w:rPr>
          <w:rFonts w:ascii="Aptos" w:hAnsi="Aptos"/>
        </w:rPr>
        <w:t>(2-3x)</w:t>
      </w:r>
      <w:r w:rsidR="00E07080">
        <w:rPr>
          <w:rFonts w:ascii="Aptos" w:hAnsi="Aptos"/>
        </w:rPr>
        <w:t xml:space="preserve"> </w:t>
      </w:r>
      <w:r w:rsidR="005D665E">
        <w:rPr>
          <w:rFonts w:ascii="Aptos" w:hAnsi="Aptos"/>
        </w:rPr>
        <w:t xml:space="preserve">greater </w:t>
      </w:r>
      <w:r w:rsidR="00E07080">
        <w:rPr>
          <w:rFonts w:ascii="Aptos" w:hAnsi="Aptos"/>
        </w:rPr>
        <w:t>optical thickness</w:t>
      </w:r>
      <w:r w:rsidR="00377F24">
        <w:rPr>
          <w:rFonts w:ascii="Aptos" w:hAnsi="Aptos"/>
        </w:rPr>
        <w:t xml:space="preserve"> than GOES</w:t>
      </w:r>
      <w:r w:rsidR="005D665E">
        <w:rPr>
          <w:rFonts w:ascii="Aptos" w:hAnsi="Aptos"/>
        </w:rPr>
        <w:t xml:space="preserve">, possibly because </w:t>
      </w:r>
      <w:r w:rsidR="00377F24">
        <w:rPr>
          <w:rFonts w:ascii="Aptos" w:hAnsi="Aptos"/>
        </w:rPr>
        <w:t>of the greater independence of cloud fraction and optical thickness for the 1-km MODIS pixels</w:t>
      </w:r>
      <w:r w:rsidR="00B94CB8">
        <w:rPr>
          <w:rFonts w:ascii="Aptos" w:hAnsi="Aptos"/>
        </w:rPr>
        <w:t xml:space="preserve"> used by </w:t>
      </w:r>
      <w:r w:rsidR="001B7B0A">
        <w:rPr>
          <w:rFonts w:ascii="Aptos" w:hAnsi="Aptos"/>
        </w:rPr>
        <w:t>FBCT</w:t>
      </w:r>
      <w:r w:rsidR="00377F24">
        <w:rPr>
          <w:rFonts w:ascii="Aptos" w:hAnsi="Aptos"/>
        </w:rPr>
        <w:t>.</w:t>
      </w:r>
      <w:r w:rsidR="00B94CB8">
        <w:rPr>
          <w:rFonts w:ascii="Aptos" w:hAnsi="Aptos"/>
        </w:rPr>
        <w:t xml:space="preserve"> </w:t>
      </w:r>
      <w:r w:rsidR="001B7B0A">
        <w:rPr>
          <w:rFonts w:ascii="Aptos" w:hAnsi="Aptos"/>
        </w:rPr>
        <w:t>FBCT</w:t>
      </w:r>
      <w:r w:rsidR="00B94CB8">
        <w:rPr>
          <w:rFonts w:ascii="Aptos" w:hAnsi="Aptos"/>
        </w:rPr>
        <w:t xml:space="preserve"> also observes more 800-680 </w:t>
      </w:r>
      <w:proofErr w:type="spellStart"/>
      <w:r w:rsidR="00B94CB8">
        <w:rPr>
          <w:rFonts w:ascii="Aptos" w:hAnsi="Aptos"/>
        </w:rPr>
        <w:t>hPa</w:t>
      </w:r>
      <w:proofErr w:type="spellEnd"/>
      <w:r w:rsidR="00B94CB8">
        <w:rPr>
          <w:rFonts w:ascii="Aptos" w:hAnsi="Aptos"/>
        </w:rPr>
        <w:t xml:space="preserve"> cloud tops (15%) than GOES (7.4%).</w:t>
      </w:r>
    </w:p>
    <w:p w:rsidRPr="00717C8F" w:rsidR="00717C8F" w:rsidP="00717C8F" w:rsidRDefault="00717C8F" w14:paraId="47070095" w14:textId="37B9274D">
      <w:pPr>
        <w:pStyle w:val="FirstParagraph"/>
      </w:pPr>
      <w:r>
        <w:t xml:space="preserve">Low clouds in five CMIP6 preindustrial control simulations in the Cloud Feedback Model Intercomparison Project (CFMIP) have greater optical thicknesses than observed over the northern tropical Atlantic in January-February. Model-mean cloud optical thickness is mainly </w:t>
      </w:r>
      <m:oMath>
        <m:r>
          <w:rPr>
            <w:rFonts w:ascii="Cambria Math" w:hAnsi="Cambria Math"/>
          </w:rPr>
          <m:t>τ=</m:t>
        </m:r>
      </m:oMath>
      <w:r>
        <w:rPr>
          <w:rFonts w:eastAsiaTheme="minorEastAsia"/>
        </w:rPr>
        <w:t xml:space="preserve"> </w:t>
      </w:r>
      <w:r>
        <w:t xml:space="preserve">1.3 to 23, </w:t>
      </w:r>
      <w:r>
        <w:rPr>
          <w:rFonts w:ascii="Aptos" w:hAnsi="Aptos"/>
          <w:color w:val="000000"/>
        </w:rPr>
        <w:t xml:space="preserve">with few clouds thinner than </w:t>
      </w:r>
      <m:oMath>
        <m:r>
          <w:rPr>
            <w:rFonts w:ascii="Cambria Math" w:hAnsi="Cambria Math"/>
            <w:color w:val="000000"/>
          </w:rPr>
          <m:t>τ</m:t>
        </m:r>
      </m:oMath>
      <w:r>
        <w:rPr>
          <w:rFonts w:ascii="Aptos" w:hAnsi="Aptos" w:eastAsiaTheme="minorEastAsia"/>
          <w:color w:val="000000"/>
        </w:rPr>
        <w:t xml:space="preserve"> </w:t>
      </w:r>
      <w:r>
        <w:rPr>
          <w:rFonts w:ascii="Aptos" w:hAnsi="Aptos"/>
          <w:color w:val="000000"/>
        </w:rPr>
        <w:t xml:space="preserve">= 3.6, </w:t>
      </w:r>
      <w:r>
        <w:t>(Fig. ALLCOSP)</w:t>
      </w:r>
      <w:r>
        <w:rPr>
          <w:rFonts w:ascii="Aptos" w:hAnsi="Aptos"/>
          <w:color w:val="000000"/>
        </w:rPr>
        <w:t>.</w:t>
      </w:r>
    </w:p>
    <w:p w:rsidR="00F84D03" w:rsidP="00F84D03" w:rsidRDefault="00F84D03" w14:paraId="644FC26E" w14:textId="6C48874A">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w:t>
      </w:r>
      <w:r w:rsidR="00B94CB8">
        <w:rPr>
          <w:rFonts w:ascii="Aptos" w:hAnsi="Aptos"/>
        </w:rPr>
        <w:t xml:space="preserve">cloud </w:t>
      </w:r>
      <w:r w:rsidRPr="005628AC">
        <w:rPr>
          <w:rFonts w:ascii="Aptos" w:hAnsi="Aptos"/>
        </w:rPr>
        <w:t xml:space="preserve">albedo. Clouds not filling the pixel </w:t>
      </w:r>
      <w:r w:rsidR="00B94CB8">
        <w:rPr>
          <w:rFonts w:ascii="Aptos" w:hAnsi="Aptos"/>
        </w:rPr>
        <w:t xml:space="preserve">and allowing it to be partly transparent to the longwave, </w:t>
      </w:r>
      <w:r w:rsidRPr="005628AC">
        <w:rPr>
          <w:rFonts w:ascii="Aptos" w:hAnsi="Aptos"/>
        </w:rPr>
        <w:t xml:space="preserve">may account for </w:t>
      </w:r>
      <w:r w:rsidR="00B94CB8">
        <w:rPr>
          <w:rFonts w:ascii="Aptos" w:hAnsi="Aptos"/>
        </w:rPr>
        <w:t xml:space="preserve">the vertical </w:t>
      </w:r>
      <w:r w:rsidRPr="005628AC">
        <w:rPr>
          <w:rFonts w:ascii="Aptos" w:hAnsi="Aptos"/>
        </w:rPr>
        <w:t xml:space="preserve">spread of the cloud top height of the lower mode, estimated from cloud top infrared </w:t>
      </w:r>
      <w:r w:rsidR="001B7B0A">
        <w:rPr>
          <w:rFonts w:ascii="Aptos" w:hAnsi="Aptos"/>
        </w:rPr>
        <w:t>emission</w:t>
      </w:r>
      <w:r w:rsidRPr="005628AC">
        <w:rPr>
          <w:rFonts w:ascii="Aptos" w:hAnsi="Aptos"/>
        </w:rPr>
        <w:t xml:space="preserve">. The second vertical mode is observed below the trade inversion at 1.5-2.5 km. It has </w:t>
      </w:r>
      <w:r w:rsidR="001B7B0A">
        <w:rPr>
          <w:rFonts w:ascii="Aptos" w:hAnsi="Aptos"/>
        </w:rPr>
        <w:t>a</w:t>
      </w:r>
      <w:r w:rsidRPr="005628AC">
        <w:rPr>
          <w:rFonts w:ascii="Aptos" w:hAnsi="Aptos"/>
        </w:rPr>
        <w:t xml:space="preserve"> cloud fraction </w:t>
      </w:r>
      <w:r w:rsidR="001B7B0A">
        <w:rPr>
          <w:rFonts w:ascii="Aptos" w:hAnsi="Aptos"/>
        </w:rPr>
        <w:t xml:space="preserve">half as large </w:t>
      </w:r>
      <w:r w:rsidRPr="005628AC">
        <w:rPr>
          <w:rFonts w:ascii="Aptos" w:hAnsi="Aptos"/>
        </w:rPr>
        <w:t xml:space="preserve">as the </w:t>
      </w:r>
      <w:r w:rsidR="001B7B0A">
        <w:rPr>
          <w:rFonts w:ascii="Aptos" w:hAnsi="Aptos"/>
        </w:rPr>
        <w:t xml:space="preserve">cloud base </w:t>
      </w:r>
      <w:r w:rsidRPr="005628AC">
        <w:rPr>
          <w:rFonts w:ascii="Aptos" w:hAnsi="Aptos"/>
        </w:rPr>
        <w:t xml:space="preserve">mode, but </w:t>
      </w:r>
      <w:r w:rsidR="001B7B0A">
        <w:rPr>
          <w:rFonts w:ascii="Aptos" w:hAnsi="Aptos"/>
        </w:rPr>
        <w:t>c</w:t>
      </w:r>
      <w:r w:rsidRPr="005628AC">
        <w:rPr>
          <w:rFonts w:ascii="Aptos" w:hAnsi="Aptos"/>
        </w:rPr>
        <w:t xml:space="preserve">louds </w:t>
      </w:r>
      <w:r w:rsidR="001B7B0A">
        <w:rPr>
          <w:rFonts w:ascii="Aptos" w:hAnsi="Aptos"/>
        </w:rPr>
        <w:t>above</w:t>
      </w:r>
      <w:r w:rsidRPr="005628AC">
        <w:rPr>
          <w:rFonts w:ascii="Aptos" w:hAnsi="Aptos"/>
        </w:rPr>
        <w:t xml:space="preserve"> 1.5</w:t>
      </w:r>
      <w:r w:rsidR="001B7B0A">
        <w:rPr>
          <w:rFonts w:ascii="Aptos" w:hAnsi="Aptos"/>
        </w:rPr>
        <w:t xml:space="preserve"> </w:t>
      </w:r>
      <w:r w:rsidRPr="005628AC">
        <w:rPr>
          <w:rFonts w:ascii="Aptos" w:hAnsi="Aptos"/>
        </w:rPr>
        <w:t xml:space="preserve">km are responsible for an albedo of 0.05 </w:t>
      </w:r>
      <w:r>
        <w:rPr>
          <w:rFonts w:ascii="Aptos" w:hAnsi="Aptos"/>
        </w:rPr>
        <w:t>of the total 0.07 integrated over the lower 4 km</w:t>
      </w:r>
      <w:r w:rsidRPr="005628AC">
        <w:rPr>
          <w:rFonts w:ascii="Aptos" w:hAnsi="Aptos"/>
        </w:rPr>
        <w:t>.</w:t>
      </w:r>
    </w:p>
    <w:p w:rsidRPr="00221F2D" w:rsidR="00AF2B88" w:rsidP="00AF2B88" w:rsidRDefault="003A6312" w14:paraId="3F0B0C2D" w14:textId="470E833D">
      <w:pPr>
        <w:spacing w:line="240" w:lineRule="auto"/>
        <w:rPr>
          <w:rFonts w:cs="Times New Roman" w:eastAsiaTheme="minorEastAsia"/>
          <w:kern w:val="0"/>
          <w14:ligatures w14:val="none"/>
        </w:rPr>
      </w:pPr>
      <w:r>
        <w:rPr>
          <w:rFonts w:ascii="Aptos" w:hAnsi="Aptos"/>
        </w:rPr>
        <w:t>Top-of-atmosphere c</w:t>
      </w:r>
      <w:r w:rsidR="00AF2B88">
        <w:rPr>
          <w:rFonts w:ascii="Aptos" w:hAnsi="Aptos"/>
        </w:rPr>
        <w:t xml:space="preserve">loud radiative effect (CRE) </w:t>
      </w:r>
      <w:r>
        <w:rPr>
          <w:rFonts w:ascii="Aptos" w:hAnsi="Aptos"/>
        </w:rPr>
        <w:t>of the</w:t>
      </w:r>
      <w:r w:rsidR="00AF2B88">
        <w:rPr>
          <w:rFonts w:ascii="Aptos" w:hAnsi="Aptos"/>
        </w:rPr>
        <w:t xml:space="preserve"> low clouds (p&gt;680 </w:t>
      </w:r>
      <w:proofErr w:type="spellStart"/>
      <w:r w:rsidR="00AF2B88">
        <w:rPr>
          <w:rFonts w:ascii="Aptos" w:hAnsi="Aptos"/>
        </w:rPr>
        <w:t>hPa</w:t>
      </w:r>
      <w:proofErr w:type="spellEnd"/>
      <w:r>
        <w:rPr>
          <w:rFonts w:ascii="Aptos" w:hAnsi="Aptos"/>
        </w:rPr>
        <w:t>)</w:t>
      </w:r>
      <w:r w:rsidR="00AF2B88">
        <w:rPr>
          <w:rFonts w:ascii="Aptos" w:hAnsi="Aptos"/>
        </w:rPr>
        <w:t xml:space="preserve"> is computed from </w:t>
      </w:r>
      <w:r>
        <w:rPr>
          <w:rFonts w:ascii="Aptos" w:hAnsi="Aptos"/>
        </w:rPr>
        <w:t xml:space="preserve">the Zelinka et al. (2012) </w:t>
      </w:r>
      <w:r w:rsidR="00AF2B88">
        <w:rPr>
          <w:rFonts w:ascii="Aptos" w:hAnsi="Aptos"/>
        </w:rPr>
        <w:t xml:space="preserve">cloud radiative kernel using the </w:t>
      </w:r>
      <w:r>
        <w:rPr>
          <w:rFonts w:ascii="Aptos" w:hAnsi="Aptos"/>
        </w:rPr>
        <w:t xml:space="preserve">cloud top pressure and </w:t>
      </w:r>
      <w:r w:rsidR="00AF2B88">
        <w:rPr>
          <w:rFonts w:ascii="Aptos" w:hAnsi="Aptos"/>
        </w:rPr>
        <w:t xml:space="preserve">optical </w:t>
      </w:r>
      <w:r>
        <w:rPr>
          <w:rFonts w:ascii="Aptos" w:hAnsi="Aptos"/>
        </w:rPr>
        <w:t>thickness</w:t>
      </w:r>
      <w:r w:rsidR="00AF2B88">
        <w:rPr>
          <w:rFonts w:ascii="Aptos" w:hAnsi="Aptos" w:eastAsiaTheme="minorEastAsia"/>
        </w:rPr>
        <w:t xml:space="preserve"> </w:t>
      </w:r>
      <w:r w:rsidR="00AF2B88">
        <w:rPr>
          <w:rFonts w:ascii="Aptos" w:hAnsi="Aptos"/>
        </w:rPr>
        <w:t xml:space="preserve">from GOES </w:t>
      </w:r>
      <w:r>
        <w:rPr>
          <w:rFonts w:ascii="Aptos" w:hAnsi="Aptos"/>
        </w:rPr>
        <w:t>(Fig. GOESISCCP c)</w:t>
      </w:r>
      <w:r w:rsidR="00AF2B88">
        <w:rPr>
          <w:rFonts w:ascii="Aptos" w:hAnsi="Aptos"/>
        </w:rPr>
        <w:t>, and</w:t>
      </w:r>
      <w:r>
        <w:rPr>
          <w:rFonts w:ascii="Aptos" w:hAnsi="Aptos"/>
        </w:rPr>
        <w:t xml:space="preserve"> FBCT radiative fluxes in each bin minus clear-sky radiative flux (Fig. GOESISCCP d). CRE changes </w:t>
      </w:r>
      <w:r w:rsidR="00C7097F">
        <w:rPr>
          <w:rFonts w:ascii="Aptos" w:hAnsi="Aptos"/>
        </w:rPr>
        <w:t xml:space="preserve">for climate experiments </w:t>
      </w:r>
      <w:r>
        <w:rPr>
          <w:rFonts w:ascii="Aptos" w:hAnsi="Aptos"/>
        </w:rPr>
        <w:t>are</w:t>
      </w:r>
      <w:r w:rsidR="00AF2B88">
        <w:rPr>
          <w:rFonts w:ascii="Aptos" w:hAnsi="Aptos"/>
        </w:rPr>
        <w:t xml:space="preserve"> </w:t>
      </w:r>
      <w:r>
        <w:rPr>
          <w:rFonts w:ascii="Aptos" w:hAnsi="Aptos"/>
        </w:rPr>
        <w:t>estimated from</w:t>
      </w:r>
      <w:r w:rsidR="00AF2B88">
        <w:rPr>
          <w:rFonts w:ascii="Aptos" w:hAnsi="Aptos"/>
        </w:rPr>
        <w:t xml:space="preserve"> </w:t>
      </w:r>
      <w:r>
        <w:rPr>
          <w:rFonts w:ascii="Aptos" w:hAnsi="Aptos"/>
        </w:rPr>
        <w:t xml:space="preserve">cloud amount changes predicted by </w:t>
      </w:r>
      <w:r w:rsidR="00C7097F">
        <w:rPr>
          <w:rFonts w:ascii="Aptos" w:hAnsi="Aptos"/>
        </w:rPr>
        <w:t xml:space="preserve">our </w:t>
      </w:r>
      <w:r w:rsidR="00AF2B88">
        <w:rPr>
          <w:rFonts w:ascii="Aptos" w:hAnsi="Aptos"/>
        </w:rPr>
        <w:t>shallow cumulus cloud model.</w:t>
      </w:r>
    </w:p>
    <w:p w:rsidRPr="00EC1EF1" w:rsidR="00AF2B88" w:rsidP="00EC1EF1" w:rsidRDefault="00C7097F" w14:paraId="4F104A9B" w14:textId="6B08C0D9">
      <w:pPr>
        <w:spacing w:line="240" w:lineRule="auto"/>
        <w:rPr>
          <w:rFonts w:cs="Times New Roman" w:eastAsiaTheme="minorEastAsia"/>
          <w:kern w:val="0"/>
          <w14:ligatures w14:val="none"/>
        </w:rPr>
      </w:pPr>
      <w:r>
        <w:rPr>
          <w:rFonts w:eastAsiaTheme="minorEastAsia"/>
        </w:rPr>
        <w:t>Mean cloud reflectance and albedo are computed at each 10-m height from 0.5-4 km from visible optical depth of daylight 2x2 km</w:t>
      </w:r>
      <w:r>
        <w:rPr>
          <w:rFonts w:eastAsiaTheme="minorEastAsia"/>
          <w:vertAlign w:val="superscript"/>
        </w:rPr>
        <w:t>2</w:t>
      </w:r>
      <w:r>
        <w:rPr>
          <w:rFonts w:eastAsiaTheme="minorEastAsia"/>
        </w:rPr>
        <w:t xml:space="preserve"> pixels (Fig. REFLALBEDO). </w:t>
      </w:r>
      <w:r>
        <w:rPr>
          <w:rFonts w:cs="Times New Roman" w:eastAsiaTheme="minorEastAsia"/>
          <w:kern w:val="0"/>
          <w14:ligatures w14:val="none"/>
        </w:rPr>
        <w:t xml:space="preserve">Pixels at solar zenith angle &gt;75 ° and deeper than 4 km are excluded. Cloud albedo is calculated with a two-stream approximation for inelastic scattering, </w:t>
      </w:r>
      <m:oMath>
        <m:sSub>
          <m:sSubPr>
            <m:ctrlPr>
              <w:rPr>
                <w:rFonts w:ascii="Cambria Math" w:hAnsi="Cambria Math" w:cs="Times New Roman" w:eastAsiaTheme="minorEastAsia"/>
                <w:i/>
                <w:kern w:val="0"/>
                <w14:ligatures w14:val="none"/>
              </w:rPr>
            </m:ctrlPr>
          </m:sSubPr>
          <m:e>
            <m:r>
              <w:rPr>
                <w:rFonts w:ascii="Cambria Math" w:hAnsi="Cambria Math" w:cs="Times New Roman" w:eastAsiaTheme="minorEastAsia"/>
                <w:kern w:val="0"/>
                <w14:ligatures w14:val="none"/>
              </w:rPr>
              <m:t>α</m:t>
            </m:r>
          </m:e>
          <m:sub>
            <m:r>
              <w:rPr>
                <w:rFonts w:ascii="Cambria Math" w:hAnsi="Cambria Math" w:cs="Times New Roman" w:eastAsiaTheme="minorEastAsia"/>
                <w:kern w:val="0"/>
                <w14:ligatures w14:val="none"/>
              </w:rPr>
              <m:t>c</m:t>
            </m:r>
          </m:sub>
        </m:sSub>
        <m:r>
          <w:rPr>
            <w:rFonts w:ascii="Cambria Math" w:hAnsi="Cambria Math" w:cs="Times New Roman" w:eastAsiaTheme="minorEastAsia"/>
            <w:kern w:val="0"/>
            <w14:ligatures w14:val="none"/>
          </w:rPr>
          <m:t>=</m:t>
        </m:r>
        <m:d>
          <m:dPr>
            <m:ctrlPr>
              <w:rPr>
                <w:rFonts w:ascii="Cambria Math" w:hAnsi="Cambria Math" w:cs="Times New Roman" w:eastAsiaTheme="minorEastAsia"/>
                <w:i/>
                <w:kern w:val="0"/>
                <w14:ligatures w14:val="none"/>
              </w:rPr>
            </m:ctrlPr>
          </m:dPr>
          <m:e>
            <m:r>
              <w:rPr>
                <w:rFonts w:ascii="Cambria Math" w:hAnsi="Cambria Math" w:cs="Times New Roman" w:eastAsiaTheme="minorEastAsia"/>
                <w:kern w:val="0"/>
                <w14:ligatures w14:val="none"/>
              </w:rPr>
              <m:t>1-g</m:t>
            </m:r>
          </m:e>
        </m:d>
        <m:r>
          <w:rPr>
            <w:rFonts w:ascii="Cambria Math" w:hAnsi="Cambria Math" w:cs="Times New Roman" w:eastAsiaTheme="minorEastAsia"/>
            <w:kern w:val="0"/>
            <w14:ligatures w14:val="none"/>
          </w:rPr>
          <m:t>τ/(2</m:t>
        </m:r>
        <m:sSub>
          <m:sSubPr>
            <m:ctrlPr>
              <w:rPr>
                <w:rFonts w:ascii="Cambria Math" w:hAnsi="Cambria Math" w:cs="Times New Roman" w:eastAsiaTheme="minorEastAsia"/>
                <w:i/>
                <w:kern w:val="0"/>
                <w14:ligatures w14:val="none"/>
              </w:rPr>
            </m:ctrlPr>
          </m:sSubPr>
          <m:e>
            <m:r>
              <w:rPr>
                <w:rFonts w:ascii="Cambria Math" w:hAnsi="Cambria Math" w:cs="Times New Roman" w:eastAsiaTheme="minorEastAsia"/>
                <w:kern w:val="0"/>
                <w14:ligatures w14:val="none"/>
              </w:rPr>
              <m:t>μ</m:t>
            </m:r>
          </m:e>
          <m:sub>
            <m:r>
              <w:rPr>
                <w:rFonts w:ascii="Cambria Math" w:hAnsi="Cambria Math" w:cs="Times New Roman" w:eastAsiaTheme="minorEastAsia"/>
                <w:kern w:val="0"/>
                <w14:ligatures w14:val="none"/>
              </w:rPr>
              <m:t>0</m:t>
            </m:r>
          </m:sub>
        </m:sSub>
        <m:r>
          <w:rPr>
            <w:rFonts w:ascii="Cambria Math" w:hAnsi="Cambria Math" w:cs="Times New Roman" w:eastAsiaTheme="minorEastAsia"/>
            <w:kern w:val="0"/>
            <w14:ligatures w14:val="none"/>
          </w:rPr>
          <m:t>+</m:t>
        </m:r>
        <m:d>
          <m:dPr>
            <m:ctrlPr>
              <w:rPr>
                <w:rFonts w:ascii="Cambria Math" w:hAnsi="Cambria Math" w:cs="Times New Roman" w:eastAsiaTheme="minorEastAsia"/>
                <w:i/>
                <w:kern w:val="0"/>
                <w14:ligatures w14:val="none"/>
              </w:rPr>
            </m:ctrlPr>
          </m:dPr>
          <m:e>
            <m:r>
              <w:rPr>
                <w:rFonts w:ascii="Cambria Math" w:hAnsi="Cambria Math" w:cs="Times New Roman" w:eastAsiaTheme="minorEastAsia"/>
                <w:kern w:val="0"/>
                <w14:ligatures w14:val="none"/>
              </w:rPr>
              <m:t>1-g</m:t>
            </m:r>
          </m:e>
        </m:d>
        <m:r>
          <w:rPr>
            <w:rFonts w:ascii="Cambria Math" w:hAnsi="Cambria Math" w:cs="Times New Roman" w:eastAsiaTheme="minorEastAsia"/>
            <w:kern w:val="0"/>
            <w14:ligatures w14:val="none"/>
          </w:rPr>
          <m:t>τ)</m:t>
        </m:r>
      </m:oMath>
      <w:r>
        <w:rPr>
          <w:rFonts w:cs="Times New Roman" w:eastAsiaTheme="minorEastAsia"/>
          <w:kern w:val="0"/>
          <w14:ligatures w14:val="none"/>
        </w:rPr>
        <w:t xml:space="preserve">, from the cloud optical thickness </w:t>
      </w:r>
      <m:oMath>
        <m:r>
          <w:rPr>
            <w:rFonts w:ascii="Cambria Math" w:hAnsi="Cambria Math" w:cs="Times New Roman" w:eastAsiaTheme="minorEastAsia"/>
            <w:kern w:val="0"/>
            <w14:ligatures w14:val="none"/>
          </w:rPr>
          <m:t>τ</m:t>
        </m:r>
      </m:oMath>
      <w:r>
        <w:rPr>
          <w:rFonts w:cs="Times New Roman" w:eastAsiaTheme="minorEastAsia"/>
          <w:kern w:val="0"/>
          <w14:ligatures w14:val="none"/>
        </w:rPr>
        <w:t xml:space="preserve">, asymmetry parameter </w:t>
      </w:r>
      <m:oMath>
        <m:r>
          <w:rPr>
            <w:rFonts w:ascii="Cambria Math" w:hAnsi="Cambria Math" w:cs="Times New Roman" w:eastAsiaTheme="minorEastAsia"/>
            <w:kern w:val="0"/>
            <w14:ligatures w14:val="none"/>
          </w:rPr>
          <m:t>g≈0.85</m:t>
        </m:r>
      </m:oMath>
      <w:r>
        <w:rPr>
          <w:rFonts w:cs="Times New Roman" w:eastAsiaTheme="minorEastAsia"/>
          <w:kern w:val="0"/>
          <w14:ligatures w14:val="none"/>
        </w:rPr>
        <w:t xml:space="preserve">, and solar zenith angle cosine </w:t>
      </w:r>
      <m:oMath>
        <m:sSub>
          <m:sSubPr>
            <m:ctrlPr>
              <w:rPr>
                <w:rFonts w:ascii="Cambria Math" w:hAnsi="Cambria Math" w:cs="Times New Roman" w:eastAsiaTheme="minorEastAsia"/>
                <w:i/>
                <w:kern w:val="0"/>
                <w14:ligatures w14:val="none"/>
              </w:rPr>
            </m:ctrlPr>
          </m:sSubPr>
          <m:e>
            <m:r>
              <w:rPr>
                <w:rFonts w:ascii="Cambria Math" w:hAnsi="Cambria Math" w:cs="Times New Roman" w:eastAsiaTheme="minorEastAsia"/>
                <w:kern w:val="0"/>
                <w14:ligatures w14:val="none"/>
              </w:rPr>
              <m:t>μ</m:t>
            </m:r>
          </m:e>
          <m:sub>
            <m:r>
              <w:rPr>
                <w:rFonts w:ascii="Cambria Math" w:hAnsi="Cambria Math" w:cs="Times New Roman" w:eastAsiaTheme="minorEastAsia"/>
                <w:kern w:val="0"/>
                <w14:ligatures w14:val="none"/>
              </w:rPr>
              <m:t>0</m:t>
            </m:r>
          </m:sub>
        </m:sSub>
        <m:r>
          <w:rPr>
            <w:rFonts w:ascii="Cambria Math" w:hAnsi="Cambria Math" w:cs="Times New Roman" w:eastAsiaTheme="minorEastAsia"/>
            <w:kern w:val="0"/>
            <w14:ligatures w14:val="none"/>
          </w:rPr>
          <m:t>=</m:t>
        </m:r>
        <m:r>
          <m:rPr>
            <m:sty m:val="p"/>
          </m:rPr>
          <w:rPr>
            <w:rFonts w:ascii="Cambria Math" w:hAnsi="Cambria Math" w:cs="Times New Roman" w:eastAsiaTheme="minorEastAsia"/>
            <w:kern w:val="0"/>
            <w14:ligatures w14:val="none"/>
          </w:rPr>
          <m:t>cos⁡</m:t>
        </m:r>
        <m:r>
          <w:rPr>
            <w:rFonts w:ascii="Cambria Math" w:hAnsi="Cambria Math" w:cs="Times New Roman" w:eastAsiaTheme="minorEastAsia"/>
            <w:kern w:val="0"/>
            <w14:ligatures w14:val="none"/>
          </w:rPr>
          <m:t>(</m:t>
        </m:r>
        <m:sSub>
          <m:sSubPr>
            <m:ctrlPr>
              <w:rPr>
                <w:rFonts w:ascii="Cambria Math" w:hAnsi="Cambria Math" w:cs="Times New Roman" w:eastAsiaTheme="minorEastAsia"/>
                <w:i/>
                <w:kern w:val="0"/>
                <w14:ligatures w14:val="none"/>
              </w:rPr>
            </m:ctrlPr>
          </m:sSubPr>
          <m:e>
            <m:r>
              <w:rPr>
                <w:rFonts w:ascii="Cambria Math" w:hAnsi="Cambria Math" w:cs="Times New Roman" w:eastAsiaTheme="minorEastAsia"/>
                <w:kern w:val="0"/>
                <w14:ligatures w14:val="none"/>
              </w:rPr>
              <m:t>θ</m:t>
            </m:r>
          </m:e>
          <m:sub>
            <m:r>
              <w:rPr>
                <w:rFonts w:ascii="Cambria Math" w:hAnsi="Cambria Math" w:cs="Times New Roman" w:eastAsiaTheme="minorEastAsia"/>
                <w:kern w:val="0"/>
                <w14:ligatures w14:val="none"/>
              </w:rPr>
              <m:t>0</m:t>
            </m:r>
          </m:sub>
        </m:sSub>
        <m:r>
          <w:rPr>
            <w:rFonts w:ascii="Cambria Math" w:hAnsi="Cambria Math" w:cs="Times New Roman" w:eastAsiaTheme="minorEastAsia"/>
            <w:kern w:val="0"/>
            <w14:ligatures w14:val="none"/>
          </w:rPr>
          <m:t>)</m:t>
        </m:r>
      </m:oMath>
      <w:r>
        <w:rPr>
          <w:rFonts w:cs="Times New Roman" w:eastAsiaTheme="minorEastAsia"/>
          <w:kern w:val="0"/>
          <w14:ligatures w14:val="none"/>
        </w:rPr>
        <w:t xml:space="preserve"> (Coakley and Chylek 1975, Tornow et al. 2020). </w:t>
      </w:r>
      <w:r>
        <w:rPr>
          <w:rFonts w:eastAsiaTheme="minorEastAsia"/>
        </w:rPr>
        <w:t xml:space="preserve">The albedo-weighted cloud fraction </w:t>
      </w:r>
      <w:r w:rsidR="00CA0FC4">
        <w:rPr>
          <w:rFonts w:eastAsiaTheme="minorEastAsia"/>
        </w:rPr>
        <w:t xml:space="preserve">(Fig. REFLALBEDO) </w:t>
      </w:r>
      <w:r>
        <w:rPr>
          <w:rFonts w:eastAsiaTheme="minorEastAsia"/>
        </w:rPr>
        <w:t>below 4 km is a proxy for the cloud albedo of Northern Tropical Atlantic maritime clouds during EUREC4A</w:t>
      </w:r>
      <w:r w:rsidR="00CA0FC4">
        <w:rPr>
          <w:rFonts w:eastAsiaTheme="minorEastAsia"/>
        </w:rPr>
        <w:t xml:space="preserve"> (</w:t>
      </w:r>
      <w:r>
        <w:rPr>
          <w:rFonts w:eastAsiaTheme="minorEastAsia"/>
        </w:rPr>
        <w:t>Jan 15-Feb 12</w:t>
      </w:r>
      <w:proofErr w:type="gramStart"/>
      <w:r>
        <w:rPr>
          <w:rFonts w:eastAsiaTheme="minorEastAsia"/>
        </w:rPr>
        <w:t xml:space="preserve"> 2020</w:t>
      </w:r>
      <w:proofErr w:type="gramEnd"/>
      <w:r>
        <w:rPr>
          <w:rFonts w:eastAsiaTheme="minorEastAsia"/>
        </w:rPr>
        <w:t xml:space="preserve"> at 12.5-16 °N, 60-49 °W</w:t>
      </w:r>
      <w:r w:rsidR="00CA0FC4">
        <w:rPr>
          <w:rFonts w:eastAsiaTheme="minorEastAsia"/>
        </w:rPr>
        <w:t>)</w:t>
      </w:r>
      <w:r>
        <w:rPr>
          <w:rFonts w:eastAsiaTheme="minorEastAsia"/>
        </w:rPr>
        <w:t xml:space="preserve">. </w:t>
      </w:r>
      <w:r w:rsidR="00EC1EF1">
        <w:rPr>
          <w:rFonts w:eastAsiaTheme="minorEastAsia"/>
        </w:rPr>
        <w:t xml:space="preserve">GOES mean cloud albedo is slightly less than the mean reflectance. </w:t>
      </w:r>
      <w:r>
        <w:rPr>
          <w:rFonts w:cs="Times New Roman" w:eastAsiaTheme="minorEastAsia"/>
          <w:kern w:val="0"/>
          <w14:ligatures w14:val="none"/>
        </w:rPr>
        <w:t xml:space="preserve">The </w:t>
      </w:r>
      <w:r w:rsidRPr="00862990">
        <w:rPr>
          <w:rFonts w:cs="Times New Roman" w:eastAsiaTheme="minorEastAsia"/>
          <w:kern w:val="0"/>
          <w14:ligatures w14:val="none"/>
        </w:rPr>
        <w:t xml:space="preserve">GOES cloud </w:t>
      </w:r>
      <w:r>
        <w:rPr>
          <w:rFonts w:cs="Times New Roman" w:eastAsiaTheme="minorEastAsia"/>
          <w:kern w:val="0"/>
          <w14:ligatures w14:val="none"/>
        </w:rPr>
        <w:t xml:space="preserve">fraction (Figs. REFLALBEDO and GOESISCCP) </w:t>
      </w:r>
      <w:r w:rsidRPr="00862990">
        <w:rPr>
          <w:rFonts w:cs="Times New Roman" w:eastAsiaTheme="minorEastAsia"/>
          <w:kern w:val="0"/>
          <w14:ligatures w14:val="none"/>
        </w:rPr>
        <w:t xml:space="preserve">is greater than the cloud </w:t>
      </w:r>
      <w:r>
        <w:rPr>
          <w:rFonts w:cs="Times New Roman" w:eastAsiaTheme="minorEastAsia"/>
          <w:kern w:val="0"/>
          <w14:ligatures w14:val="none"/>
        </w:rPr>
        <w:t xml:space="preserve">albedo because the </w:t>
      </w:r>
      <w:r w:rsidR="00EC1EF1">
        <w:rPr>
          <w:rFonts w:cs="Times New Roman" w:eastAsiaTheme="minorEastAsia"/>
          <w:kern w:val="0"/>
          <w14:ligatures w14:val="none"/>
        </w:rPr>
        <w:t>albedo</w:t>
      </w:r>
      <w:r>
        <w:rPr>
          <w:rFonts w:cs="Times New Roman" w:eastAsiaTheme="minorEastAsia"/>
          <w:kern w:val="0"/>
          <w14:ligatures w14:val="none"/>
        </w:rPr>
        <w:t xml:space="preserve"> is less than unity for fully cloudy pixels with low optical thickness.</w:t>
      </w:r>
    </w:p>
    <w:p w:rsidRPr="006A1505" w:rsidR="00717C8F" w:rsidP="006A1505" w:rsidRDefault="006B0C71" w14:paraId="32047CAD" w14:textId="10E36DDE">
      <w:pPr>
        <w:spacing w:line="240" w:lineRule="auto"/>
        <w:rPr>
          <w:rFonts w:ascii="Aptos Narrow" w:hAnsi="Aptos Narrow" w:cs="Times New Roman" w:eastAsiaTheme="minorEastAsia"/>
          <w:kern w:val="0"/>
          <w14:ligatures w14:val="none"/>
        </w:rPr>
      </w:pPr>
      <w:r>
        <w:rPr>
          <w:noProof/>
        </w:rPr>
        <w:drawing>
          <wp:inline distT="0" distB="0" distL="0" distR="0" wp14:anchorId="240CC29C" wp14:editId="414FC780">
            <wp:extent cx="5657108" cy="4242831"/>
            <wp:effectExtent l="0" t="0" r="0" b="0"/>
            <wp:docPr id="76826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290" name="Picture 5"/>
                    <pic:cNvPicPr/>
                  </pic:nvPicPr>
                  <pic:blipFill>
                    <a:blip r:embed="rId12"/>
                    <a:stretch>
                      <a:fillRect/>
                    </a:stretch>
                  </pic:blipFill>
                  <pic:spPr>
                    <a:xfrm>
                      <a:off x="0" y="0"/>
                      <a:ext cx="5657108" cy="4242831"/>
                    </a:xfrm>
                    <a:prstGeom prst="rect">
                      <a:avLst/>
                    </a:prstGeom>
                  </pic:spPr>
                </pic:pic>
              </a:graphicData>
            </a:graphic>
          </wp:inline>
        </w:drawing>
      </w:r>
      <w:r w:rsidR="002E3C6E">
        <w:br/>
      </w:r>
      <w:r w:rsidRPr="0046105B" w:rsidR="00E2390B">
        <w:rPr>
          <w:rFonts w:ascii="Aptos Narrow" w:hAnsi="Aptos Narrow" w:cs="Times New Roman" w:eastAsiaTheme="minorEastAsia"/>
          <w:kern w:val="0"/>
          <w14:ligatures w14:val="none"/>
        </w:rPr>
        <w:t xml:space="preserve">Figure GOESISCCP. </w:t>
      </w:r>
      <w:r>
        <w:rPr>
          <w:rFonts w:ascii="Aptos Narrow" w:hAnsi="Aptos Narrow" w:cs="Times New Roman" w:eastAsiaTheme="minorEastAsia"/>
          <w:kern w:val="0"/>
          <w14:ligatures w14:val="none"/>
        </w:rPr>
        <w:t>C</w:t>
      </w:r>
      <w:r w:rsidRPr="0046105B">
        <w:rPr>
          <w:rFonts w:ascii="Aptos Narrow" w:hAnsi="Aptos Narrow" w:cs="Times New Roman" w:eastAsiaTheme="minorEastAsia"/>
          <w:kern w:val="0"/>
          <w14:ligatures w14:val="none"/>
        </w:rPr>
        <w:t xml:space="preserve">loud fraction </w:t>
      </w:r>
      <w:r>
        <w:rPr>
          <w:rFonts w:ascii="Aptos Narrow" w:hAnsi="Aptos Narrow" w:cs="Times New Roman" w:eastAsiaTheme="minorEastAsia"/>
          <w:kern w:val="0"/>
          <w14:ligatures w14:val="none"/>
        </w:rPr>
        <w:t xml:space="preserve">histograms by cloud top pressure and cloud optical thickness </w:t>
      </w:r>
      <w:r w:rsidR="009E3302">
        <w:rPr>
          <w:rFonts w:ascii="Aptos Narrow" w:hAnsi="Aptos Narrow" w:cs="Times New Roman" w:eastAsiaTheme="minorEastAsia"/>
          <w:kern w:val="0"/>
          <w14:ligatures w14:val="none"/>
        </w:rPr>
        <w:t xml:space="preserve">within </w:t>
      </w:r>
      <w:r w:rsidRPr="0046105B">
        <w:rPr>
          <w:rFonts w:ascii="Aptos Narrow" w:hAnsi="Aptos Narrow" w:cs="Times New Roman" w:eastAsiaTheme="minorEastAsia"/>
          <w:kern w:val="0"/>
          <w14:ligatures w14:val="none"/>
        </w:rPr>
        <w:t>12.5-16 °N, 60-49 °W</w:t>
      </w:r>
      <w:r w:rsidR="009E3302">
        <w:rPr>
          <w:rFonts w:ascii="Aptos Narrow" w:hAnsi="Aptos Narrow" w:cs="Times New Roman" w:eastAsiaTheme="minorEastAsia"/>
          <w:kern w:val="0"/>
          <w14:ligatures w14:val="none"/>
        </w:rPr>
        <w:t>,</w:t>
      </w:r>
      <w:r>
        <w:rPr>
          <w:rFonts w:ascii="Aptos Narrow" w:hAnsi="Aptos Narrow" w:cs="Times New Roman" w:eastAsiaTheme="minorEastAsia"/>
          <w:kern w:val="0"/>
          <w14:ligatures w14:val="none"/>
        </w:rPr>
        <w:t xml:space="preserve"> for (a) </w:t>
      </w:r>
      <w:r w:rsidRPr="0046105B" w:rsidR="00E2390B">
        <w:rPr>
          <w:rFonts w:ascii="Aptos Narrow" w:hAnsi="Aptos Narrow" w:cs="Times New Roman" w:eastAsiaTheme="minorEastAsia"/>
          <w:kern w:val="0"/>
          <w14:ligatures w14:val="none"/>
        </w:rPr>
        <w:t xml:space="preserve">GOES-16 </w:t>
      </w:r>
      <w:r w:rsidR="009E3302">
        <w:rPr>
          <w:rFonts w:ascii="Aptos Narrow" w:hAnsi="Aptos Narrow" w:cs="Times New Roman" w:eastAsiaTheme="minorEastAsia"/>
          <w:kern w:val="0"/>
          <w14:ligatures w14:val="none"/>
        </w:rPr>
        <w:t xml:space="preserve">from </w:t>
      </w:r>
      <w:r w:rsidRPr="0046105B" w:rsidR="009E3302">
        <w:rPr>
          <w:rFonts w:ascii="Aptos Narrow" w:hAnsi="Aptos Narrow" w:cs="Times New Roman" w:eastAsiaTheme="minorEastAsia"/>
          <w:kern w:val="0"/>
          <w14:ligatures w14:val="none"/>
        </w:rPr>
        <w:t>2020 Jan 15- February 2</w:t>
      </w:r>
      <w:r w:rsidR="009E3302">
        <w:rPr>
          <w:rFonts w:ascii="Aptos Narrow" w:hAnsi="Aptos Narrow" w:cs="Times New Roman" w:eastAsiaTheme="minorEastAsia"/>
          <w:kern w:val="0"/>
          <w14:ligatures w14:val="none"/>
        </w:rPr>
        <w:t xml:space="preserve">0 23:40 </w:t>
      </w:r>
      <w:r>
        <w:rPr>
          <w:rFonts w:ascii="Aptos Narrow" w:hAnsi="Aptos Narrow" w:cs="Times New Roman" w:eastAsiaTheme="minorEastAsia"/>
          <w:kern w:val="0"/>
          <w14:ligatures w14:val="none"/>
        </w:rPr>
        <w:t xml:space="preserve">and (b) CERES Flux </w:t>
      </w:r>
      <w:proofErr w:type="gramStart"/>
      <w:r>
        <w:rPr>
          <w:rFonts w:ascii="Aptos Narrow" w:hAnsi="Aptos Narrow" w:cs="Times New Roman" w:eastAsiaTheme="minorEastAsia"/>
          <w:kern w:val="0"/>
          <w14:ligatures w14:val="none"/>
        </w:rPr>
        <w:t>By</w:t>
      </w:r>
      <w:proofErr w:type="gramEnd"/>
      <w:r>
        <w:rPr>
          <w:rFonts w:ascii="Aptos Narrow" w:hAnsi="Aptos Narrow" w:cs="Times New Roman" w:eastAsiaTheme="minorEastAsia"/>
          <w:kern w:val="0"/>
          <w14:ligatures w14:val="none"/>
        </w:rPr>
        <w:t xml:space="preserve"> Cloud Type (FBCT)</w:t>
      </w:r>
      <w:r w:rsidR="009E3302">
        <w:rPr>
          <w:rFonts w:ascii="Aptos Narrow" w:hAnsi="Aptos Narrow" w:cs="Times New Roman" w:eastAsiaTheme="minorEastAsia"/>
          <w:kern w:val="0"/>
          <w14:ligatures w14:val="none"/>
        </w:rPr>
        <w:t xml:space="preserve"> Jan-Feb for 2019, 2020, and 2021</w:t>
      </w:r>
      <w:r w:rsidRPr="0046105B" w:rsidR="00E2390B">
        <w:rPr>
          <w:rFonts w:ascii="Aptos Narrow" w:hAnsi="Aptos Narrow" w:cs="Times New Roman" w:eastAsiaTheme="minorEastAsia"/>
          <w:kern w:val="0"/>
          <w14:ligatures w14:val="none"/>
        </w:rPr>
        <w:t xml:space="preserve">. </w:t>
      </w:r>
      <w:r w:rsidR="009E3302">
        <w:rPr>
          <w:rFonts w:ascii="Aptos Narrow" w:hAnsi="Aptos Narrow" w:cs="Times New Roman" w:eastAsiaTheme="minorEastAsia"/>
          <w:kern w:val="0"/>
          <w14:ligatures w14:val="none"/>
        </w:rPr>
        <w:t xml:space="preserve">Corresponding </w:t>
      </w:r>
      <w:r>
        <w:rPr>
          <w:rFonts w:ascii="Aptos Narrow" w:hAnsi="Aptos Narrow" w:cs="Times New Roman" w:eastAsiaTheme="minorEastAsia"/>
          <w:kern w:val="0"/>
          <w14:ligatures w14:val="none"/>
        </w:rPr>
        <w:t xml:space="preserve">(c) GOES and (d) </w:t>
      </w:r>
      <w:r>
        <w:rPr>
          <w:rFonts w:ascii="Aptos Narrow" w:hAnsi="Aptos Narrow" w:cs="Times New Roman" w:eastAsiaTheme="minorEastAsia"/>
          <w:kern w:val="0"/>
          <w14:ligatures w14:val="none"/>
        </w:rPr>
        <w:t>FBCT s</w:t>
      </w:r>
      <w:r w:rsidRPr="0046105B" w:rsidR="00E2390B">
        <w:rPr>
          <w:rFonts w:ascii="Aptos Narrow" w:hAnsi="Aptos Narrow" w:cs="Times New Roman" w:eastAsiaTheme="minorEastAsia"/>
          <w:kern w:val="0"/>
          <w14:ligatures w14:val="none"/>
        </w:rPr>
        <w:t xml:space="preserve">hortwave </w:t>
      </w:r>
      <w:r>
        <w:rPr>
          <w:rFonts w:ascii="Aptos Narrow" w:hAnsi="Aptos Narrow" w:cs="Times New Roman" w:eastAsiaTheme="minorEastAsia"/>
          <w:kern w:val="0"/>
          <w14:ligatures w14:val="none"/>
        </w:rPr>
        <w:t>CRE</w:t>
      </w:r>
      <w:r w:rsidR="009E3302">
        <w:rPr>
          <w:rFonts w:ascii="Aptos Narrow" w:hAnsi="Aptos Narrow" w:cs="Times New Roman" w:eastAsiaTheme="minorEastAsia"/>
          <w:kern w:val="0"/>
          <w14:ligatures w14:val="none"/>
        </w:rPr>
        <w:t>. GOES shortwave CRE</w:t>
      </w:r>
      <w:r w:rsidRPr="0046105B" w:rsidR="00E2390B">
        <w:rPr>
          <w:rFonts w:ascii="Aptos Narrow" w:hAnsi="Aptos Narrow" w:cs="Times New Roman" w:eastAsiaTheme="minorEastAsia"/>
          <w:kern w:val="0"/>
          <w14:ligatures w14:val="none"/>
        </w:rPr>
        <w:t xml:space="preserve"> for clouds below 680 </w:t>
      </w:r>
      <w:proofErr w:type="spellStart"/>
      <w:r w:rsidRPr="0046105B" w:rsidR="00E2390B">
        <w:rPr>
          <w:rFonts w:ascii="Aptos Narrow" w:hAnsi="Aptos Narrow" w:cs="Times New Roman" w:eastAsiaTheme="minorEastAsia"/>
          <w:kern w:val="0"/>
          <w14:ligatures w14:val="none"/>
        </w:rPr>
        <w:t>hPa</w:t>
      </w:r>
      <w:proofErr w:type="spellEnd"/>
      <w:r w:rsidRPr="0046105B" w:rsidR="00E2390B">
        <w:rPr>
          <w:rFonts w:ascii="Aptos Narrow" w:hAnsi="Aptos Narrow" w:cs="Times New Roman" w:eastAsiaTheme="minorEastAsia"/>
          <w:kern w:val="0"/>
          <w14:ligatures w14:val="none"/>
        </w:rPr>
        <w:t xml:space="preserve"> is </w:t>
      </w:r>
      <w:r>
        <w:rPr>
          <w:rFonts w:ascii="Aptos Narrow" w:hAnsi="Aptos Narrow" w:cs="Times New Roman" w:eastAsiaTheme="minorEastAsia"/>
          <w:kern w:val="0"/>
          <w14:ligatures w14:val="none"/>
        </w:rPr>
        <w:t>–</w:t>
      </w:r>
      <w:r w:rsidRPr="0046105B" w:rsidR="00E2390B">
        <w:rPr>
          <w:rFonts w:ascii="Aptos Narrow" w:hAnsi="Aptos Narrow" w:cs="Times New Roman" w:eastAsiaTheme="minorEastAsia"/>
          <w:kern w:val="0"/>
          <w14:ligatures w14:val="none"/>
        </w:rPr>
        <w:t>2</w:t>
      </w:r>
      <w:r w:rsidR="002E3C6E">
        <w:rPr>
          <w:rFonts w:ascii="Aptos Narrow" w:hAnsi="Aptos Narrow" w:cs="Times New Roman" w:eastAsiaTheme="minorEastAsia"/>
          <w:kern w:val="0"/>
          <w14:ligatures w14:val="none"/>
        </w:rPr>
        <w:t>0</w:t>
      </w:r>
      <w:r w:rsidRPr="0046105B" w:rsidR="00E2390B">
        <w:rPr>
          <w:rFonts w:ascii="Aptos Narrow" w:hAnsi="Aptos Narrow" w:cs="Times New Roman" w:eastAsiaTheme="minorEastAsia"/>
          <w:kern w:val="0"/>
          <w14:ligatures w14:val="none"/>
        </w:rPr>
        <w:t xml:space="preserve"> W m</w:t>
      </w:r>
      <w:r w:rsidRPr="0046105B" w:rsidR="00E2390B">
        <w:rPr>
          <w:rFonts w:ascii="Aptos Narrow" w:hAnsi="Aptos Narrow" w:cs="Times New Roman" w:eastAsiaTheme="minorEastAsia"/>
          <w:kern w:val="0"/>
          <w:vertAlign w:val="superscript"/>
          <w14:ligatures w14:val="none"/>
        </w:rPr>
        <w:t>–2</w:t>
      </w:r>
      <w:r w:rsidRPr="0046105B" w:rsidR="00E2390B">
        <w:rPr>
          <w:rFonts w:ascii="Aptos Narrow" w:hAnsi="Aptos Narrow" w:cs="Times New Roman" w:eastAsiaTheme="minorEastAsia"/>
          <w:kern w:val="0"/>
          <w14:ligatures w14:val="none"/>
        </w:rPr>
        <w:t xml:space="preserve"> </w:t>
      </w:r>
      <w:r>
        <w:rPr>
          <w:rFonts w:ascii="Aptos Narrow" w:hAnsi="Aptos Narrow" w:cs="Times New Roman" w:eastAsiaTheme="minorEastAsia"/>
          <w:kern w:val="0"/>
          <w14:ligatures w14:val="none"/>
        </w:rPr>
        <w:t>(–14 W m</w:t>
      </w:r>
      <w:r>
        <w:rPr>
          <w:rFonts w:ascii="Aptos Narrow" w:hAnsi="Aptos Narrow" w:cs="Times New Roman" w:eastAsiaTheme="minorEastAsia"/>
          <w:kern w:val="0"/>
          <w:vertAlign w:val="superscript"/>
          <w14:ligatures w14:val="none"/>
        </w:rPr>
        <w:t>–2</w:t>
      </w:r>
      <w:r>
        <w:rPr>
          <w:rFonts w:ascii="Aptos Narrow" w:hAnsi="Aptos Narrow" w:cs="Times New Roman" w:eastAsiaTheme="minorEastAsia"/>
          <w:kern w:val="0"/>
          <w14:ligatures w14:val="none"/>
        </w:rPr>
        <w:t xml:space="preserve"> for FBCT).</w:t>
      </w:r>
    </w:p>
    <w:p w:rsidR="00717C8F" w:rsidP="00717C8F" w:rsidRDefault="00717C8F" w14:paraId="712FC291" w14:textId="77777777">
      <w:pPr>
        <w:pStyle w:val="BodyText"/>
      </w:pPr>
      <w:r w:rsidRPr="00346F76">
        <w:rPr>
          <w:noProof/>
        </w:rPr>
        <w:drawing>
          <wp:inline distT="0" distB="0" distL="0" distR="0" wp14:anchorId="7951895A" wp14:editId="480F3097">
            <wp:extent cx="2527733" cy="1470853"/>
            <wp:effectExtent l="0" t="0" r="0" b="2540"/>
            <wp:docPr id="4572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3"/>
                    <a:srcRect t="4949" r="21898" b="66436"/>
                    <a:stretch>
                      <a:fillRect/>
                    </a:stretch>
                  </pic:blipFill>
                  <pic:spPr bwMode="auto">
                    <a:xfrm>
                      <a:off x="0" y="0"/>
                      <a:ext cx="2529327" cy="1471781"/>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09C7E41B" wp14:editId="54868BB7">
            <wp:extent cx="715645" cy="1470991"/>
            <wp:effectExtent l="0" t="0" r="0" b="2540"/>
            <wp:docPr id="94460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3"/>
                    <a:srcRect l="77856" t="21650" b="49693"/>
                    <a:stretch>
                      <a:fillRect/>
                    </a:stretch>
                  </pic:blipFill>
                  <pic:spPr bwMode="auto">
                    <a:xfrm>
                      <a:off x="0" y="0"/>
                      <a:ext cx="717128" cy="1474039"/>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48AAD641" wp14:editId="5CEA4F3B">
            <wp:extent cx="3234055" cy="340347"/>
            <wp:effectExtent l="0" t="0" r="0" b="3175"/>
            <wp:docPr id="177942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3"/>
                    <a:srcRect t="93001" b="373"/>
                    <a:stretch>
                      <a:fillRect/>
                    </a:stretch>
                  </pic:blipFill>
                  <pic:spPr bwMode="auto">
                    <a:xfrm>
                      <a:off x="0" y="0"/>
                      <a:ext cx="3238500" cy="340815"/>
                    </a:xfrm>
                    <a:prstGeom prst="rect">
                      <a:avLst/>
                    </a:prstGeom>
                    <a:ln>
                      <a:noFill/>
                    </a:ln>
                    <a:extLst>
                      <a:ext uri="{53640926-AAD7-44D8-BBD7-CCE9431645EC}">
                        <a14:shadowObscured xmlns:a14="http://schemas.microsoft.com/office/drawing/2010/main"/>
                      </a:ext>
                    </a:extLst>
                  </pic:spPr>
                </pic:pic>
              </a:graphicData>
            </a:graphic>
          </wp:inline>
        </w:drawing>
      </w:r>
    </w:p>
    <w:p w:rsidRPr="005969CC" w:rsidR="00717C8F" w:rsidP="00717C8F" w:rsidRDefault="00717C8F" w14:paraId="50481B70" w14:textId="77777777">
      <w:pPr>
        <w:pStyle w:val="BodyText"/>
        <w:rPr>
          <w:rFonts w:ascii="Aptos Narrow" w:hAnsi="Aptos Narrow"/>
        </w:rPr>
      </w:pPr>
      <w:r w:rsidRPr="005969CC">
        <w:rPr>
          <w:rFonts w:ascii="Aptos Narrow" w:hAnsi="Aptos Narrow"/>
        </w:rPr>
        <w:t>Figure ALLCOSP. Cloud top pressure and cloud optical thickness histograms for the 5-model mean of Cloud Feedback Model Intercomparison Project (CFMIP Webb et al. 2012) Atmospheric (AMIP) preindustrial</w:t>
      </w:r>
      <w:r>
        <w:rPr>
          <w:rFonts w:ascii="Aptos Narrow" w:hAnsi="Aptos Narrow"/>
        </w:rPr>
        <w:t xml:space="preserve"> control simulations</w:t>
      </w:r>
      <w:r w:rsidRPr="005969CC">
        <w:rPr>
          <w:rFonts w:ascii="Aptos Narrow" w:hAnsi="Aptos Narrow"/>
        </w:rPr>
        <w:t>.</w:t>
      </w:r>
    </w:p>
    <w:p w:rsidR="00717C8F" w:rsidP="00C7097F" w:rsidRDefault="00717C8F" w14:paraId="02D38765" w14:textId="77777777">
      <w:pPr>
        <w:spacing w:line="240" w:lineRule="auto"/>
        <w:rPr>
          <w:rFonts w:ascii="Aptos Narrow" w:hAnsi="Aptos Narrow" w:cs="Times New Roman" w:eastAsiaTheme="minorEastAsia"/>
          <w:kern w:val="0"/>
          <w14:ligatures w14:val="none"/>
        </w:rPr>
      </w:pPr>
    </w:p>
    <w:p w:rsidR="00CA0FC4" w:rsidP="00CA0FC4" w:rsidRDefault="00EC1EF1" w14:paraId="349D176A" w14:textId="275C1284">
      <w:pPr>
        <w:pStyle w:val="Heading2"/>
      </w:pPr>
      <w:r>
        <w:t>The l</w:t>
      </w:r>
      <w:r w:rsidR="00717C8F">
        <w:t>arge</w:t>
      </w:r>
      <w:r w:rsidR="009F3AC1">
        <w:t>-</w:t>
      </w:r>
      <w:r w:rsidR="00717C8F">
        <w:t>scale moisture budget</w:t>
      </w:r>
    </w:p>
    <w:p w:rsidRPr="00CA0FC4" w:rsidR="00C7097F" w:rsidP="00CA0FC4" w:rsidRDefault="00C7097F" w14:paraId="06242203" w14:textId="6C5DC384">
      <w:pPr>
        <w:pStyle w:val="Heading2"/>
        <w:spacing w:line="240" w:lineRule="auto"/>
        <w:rPr>
          <w:rFonts w:asciiTheme="minorHAnsi" w:hAnsiTheme="minorHAnsi" w:eastAsiaTheme="minorHAnsi" w:cstheme="minorBidi"/>
          <w:color w:val="auto"/>
          <w:sz w:val="24"/>
          <w:szCs w:val="24"/>
        </w:rPr>
      </w:pPr>
      <w:r w:rsidRPr="00F1190E">
        <w:rPr>
          <w:rFonts w:asciiTheme="minorHAnsi" w:hAnsiTheme="minorHAnsi" w:eastAsiaTheme="minorHAnsi" w:cstheme="minorBidi"/>
          <w:color w:val="auto"/>
          <w:sz w:val="24"/>
          <w:szCs w:val="24"/>
        </w:rPr>
        <w:t xml:space="preserve">Clouds with </w:t>
      </w:r>
      <w:r w:rsidR="00CA0FC4">
        <w:rPr>
          <w:rFonts w:asciiTheme="minorHAnsi" w:hAnsiTheme="minorHAnsi" w:eastAsiaTheme="minorHAnsi" w:cstheme="minorBidi"/>
          <w:color w:val="auto"/>
          <w:sz w:val="24"/>
          <w:szCs w:val="24"/>
        </w:rPr>
        <w:t>average albedo</w:t>
      </w:r>
      <w:r w:rsidRPr="00F1190E">
        <w:rPr>
          <w:rFonts w:asciiTheme="minorHAnsi" w:hAnsiTheme="minorHAnsi" w:eastAsiaTheme="minorHAnsi" w:cstheme="minorBidi"/>
          <w:color w:val="auto"/>
          <w:sz w:val="24"/>
          <w:szCs w:val="24"/>
        </w:rPr>
        <w:t xml:space="preserve"> </w:t>
      </w:r>
      <m:oMath>
        <m:sSub>
          <m:sSubPr>
            <m:ctrlPr>
              <w:rPr>
                <w:rFonts w:ascii="Cambria Math" w:hAnsi="Cambria Math" w:eastAsiaTheme="minorHAnsi" w:cstheme="minorBidi"/>
                <w:color w:val="auto"/>
                <w:sz w:val="24"/>
                <w:szCs w:val="24"/>
              </w:rPr>
            </m:ctrlPr>
          </m:sSubPr>
          <m:e>
            <m:r>
              <w:rPr>
                <w:rFonts w:ascii="Cambria Math" w:hAnsi="Cambria Math" w:eastAsiaTheme="minorHAnsi" w:cstheme="minorBidi"/>
                <w:color w:val="auto"/>
                <w:sz w:val="24"/>
                <w:szCs w:val="24"/>
              </w:rPr>
              <m:t>a</m:t>
            </m:r>
          </m:e>
          <m:sub>
            <m:r>
              <w:rPr>
                <w:rFonts w:ascii="Cambria Math" w:hAnsi="Cambria Math" w:eastAsiaTheme="minorHAnsi" w:cstheme="minorBidi"/>
                <w:color w:val="auto"/>
                <w:sz w:val="24"/>
                <w:szCs w:val="24"/>
              </w:rPr>
              <m:t>i</m:t>
            </m:r>
          </m:sub>
        </m:sSub>
      </m:oMath>
      <w:r w:rsidRPr="00F1190E">
        <w:rPr>
          <w:rFonts w:asciiTheme="minorHAnsi" w:hAnsiTheme="minorHAnsi" w:eastAsiaTheme="minorHAnsi" w:cstheme="minorBidi"/>
          <w:color w:val="auto"/>
          <w:sz w:val="24"/>
          <w:szCs w:val="24"/>
        </w:rPr>
        <w:t xml:space="preserve"> have cloud tops that reach </w:t>
      </w:r>
      <m:oMath>
        <m:sSub>
          <m:sSubPr>
            <m:ctrlPr>
              <w:rPr>
                <w:rFonts w:ascii="Cambria Math" w:hAnsi="Cambria Math" w:eastAsiaTheme="minorHAnsi" w:cstheme="minorBidi"/>
                <w:color w:val="auto"/>
                <w:sz w:val="24"/>
                <w:szCs w:val="24"/>
              </w:rPr>
            </m:ctrlPr>
          </m:sSubPr>
          <m:e>
            <m:r>
              <w:rPr>
                <w:rFonts w:ascii="Cambria Math" w:hAnsi="Cambria Math" w:eastAsiaTheme="minorHAnsi" w:cstheme="minorBidi"/>
                <w:color w:val="auto"/>
                <w:sz w:val="24"/>
                <w:szCs w:val="24"/>
              </w:rPr>
              <m:t>h</m:t>
            </m:r>
          </m:e>
          <m:sub>
            <m:r>
              <w:rPr>
                <w:rFonts w:ascii="Cambria Math" w:hAnsi="Cambria Math" w:eastAsiaTheme="minorHAnsi" w:cstheme="minorBidi"/>
                <w:color w:val="auto"/>
                <w:sz w:val="24"/>
                <w:szCs w:val="24"/>
              </w:rPr>
              <m:t>i</m:t>
            </m:r>
          </m:sub>
        </m:sSub>
      </m:oMath>
      <w:r w:rsidRPr="00F1190E">
        <w:rPr>
          <w:rFonts w:asciiTheme="minorHAnsi" w:hAnsiTheme="minorHAnsi" w:eastAsiaTheme="minorHAnsi" w:cstheme="minorBidi"/>
          <w:color w:val="auto"/>
          <w:sz w:val="24"/>
          <w:szCs w:val="24"/>
        </w:rPr>
        <w:t xml:space="preserve"> in GOES satellite images (Fig. </w:t>
      </w:r>
      <w:r>
        <w:rPr>
          <w:rFonts w:asciiTheme="minorHAnsi" w:hAnsiTheme="minorHAnsi" w:eastAsiaTheme="minorHAnsi" w:cstheme="minorBidi"/>
          <w:color w:val="auto"/>
          <w:sz w:val="24"/>
          <w:szCs w:val="24"/>
        </w:rPr>
        <w:t>REFLALBEDO</w:t>
      </w:r>
      <w:r w:rsidRPr="00F1190E">
        <w:rPr>
          <w:rFonts w:asciiTheme="minorHAnsi" w:hAnsiTheme="minorHAnsi" w:eastAsiaTheme="minorHAnsi" w:cstheme="minorBidi"/>
          <w:color w:val="auto"/>
          <w:sz w:val="24"/>
          <w:szCs w:val="24"/>
        </w:rPr>
        <w:t>).</w:t>
      </w:r>
      <w:r>
        <w:rPr>
          <w:rFonts w:asciiTheme="minorHAnsi" w:hAnsiTheme="minorHAnsi" w:eastAsiaTheme="minorHAnsi" w:cstheme="minorBidi"/>
          <w:color w:val="auto"/>
          <w:sz w:val="24"/>
          <w:szCs w:val="24"/>
        </w:rPr>
        <w:t xml:space="preserve"> </w:t>
      </w:r>
      <w:r w:rsidRPr="00F1190E">
        <w:rPr>
          <w:rFonts w:asciiTheme="minorHAnsi" w:hAnsiTheme="minorHAnsi" w:eastAsiaTheme="minorHAnsi" w:cstheme="minorBidi"/>
          <w:color w:val="auto"/>
          <w:sz w:val="24"/>
          <w:szCs w:val="24"/>
        </w:rPr>
        <w:t xml:space="preserve">We partition the all-sky mean eddy flux </w:t>
      </w:r>
      <m:oMath>
        <m:r>
          <w:rPr>
            <w:rFonts w:ascii="Cambria Math" w:hAnsi="Cambria Math" w:eastAsiaTheme="minorHAnsi" w:cstheme="minorBidi"/>
            <w:color w:val="auto"/>
            <w:sz w:val="24"/>
            <w:szCs w:val="24"/>
          </w:rPr>
          <m:t>G</m:t>
        </m:r>
      </m:oMath>
      <w:r w:rsidRPr="00F1190E">
        <w:rPr>
          <w:rFonts w:asciiTheme="minorHAnsi" w:hAnsiTheme="minorHAnsi" w:eastAsiaTheme="minorHAnsi" w:cstheme="minorBidi"/>
          <w:color w:val="auto"/>
          <w:sz w:val="24"/>
          <w:szCs w:val="24"/>
        </w:rPr>
        <w:t xml:space="preserve"> to </w:t>
      </w:r>
      <m:oMath>
        <m:sSub>
          <m:sSubPr>
            <m:ctrlPr>
              <w:rPr>
                <w:rFonts w:ascii="Cambria Math" w:hAnsi="Cambria Math" w:eastAsiaTheme="minorHAnsi" w:cstheme="minorBidi"/>
                <w:i/>
                <w:color w:val="auto"/>
                <w:sz w:val="24"/>
                <w:szCs w:val="24"/>
              </w:rPr>
            </m:ctrlPr>
          </m:sSubPr>
          <m:e>
            <m:r>
              <w:rPr>
                <w:rFonts w:ascii="Cambria Math" w:hAnsi="Cambria Math" w:eastAsiaTheme="minorHAnsi" w:cstheme="minorBidi"/>
                <w:color w:val="auto"/>
                <w:sz w:val="24"/>
                <w:szCs w:val="24"/>
              </w:rPr>
              <m:t>G</m:t>
            </m:r>
          </m:e>
          <m:sub>
            <m:r>
              <w:rPr>
                <w:rFonts w:ascii="Cambria Math" w:hAnsi="Cambria Math" w:eastAsiaTheme="minorHAnsi" w:cstheme="minorBidi"/>
                <w:color w:val="auto"/>
                <w:sz w:val="24"/>
                <w:szCs w:val="24"/>
              </w:rPr>
              <m:t>i</m:t>
            </m:r>
          </m:sub>
        </m:sSub>
      </m:oMath>
      <w:r>
        <w:rPr>
          <w:rFonts w:asciiTheme="minorHAnsi" w:hAnsiTheme="minorHAnsi" w:eastAsiaTheme="minorEastAsia" w:cstheme="minorBidi"/>
          <w:color w:val="auto"/>
          <w:sz w:val="24"/>
          <w:szCs w:val="24"/>
        </w:rPr>
        <w:t xml:space="preserve"> of </w:t>
      </w:r>
      <w:r w:rsidRPr="00F1190E">
        <w:rPr>
          <w:rFonts w:asciiTheme="minorHAnsi" w:hAnsiTheme="minorHAnsi" w:eastAsiaTheme="minorHAnsi" w:cstheme="minorBidi"/>
          <w:color w:val="auto"/>
          <w:sz w:val="24"/>
          <w:szCs w:val="24"/>
        </w:rPr>
        <w:t xml:space="preserve">cloud categories </w:t>
      </w:r>
      <m:oMath>
        <m:r>
          <w:rPr>
            <w:rFonts w:ascii="Cambria Math" w:hAnsi="Cambria Math" w:eastAsiaTheme="minorHAnsi" w:cstheme="minorBidi"/>
            <w:color w:val="auto"/>
            <w:sz w:val="24"/>
            <w:szCs w:val="24"/>
          </w:rPr>
          <m:t>i</m:t>
        </m:r>
      </m:oMath>
      <w:r>
        <w:rPr>
          <w:rFonts w:asciiTheme="minorHAnsi" w:hAnsiTheme="minorHAnsi" w:eastAsiaTheme="minorHAnsi" w:cstheme="minorBidi"/>
          <w:color w:val="auto"/>
          <w:sz w:val="24"/>
          <w:szCs w:val="24"/>
        </w:rPr>
        <w:t xml:space="preserve"> that reach these heights</w:t>
      </w:r>
      <w:r w:rsidR="00CA0FC4">
        <w:rPr>
          <w:rFonts w:asciiTheme="minorHAnsi" w:hAnsiTheme="minorHAnsi" w:eastAsiaTheme="minorHAnsi" w:cstheme="minorBidi"/>
          <w:color w:val="auto"/>
          <w:sz w:val="24"/>
          <w:szCs w:val="24"/>
        </w:rPr>
        <w:t xml:space="preserve">. </w:t>
      </w:r>
      <w:r>
        <w:rPr>
          <w:rFonts w:asciiTheme="minorHAnsi" w:hAnsiTheme="minorHAnsi" w:eastAsiaTheme="minorHAnsi" w:cstheme="minorBidi"/>
          <w:color w:val="auto"/>
          <w:sz w:val="24"/>
          <w:szCs w:val="24"/>
        </w:rPr>
        <w:t xml:space="preserve">We also interpret albedos </w:t>
      </w:r>
      <m:oMath>
        <m:sSub>
          <m:sSubPr>
            <m:ctrlPr>
              <w:rPr>
                <w:rFonts w:ascii="Cambria Math" w:hAnsi="Cambria Math" w:eastAsiaTheme="minorHAnsi" w:cstheme="minorBidi"/>
                <w:i/>
                <w:color w:val="auto"/>
                <w:sz w:val="24"/>
                <w:szCs w:val="24"/>
              </w:rPr>
            </m:ctrlPr>
          </m:sSubPr>
          <m:e>
            <m:r>
              <w:rPr>
                <w:rFonts w:ascii="Cambria Math" w:hAnsi="Cambria Math" w:eastAsiaTheme="minorHAnsi" w:cstheme="minorBidi"/>
                <w:color w:val="auto"/>
                <w:sz w:val="24"/>
                <w:szCs w:val="24"/>
              </w:rPr>
              <m:t>a</m:t>
            </m:r>
          </m:e>
          <m:sub>
            <m:r>
              <w:rPr>
                <w:rFonts w:ascii="Cambria Math" w:hAnsi="Cambria Math" w:eastAsiaTheme="minorHAnsi" w:cstheme="minorBidi"/>
                <w:color w:val="auto"/>
                <w:sz w:val="24"/>
                <w:szCs w:val="24"/>
              </w:rPr>
              <m:t>i</m:t>
            </m:r>
          </m:sub>
        </m:sSub>
      </m:oMath>
      <w:r>
        <w:rPr>
          <w:rFonts w:asciiTheme="minorHAnsi" w:hAnsiTheme="minorHAnsi" w:eastAsiaTheme="minorEastAsia" w:cstheme="minorBidi"/>
          <w:color w:val="auto"/>
          <w:sz w:val="24"/>
          <w:szCs w:val="24"/>
        </w:rPr>
        <w:t xml:space="preserve"> </w:t>
      </w:r>
      <w:r>
        <w:rPr>
          <w:rFonts w:asciiTheme="minorHAnsi" w:hAnsiTheme="minorHAnsi" w:eastAsiaTheme="minorHAnsi" w:cstheme="minorBidi"/>
          <w:color w:val="auto"/>
          <w:sz w:val="24"/>
          <w:szCs w:val="24"/>
        </w:rPr>
        <w:t xml:space="preserve">as a proxy for cloud area fraction. This interpretation is valid if the reflectance is representative of clouds with high optical thickness. Not all shallow cumulus clouds have high optical thickness, yet we retain this </w:t>
      </w:r>
      <w:r w:rsidR="00CA0FC4">
        <w:rPr>
          <w:rFonts w:asciiTheme="minorHAnsi" w:hAnsiTheme="minorHAnsi" w:eastAsiaTheme="minorHAnsi" w:cstheme="minorBidi"/>
          <w:color w:val="auto"/>
          <w:sz w:val="24"/>
          <w:szCs w:val="24"/>
        </w:rPr>
        <w:t>albedo</w:t>
      </w:r>
      <w:r>
        <w:rPr>
          <w:rFonts w:asciiTheme="minorHAnsi" w:hAnsiTheme="minorHAnsi" w:eastAsiaTheme="minorHAnsi" w:cstheme="minorBidi"/>
          <w:color w:val="auto"/>
          <w:sz w:val="24"/>
          <w:szCs w:val="24"/>
        </w:rPr>
        <w:t>-weighted fraction as a radiatively relevant measure of cloud</w:t>
      </w:r>
      <w:r w:rsidR="00CA0FC4">
        <w:rPr>
          <w:rFonts w:asciiTheme="minorHAnsi" w:hAnsiTheme="minorHAnsi" w:eastAsiaTheme="minorHAnsi" w:cstheme="minorBidi"/>
          <w:color w:val="auto"/>
          <w:sz w:val="24"/>
          <w:szCs w:val="24"/>
        </w:rPr>
        <w:t>s</w:t>
      </w:r>
      <w:r>
        <w:rPr>
          <w:rFonts w:asciiTheme="minorHAnsi" w:hAnsiTheme="minorHAnsi" w:eastAsiaTheme="minorHAnsi" w:cstheme="minorBidi"/>
          <w:color w:val="auto"/>
          <w:sz w:val="24"/>
          <w:szCs w:val="24"/>
        </w:rPr>
        <w:t>.</w:t>
      </w:r>
    </w:p>
    <w:p w:rsidRPr="00987BA2" w:rsidR="003D5768" w:rsidP="003D5768" w:rsidRDefault="002D1FBA" w14:paraId="418C0FE0" w14:textId="4C22590D">
      <w:pPr>
        <w:spacing w:line="240" w:lineRule="auto"/>
        <w:rPr>
          <w:rFonts w:eastAsiaTheme="minorEastAsia"/>
        </w:rPr>
      </w:pPr>
      <w:r>
        <w:t xml:space="preserve">The all-sky mean eddy flux </w:t>
      </w:r>
      <w:r w:rsidR="00CA0FC4">
        <w:t xml:space="preserve">of moisture </w:t>
      </w:r>
      <m:oMath>
        <m:r>
          <w:rPr>
            <w:rFonts w:ascii="Cambria Math" w:hAnsi="Cambria Math"/>
          </w:rPr>
          <m:t>G</m:t>
        </m:r>
      </m:oMath>
      <w:r>
        <w:rPr>
          <w:rFonts w:eastAsiaTheme="minorEastAsia"/>
        </w:rPr>
        <w:t xml:space="preserve"> </w:t>
      </w:r>
      <w:r w:rsidR="00CA0FC4">
        <w:t xml:space="preserve">is </w:t>
      </w:r>
      <w:r>
        <w:t xml:space="preserve">the integral of the large-scale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hAnsi="Cambria Math" w:eastAsiaTheme="minorEastAsia"/>
                  <w:i/>
                </w:rPr>
              </m:ctrlPr>
            </m:naryPr>
            <m:sub>
              <m:sSub>
                <m:sSubPr>
                  <m:ctrlPr>
                    <w:rPr>
                      <w:rFonts w:ascii="Cambria Math" w:hAnsi="Cambria Math" w:eastAsiaTheme="minorEastAsia"/>
                      <w:i/>
                    </w:rPr>
                  </m:ctrlPr>
                </m:sSubPr>
                <m:e>
                  <m:r>
                    <w:rPr>
                      <w:rFonts w:ascii="Cambria Math" w:hAnsi="Cambria Math" w:eastAsiaTheme="minorEastAsia"/>
                    </w:rPr>
                    <m:t>z</m:t>
                  </m:r>
                </m:e>
                <m:sub>
                  <m:r>
                    <w:rPr>
                      <w:rFonts w:ascii="Cambria Math" w:hAnsi="Cambria Math" w:eastAsiaTheme="minorEastAsia"/>
                    </w:rPr>
                    <m:t>CB</m:t>
                  </m:r>
                </m:sub>
              </m:sSub>
            </m:sub>
            <m:sup>
              <m:r>
                <w:rPr>
                  <w:rFonts w:ascii="Cambria Math" w:hAnsi="Cambria Math" w:eastAsiaTheme="minorEastAsia"/>
                </w:rPr>
                <m:t>z</m:t>
              </m:r>
            </m:sup>
            <m:e>
              <m:sSub>
                <m:sSubPr>
                  <m:ctrlPr>
                    <w:rPr>
                      <w:rFonts w:ascii="Cambria Math" w:hAnsi="Cambria Math" w:eastAsiaTheme="minorEastAsia"/>
                      <w:i/>
                    </w:rPr>
                  </m:ctrlPr>
                </m:sSubPr>
                <m:e>
                  <m:r>
                    <w:rPr>
                      <w:rFonts w:ascii="Cambria Math" w:hAnsi="Cambria Math" w:eastAsiaTheme="minorEastAsia"/>
                    </w:rPr>
                    <m:t>S</m:t>
                  </m:r>
                  <m:ctrlPr>
                    <w:rPr>
                      <w:rFonts w:ascii="Cambria Math" w:hAnsi="Cambria Math" w:eastAsia="Cambria Math" w:cs="Cambria Math"/>
                      <w:i/>
                    </w:rPr>
                  </m:ctrlPr>
                </m:e>
                <m:sub>
                  <m:r>
                    <w:rPr>
                      <w:rFonts w:ascii="Cambria Math" w:hAnsi="Cambria Math" w:eastAsiaTheme="minorEastAsia"/>
                    </w:rPr>
                    <m:t>LS</m:t>
                  </m:r>
                </m:sub>
              </m:sSub>
              <m:r>
                <w:rPr>
                  <w:rFonts w:ascii="Cambria Math" w:hAnsi="Cambria Math" w:eastAsiaTheme="minorEastAsia"/>
                </w:rPr>
                <m:t xml:space="preserve"> d</m:t>
              </m:r>
              <m:sSup>
                <m:sSupPr>
                  <m:ctrlPr>
                    <w:rPr>
                      <w:rFonts w:ascii="Cambria Math" w:hAnsi="Cambria Math" w:eastAsiaTheme="minorEastAsia"/>
                      <w:i/>
                    </w:rPr>
                  </m:ctrlPr>
                </m:sSupPr>
                <m:e>
                  <m:r>
                    <w:rPr>
                      <w:rFonts w:ascii="Cambria Math" w:hAnsi="Cambria Math" w:eastAsiaTheme="minorEastAsia"/>
                    </w:rPr>
                    <m:t>z</m:t>
                  </m:r>
                </m:e>
                <m:sup>
                  <m:r>
                    <w:rPr>
                      <w:rFonts w:ascii="Cambria Math" w:hAnsi="Cambria Math" w:eastAsiaTheme="minorEastAsia"/>
                    </w:rPr>
                    <m:t>'</m:t>
                  </m:r>
                </m:sup>
              </m:sSup>
            </m:e>
          </m:nary>
          <m:r>
            <w:rPr>
              <w:rFonts w:ascii="Cambria Math" w:hAnsi="Cambria Math"/>
            </w:rPr>
            <m:t>,</m:t>
          </m:r>
          <m:r>
            <m:rPr>
              <m:sty m:val="p"/>
            </m:rPr>
            <w:rPr>
              <w:rFonts w:eastAsiaTheme="minorEastAsia"/>
            </w:rPr>
            <w:br/>
          </m:r>
        </m:oMath>
      </m:oMathPara>
      <w:r w:rsidR="00CA0FC4">
        <w:t xml:space="preserve">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CA0FC4">
        <w:rPr>
          <w:rFonts w:eastAsiaTheme="minorEastAsia"/>
        </w:rPr>
        <w:t xml:space="preserve"> </w:t>
      </w:r>
      <w:r w:rsidR="00CA0FC4">
        <w:t>as the boundary condition.</w:t>
      </w:r>
      <w:r w:rsidR="00CA0FC4">
        <w:rPr>
          <w:rFonts w:eastAsiaTheme="minorEastAsia"/>
        </w:rPr>
        <w:t xml:space="preserve"> </w:t>
      </w:r>
      <w:r w:rsidR="003D5768">
        <w:rPr>
          <w:rFonts w:eastAsiaTheme="minorEastAsia"/>
        </w:rPr>
        <w:t xml:space="preserve">The large-scale moisture source </w:t>
      </w:r>
      <m:oMath>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LS</m:t>
            </m:r>
          </m:sub>
        </m:sSub>
      </m:oMath>
      <w:r w:rsidR="003D5768">
        <w:rPr>
          <w:rFonts w:eastAsiaTheme="minorEastAsia"/>
        </w:rPr>
        <w:t xml:space="preserve"> is drying due to subsidence and horizontal advection</w:t>
      </w:r>
      <m:oMath>
        <m:r>
          <w:rPr>
            <w:rFonts w:ascii="Cambria Math" w:hAnsi="Cambria Math" w:eastAsiaTheme="minorEastAsia"/>
          </w:rPr>
          <m:t>.</m:t>
        </m:r>
      </m:oMath>
    </w:p>
    <w:p w:rsidR="00E97BBB" w:rsidP="003D5768" w:rsidRDefault="007B690B" w14:paraId="4242E549" w14:textId="36C45A1F">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w:t>
      </w:r>
      <w:r w:rsidR="00CA0FC4">
        <w:rPr>
          <w:rFonts w:eastAsiaTheme="minorEastAsia"/>
        </w:rPr>
        <w:t>for</w:t>
      </w:r>
      <w:r>
        <w:rPr>
          <w:rFonts w:eastAsiaTheme="minorEastAsia"/>
        </w:rPr>
        <w:t xml:space="preserve"> each cloud </w:t>
      </w:r>
      <w:r w:rsidR="00CA0FC4">
        <w:rPr>
          <w:rFonts w:eastAsiaTheme="minorEastAsia"/>
        </w:rPr>
        <w:t xml:space="preserve">of height </w:t>
      </w:r>
      <m:oMath>
        <m:sSub>
          <m:sSubPr>
            <m:ctrlPr>
              <w:rPr>
                <w:rFonts w:ascii="Cambria Math" w:hAnsi="Cambria Math" w:eastAsiaTheme="minorEastAsia"/>
                <w:i/>
              </w:rPr>
            </m:ctrlPr>
          </m:sSubPr>
          <m:e>
            <m:r>
              <w:rPr>
                <w:rFonts w:ascii="Cambria Math" w:hAnsi="Cambria Math" w:eastAsiaTheme="minorEastAsia"/>
              </w:rPr>
              <m:t>h</m:t>
            </m:r>
          </m:e>
          <m:sub>
            <m:r>
              <w:rPr>
                <w:rFonts w:ascii="Cambria Math" w:hAnsi="Cambria Math" w:eastAsiaTheme="minorEastAsia"/>
              </w:rPr>
              <m:t>i</m:t>
            </m:r>
          </m:sub>
        </m:sSub>
      </m:oMath>
      <w:r>
        <w:rPr>
          <w:rFonts w:eastAsiaTheme="minorEastAsia"/>
        </w:rPr>
        <w:t>.</w:t>
      </w:r>
      <w:r>
        <w:rPr>
          <w:rFonts w:eastAsiaTheme="minorEastAsia"/>
          <w:i/>
          <w:iCs/>
        </w:rPr>
        <w:t xml:space="preserve"> </w:t>
      </w:r>
      <w:r w:rsidR="009E426D">
        <w:rPr>
          <w:rFonts w:eastAsiaTheme="minorEastAsia"/>
        </w:rPr>
        <w:t xml:space="preserve">The all-sky mean flux profile </w:t>
      </w:r>
      <m:oMath>
        <m:r>
          <w:rPr>
            <w:rFonts w:ascii="Cambria Math" w:hAnsi="Cambria Math" w:eastAsiaTheme="minorEastAsia"/>
          </w:rPr>
          <m:t>G</m:t>
        </m:r>
        <m:d>
          <m:dPr>
            <m:ctrlPr>
              <w:rPr>
                <w:rFonts w:ascii="Cambria Math" w:hAnsi="Cambria Math" w:eastAsiaTheme="minorEastAsia"/>
                <w:i/>
              </w:rPr>
            </m:ctrlPr>
          </m:dPr>
          <m:e>
            <m:r>
              <w:rPr>
                <w:rFonts w:ascii="Cambria Math" w:hAnsi="Cambria Math" w:eastAsiaTheme="minorEastAsia"/>
              </w:rPr>
              <m:t>z</m:t>
            </m:r>
          </m:e>
        </m:d>
      </m:oMath>
      <w:r w:rsidR="009E426D">
        <w:rPr>
          <w:rFonts w:eastAsiaTheme="minorEastAsia"/>
        </w:rPr>
        <w:t xml:space="preserve"> has a flux difference </w:t>
      </w:r>
      <m:oMath>
        <m:sSub>
          <m:sSubPr>
            <m:ctrlPr>
              <w:rPr>
                <w:rFonts w:ascii="Cambria Math" w:hAnsi="Cambria Math" w:eastAsiaTheme="minorEastAsia"/>
                <w:i/>
              </w:rPr>
            </m:ctrlPr>
          </m:sSubPr>
          <m:e>
            <m:r>
              <w:rPr>
                <w:rFonts w:ascii="Cambria Math" w:hAnsi="Cambria Math" w:eastAsiaTheme="minorEastAsia"/>
              </w:rPr>
              <m:t>G</m:t>
            </m:r>
          </m:e>
          <m:sub>
            <m:r>
              <w:rPr>
                <w:rFonts w:ascii="Cambria Math" w:hAnsi="Cambria Math" w:eastAsiaTheme="minorEastAsia"/>
              </w:rPr>
              <m:t>i</m:t>
            </m:r>
          </m:sub>
        </m:sSub>
        <m:r>
          <w:rPr>
            <w:rFonts w:ascii="Cambria Math" w:hAnsi="Cambria Math" w:eastAsiaTheme="minorEastAsia"/>
          </w:rPr>
          <m:t>=G</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h</m:t>
                </m:r>
              </m:e>
              <m:sub>
                <m:r>
                  <w:rPr>
                    <w:rFonts w:ascii="Cambria Math" w:hAnsi="Cambria Math" w:eastAsiaTheme="minorEastAsia"/>
                  </w:rPr>
                  <m:t>i+1</m:t>
                </m:r>
              </m:sub>
            </m:sSub>
          </m:e>
        </m:d>
        <m:r>
          <w:rPr>
            <w:rFonts w:ascii="Cambria Math" w:hAnsi="Cambria Math" w:eastAsiaTheme="minorEastAsia"/>
          </w:rPr>
          <m:t>-G</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h</m:t>
                </m:r>
              </m:e>
              <m:sub>
                <m:r>
                  <w:rPr>
                    <w:rFonts w:ascii="Cambria Math" w:hAnsi="Cambria Math" w:eastAsiaTheme="minorEastAsia"/>
                  </w:rPr>
                  <m:t>i</m:t>
                </m:r>
              </m:sub>
            </m:sSub>
          </m:e>
        </m:d>
      </m:oMath>
      <w:r w:rsidR="00A44BB4">
        <w:rPr>
          <w:rFonts w:eastAsiaTheme="minorEastAsia"/>
        </w:rPr>
        <w:t xml:space="preserve"> </w:t>
      </w:r>
      <w:r w:rsidR="009E426D">
        <w:rPr>
          <w:rFonts w:eastAsiaTheme="minorEastAsia"/>
        </w:rPr>
        <w:t xml:space="preserve">at each </w:t>
      </w:r>
      <w:r w:rsidR="00A44BB4">
        <w:rPr>
          <w:rFonts w:eastAsiaTheme="minorEastAsia"/>
        </w:rPr>
        <w:t xml:space="preserve">discrete </w:t>
      </w:r>
      <w:r w:rsidR="009E426D">
        <w:rPr>
          <w:rFonts w:eastAsiaTheme="minorEastAsia"/>
        </w:rPr>
        <w:t>height</w:t>
      </w:r>
      <w:r w:rsidR="009F329B">
        <w:rPr>
          <w:rFonts w:eastAsiaTheme="minorEastAsia"/>
        </w:rPr>
        <w:t xml:space="preserve">, where the </w:t>
      </w:r>
      <w:r w:rsidR="003E73CA">
        <w:rPr>
          <w:rFonts w:eastAsiaTheme="minorEastAsia"/>
        </w:rPr>
        <w:t xml:space="preserve">vertically uniform </w:t>
      </w:r>
      <w:r w:rsidR="009F329B">
        <w:rPr>
          <w:rFonts w:eastAsiaTheme="minorEastAsia"/>
        </w:rPr>
        <w:t xml:space="preserve">moisture flux from cloud </w:t>
      </w:r>
      <m:oMath>
        <m:r>
          <w:rPr>
            <w:rFonts w:ascii="Cambria Math" w:hAnsi="Cambria Math" w:eastAsiaTheme="minorEastAsia"/>
          </w:rPr>
          <m:t>i</m:t>
        </m:r>
      </m:oMath>
      <w:r w:rsidR="009F329B">
        <w:rPr>
          <w:rFonts w:eastAsiaTheme="minorEastAsia"/>
        </w:rPr>
        <w:t xml:space="preserve"> detrains at the cloud top. </w:t>
      </w:r>
      <w:r w:rsidR="00A074CA">
        <w:rPr>
          <w:rFonts w:eastAsiaTheme="minorEastAsia"/>
        </w:rPr>
        <w:t xml:space="preserve">This flux difference is assumed to be carried by the clouds with </w:t>
      </w:r>
      <w:r w:rsidR="003932F0">
        <w:rPr>
          <w:rFonts w:eastAsiaTheme="minorEastAsia"/>
        </w:rPr>
        <w:t>(</w:t>
      </w:r>
      <w:r w:rsidR="00CA0FC4">
        <w:rPr>
          <w:rFonts w:eastAsiaTheme="minorEastAsia"/>
        </w:rPr>
        <w:t>albedo</w:t>
      </w:r>
      <w:r w:rsidR="003932F0">
        <w:rPr>
          <w:rFonts w:eastAsiaTheme="minorEastAsia"/>
        </w:rPr>
        <w:t xml:space="preserve">-weighted) </w:t>
      </w:r>
      <w:r w:rsidR="00A074CA">
        <w:rPr>
          <w:rFonts w:eastAsiaTheme="minorEastAsia"/>
        </w:rPr>
        <w:t xml:space="preserve">area fraction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i</m:t>
            </m:r>
          </m:sub>
        </m:sSub>
      </m:oMath>
      <w:r w:rsidR="00A074CA">
        <w:rPr>
          <w:rFonts w:eastAsiaTheme="minorEastAsia"/>
        </w:rPr>
        <w:t xml:space="preserve"> and height </w:t>
      </w:r>
      <m:oMath>
        <m:sSub>
          <m:sSubPr>
            <m:ctrlPr>
              <w:rPr>
                <w:rFonts w:ascii="Cambria Math" w:hAnsi="Cambria Math" w:eastAsiaTheme="minorEastAsia"/>
                <w:i/>
              </w:rPr>
            </m:ctrlPr>
          </m:sSubPr>
          <m:e>
            <m:r>
              <w:rPr>
                <w:rFonts w:ascii="Cambria Math" w:hAnsi="Cambria Math" w:eastAsiaTheme="minorEastAsia"/>
              </w:rPr>
              <m:t>h</m:t>
            </m:r>
          </m:e>
          <m:sub>
            <m:r>
              <w:rPr>
                <w:rFonts w:ascii="Cambria Math" w:hAnsi="Cambria Math" w:eastAsiaTheme="minorEastAsia"/>
              </w:rPr>
              <m:t>i</m:t>
            </m:r>
          </m:sub>
        </m:sSub>
      </m:oMath>
      <w:r w:rsidR="00A074CA">
        <w:rPr>
          <w:rFonts w:eastAsiaTheme="minorEastAsia"/>
        </w:rPr>
        <w:t>.</w:t>
      </w:r>
      <w:r w:rsidR="00E97BBB">
        <w:rPr>
          <w:rFonts w:eastAsiaTheme="minorEastAsia"/>
        </w:rPr>
        <w:t xml:space="preserve"> </w:t>
      </w:r>
      <w:r w:rsidRPr="00E97BBB" w:rsidR="003E73CA">
        <w:rPr>
          <w:rFonts w:eastAsiaTheme="minorEastAsia"/>
        </w:rPr>
        <w:t>The</w:t>
      </w:r>
      <w:r w:rsidR="003E73CA">
        <w:rPr>
          <w:rFonts w:eastAsiaTheme="minorEastAsia"/>
        </w:rPr>
        <w:t xml:space="preserve"> cloud top height </w:t>
      </w:r>
      <m:oMath>
        <m:sSub>
          <m:sSubPr>
            <m:ctrlPr>
              <w:rPr>
                <w:rFonts w:ascii="Cambria Math" w:hAnsi="Cambria Math" w:eastAsiaTheme="minorEastAsia"/>
                <w:i/>
              </w:rPr>
            </m:ctrlPr>
          </m:sSubPr>
          <m:e>
            <m:r>
              <w:rPr>
                <w:rFonts w:ascii="Cambria Math" w:hAnsi="Cambria Math" w:eastAsiaTheme="minorEastAsia"/>
              </w:rPr>
              <m:t>h</m:t>
            </m:r>
          </m:e>
          <m:sub>
            <m:r>
              <w:rPr>
                <w:rFonts w:ascii="Cambria Math" w:hAnsi="Cambria Math" w:eastAsiaTheme="minorEastAsia"/>
              </w:rPr>
              <m:t>i</m:t>
            </m:r>
          </m:sub>
        </m:sSub>
      </m:oMath>
      <w:r w:rsidR="003E73CA">
        <w:rPr>
          <w:rFonts w:eastAsiaTheme="minorEastAsia"/>
        </w:rPr>
        <w:t xml:space="preserve"> of each </w:t>
      </w:r>
      <w:r w:rsidR="00CA0FC4">
        <w:rPr>
          <w:rFonts w:eastAsiaTheme="minorEastAsia"/>
        </w:rPr>
        <w:t xml:space="preserve">modeled shallow cumulus </w:t>
      </w:r>
      <w:r w:rsidR="003E73CA">
        <w:rPr>
          <w:rFonts w:eastAsiaTheme="minorEastAsia"/>
        </w:rPr>
        <w:t xml:space="preserve">cloud is determined by its moisture sink rate parameter. </w:t>
      </w:r>
    </w:p>
    <w:p w:rsidR="00A44BB4" w:rsidP="00596625" w:rsidRDefault="003E73CA" w14:paraId="7BFB8939" w14:textId="7D4DA5CE">
      <w:pPr>
        <w:pStyle w:val="BodyText"/>
        <w:rPr>
          <w:rFonts w:eastAsiaTheme="minorEastAsia"/>
        </w:rPr>
      </w:pPr>
      <w:r>
        <w:rPr>
          <w:rFonts w:eastAsiaTheme="minorEastAsia"/>
          <w:kern w:val="2"/>
          <w14:ligatures w14:val="standardContextual"/>
        </w:rPr>
        <w:t>T</w:t>
      </w:r>
      <w:r w:rsidRPr="003D5768" w:rsidR="00D15587">
        <w:rPr>
          <w:rFonts w:eastAsiaTheme="minorEastAsia"/>
          <w:kern w:val="2"/>
          <w14:ligatures w14:val="standardContextual"/>
        </w:rPr>
        <w:t>he a</w:t>
      </w:r>
      <w:r w:rsidRPr="003D5768" w:rsidR="00A44BB4">
        <w:rPr>
          <w:rFonts w:eastAsiaTheme="minorEastAsia"/>
          <w:kern w:val="2"/>
          <w14:ligatures w14:val="standardContextual"/>
        </w:rPr>
        <w:t xml:space="preserve">ll-sky flux </w:t>
      </w:r>
      <m:oMath>
        <m:r>
          <w:rPr>
            <w:rFonts w:ascii="Cambria Math" w:hAnsi="Cambria Math" w:eastAsiaTheme="minorEastAsia"/>
            <w:kern w:val="2"/>
            <w14:ligatures w14:val="standardContextual"/>
          </w:rPr>
          <m:t>G=aF</m:t>
        </m:r>
      </m:oMath>
      <w:r w:rsidRPr="003D5768" w:rsidR="00D15587">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Pr="003D5768" w:rsidR="00D15587">
        <w:rPr>
          <w:rFonts w:eastAsiaTheme="minorEastAsia"/>
          <w:kern w:val="2"/>
          <w14:ligatures w14:val="standardContextual"/>
        </w:rPr>
        <w:t>and i</w:t>
      </w:r>
      <w:r w:rsidRPr="003D5768" w:rsidR="00A44BB4">
        <w:rPr>
          <w:rFonts w:eastAsiaTheme="minorEastAsia"/>
          <w:kern w:val="2"/>
          <w14:ligatures w14:val="standardContextual"/>
        </w:rPr>
        <w:t xml:space="preserve">n-cloud flux </w:t>
      </w:r>
      <m:oMath>
        <m:r>
          <w:rPr>
            <w:rFonts w:ascii="Cambria Math" w:hAnsi="Cambria Math" w:eastAsiaTheme="minorEastAsia"/>
            <w:kern w:val="2"/>
            <w14:ligatures w14:val="standardContextual"/>
          </w:rPr>
          <m:t>F</m:t>
        </m:r>
      </m:oMath>
      <w:r>
        <w:rPr>
          <w:rFonts w:eastAsiaTheme="minorEastAsia"/>
          <w:kern w:val="2"/>
          <w14:ligatures w14:val="standardContextual"/>
        </w:rPr>
        <w:t>. The all-sky m</w:t>
      </w:r>
      <w:r w:rsidRPr="003D5768" w:rsidR="00D15587">
        <w:rPr>
          <w:rFonts w:eastAsiaTheme="minorEastAsia"/>
          <w:kern w:val="2"/>
          <w14:ligatures w14:val="standardContextual"/>
        </w:rPr>
        <w:t xml:space="preserve">ass flux </w:t>
      </w:r>
      <m:oMath>
        <m:r>
          <w:rPr>
            <w:rFonts w:ascii="Cambria Math" w:hAnsi="Cambria Math" w:eastAsiaTheme="minorEastAsia"/>
            <w:kern w:val="2"/>
            <w14:ligatures w14:val="standardContextual"/>
          </w:rPr>
          <m:t>M=aw</m:t>
        </m:r>
      </m:oMath>
      <w:r w:rsidRPr="003D5768" w:rsidR="00D15587">
        <w:rPr>
          <w:rFonts w:eastAsiaTheme="minorEastAsia"/>
          <w:kern w:val="2"/>
          <w14:ligatures w14:val="standardContextual"/>
        </w:rPr>
        <w:t xml:space="preserve"> </w:t>
      </w:r>
      <w:r>
        <w:rPr>
          <w:rFonts w:eastAsiaTheme="minorEastAsia"/>
          <w:kern w:val="2"/>
          <w14:ligatures w14:val="standardContextual"/>
        </w:rPr>
        <w:t xml:space="preserve">likewise </w:t>
      </w:r>
      <w:r w:rsidRPr="003D5768" w:rsidR="00D15587">
        <w:rPr>
          <w:rFonts w:eastAsiaTheme="minorEastAsia"/>
          <w:kern w:val="2"/>
          <w14:ligatures w14:val="standardContextual"/>
        </w:rPr>
        <w:t>correspond</w:t>
      </w:r>
      <w:r>
        <w:rPr>
          <w:rFonts w:eastAsiaTheme="minorEastAsia"/>
          <w:kern w:val="2"/>
          <w14:ligatures w14:val="standardContextual"/>
        </w:rPr>
        <w:t>s</w:t>
      </w:r>
      <w:r w:rsidRPr="003D5768" w:rsidR="00D15587">
        <w:rPr>
          <w:rFonts w:eastAsiaTheme="minorEastAsia"/>
          <w:kern w:val="2"/>
          <w14:ligatures w14:val="standardContextual"/>
        </w:rPr>
        <w:t xml:space="preserve"> to the in-cloud vertical velocity </w:t>
      </w:r>
      <m:oMath>
        <m:r>
          <w:rPr>
            <w:rFonts w:ascii="Cambria Math" w:hAnsi="Cambria Math" w:eastAsiaTheme="minorEastAsia"/>
            <w:kern w:val="2"/>
            <w14:ligatures w14:val="standardContextual"/>
          </w:rPr>
          <m:t>w</m:t>
        </m:r>
      </m:oMath>
      <w:r w:rsidRPr="003D5768" w:rsidR="00D15587">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hAnsi="Cambria Math" w:eastAsiaTheme="minorEastAsia"/>
            <w:kern w:val="2"/>
            <w14:ligatures w14:val="standardContextual"/>
          </w:rPr>
          <m:t>i:</m:t>
        </m:r>
      </m:oMath>
      <w:r w:rsidRPr="003D5768" w:rsidR="00A44BB4">
        <w:rPr>
          <w:rFonts w:eastAsiaTheme="minorEastAsia"/>
          <w:kern w:val="2"/>
          <w14:ligatures w14:val="standardContextual"/>
        </w:rPr>
        <w:br/>
      </w:r>
      <m:oMathPara>
        <m:oMath>
          <m:sSub>
            <m:sSubPr>
              <m:ctrlPr>
                <w:rPr>
                  <w:rFonts w:ascii="Cambria Math" w:hAnsi="Cambria Math" w:cs="Times New Roman" w:eastAsiaTheme="minorEastAsia"/>
                  <w:i/>
                </w:rPr>
              </m:ctrlPr>
            </m:sSubPr>
            <m:e>
              <m:r>
                <w:rPr>
                  <w:rFonts w:ascii="Cambria Math" w:hAnsi="Cambria Math" w:cs="Times New Roman" w:eastAsiaTheme="minorEastAsia"/>
                </w:rPr>
                <m:t>M</m:t>
              </m:r>
            </m:e>
            <m:sub>
              <m:r>
                <w:rPr>
                  <w:rFonts w:ascii="Cambria Math" w:hAnsi="Cambria Math" w:cs="Times New Roman" w:eastAsiaTheme="minorEastAsia"/>
                </w:rPr>
                <m:t>i</m:t>
              </m:r>
            </m:sub>
          </m:sSub>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a</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r>
                <w:rPr>
                  <w:rFonts w:ascii="Cambria Math" w:hAnsi="Cambria Math" w:cs="Times New Roman" w:eastAsiaTheme="minorEastAsia"/>
                </w:rPr>
                <m:t>w</m:t>
              </m:r>
            </m:e>
            <m:sub>
              <m:r>
                <w:rPr>
                  <w:rFonts w:ascii="Cambria Math" w:hAnsi="Cambria Math" w:cs="Times New Roman" w:eastAsiaTheme="minorEastAsia"/>
                </w:rPr>
                <m:t>i</m:t>
              </m:r>
            </m:sub>
          </m:sSub>
          <m:r>
            <m:rPr>
              <m:sty m:val="p"/>
            </m:rPr>
            <w:rPr>
              <w:rFonts w:ascii="Cambria Math" w:hAnsi="Cambria Math" w:cs="Times New Roman" w:eastAsiaTheme="minorEastAsia"/>
            </w:rPr>
            <m:t>,</m:t>
          </m:r>
          <m:r>
            <m:rPr>
              <m:sty m:val="p"/>
            </m:rPr>
            <w:rPr>
              <w:rFonts w:ascii="Cambria Math" w:hAnsi="Cambria Math" w:cs="Times New Roman" w:eastAsiaTheme="minorEastAsia"/>
            </w:rPr>
            <w:br/>
          </m:r>
        </m:oMath>
        <m:oMath>
          <m:sSub>
            <m:sSubPr>
              <m:ctrlPr>
                <w:rPr>
                  <w:rFonts w:ascii="Cambria Math" w:hAnsi="Cambria Math" w:cs="Times New Roman" w:eastAsiaTheme="minorEastAsia"/>
                  <w:i/>
                </w:rPr>
              </m:ctrlPr>
            </m:sSubPr>
            <m:e>
              <m:r>
                <w:rPr>
                  <w:rFonts w:ascii="Cambria Math" w:hAnsi="Cambria Math" w:cs="Times New Roman" w:eastAsiaTheme="minorEastAsia"/>
                </w:rPr>
                <m:t>G</m:t>
              </m:r>
            </m:e>
            <m:sub>
              <m:r>
                <w:rPr>
                  <w:rFonts w:ascii="Cambria Math" w:hAnsi="Cambria Math" w:cs="Times New Roman" w:eastAsiaTheme="minorEastAsia"/>
                </w:rPr>
                <m:t>i</m:t>
              </m:r>
            </m:sub>
          </m:sSub>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a</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i</m:t>
              </m:r>
            </m:sub>
          </m:sSub>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a</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r>
                <w:rPr>
                  <w:rFonts w:ascii="Cambria Math" w:hAnsi="Cambria Math" w:cs="Times New Roman" w:eastAsiaTheme="minorEastAsia"/>
                </w:rPr>
                <m:t>w</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d>
                <m:dPr>
                  <m:ctrlPr>
                    <w:rPr>
                      <w:rFonts w:ascii="Cambria Math" w:hAnsi="Cambria Math" w:cs="Times New Roman" w:eastAsiaTheme="minorEastAsia"/>
                      <w:i/>
                    </w:rPr>
                  </m:ctrlPr>
                </m:dPr>
                <m:e>
                  <m:r>
                    <m:rPr>
                      <m:sty m:val="p"/>
                    </m:rPr>
                    <w:rPr>
                      <w:rFonts w:ascii="Cambria Math" w:hAnsi="Cambria Math" w:cs="Times New Roman" w:eastAsiaTheme="minorEastAsia"/>
                    </w:rPr>
                    <m:t>Δ</m:t>
                  </m:r>
                  <m:r>
                    <w:rPr>
                      <w:rFonts w:ascii="Cambria Math" w:hAnsi="Cambria Math" w:cs="Times New Roman" w:eastAsiaTheme="minorEastAsia"/>
                    </w:rPr>
                    <m:t>q</m:t>
                  </m:r>
                </m:e>
              </m:d>
            </m:e>
            <m:sub>
              <m:r>
                <w:rPr>
                  <w:rFonts w:ascii="Cambria Math" w:hAnsi="Cambria Math" w:cs="Times New Roman" w:eastAsiaTheme="minorEastAsia"/>
                </w:rPr>
                <m:t>i</m:t>
              </m:r>
            </m:sub>
          </m:sSub>
          <m:r>
            <m:rPr>
              <m:sty m:val="p"/>
            </m:rP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M</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d>
                <m:dPr>
                  <m:ctrlPr>
                    <w:rPr>
                      <w:rFonts w:ascii="Cambria Math" w:hAnsi="Cambria Math" w:cs="Times New Roman" w:eastAsiaTheme="minorEastAsia"/>
                      <w:i/>
                    </w:rPr>
                  </m:ctrlPr>
                </m:dPr>
                <m:e>
                  <m:r>
                    <m:rPr>
                      <m:sty m:val="p"/>
                    </m:rPr>
                    <w:rPr>
                      <w:rFonts w:ascii="Cambria Math" w:hAnsi="Cambria Math" w:cs="Times New Roman" w:eastAsiaTheme="minorEastAsia"/>
                    </w:rPr>
                    <m:t>Δ</m:t>
                  </m:r>
                  <m:r>
                    <w:rPr>
                      <w:rFonts w:ascii="Cambria Math" w:hAnsi="Cambria Math" w:cs="Times New Roman" w:eastAsiaTheme="minorEastAsia"/>
                    </w:rPr>
                    <m:t>q</m:t>
                  </m:r>
                </m:e>
              </m:d>
            </m:e>
            <m:sub>
              <m:r>
                <w:rPr>
                  <w:rFonts w:ascii="Cambria Math" w:hAnsi="Cambria Math" w:cs="Times New Roman" w:eastAsiaTheme="minorEastAsia"/>
                </w:rPr>
                <m:t>i</m:t>
              </m:r>
            </m:sub>
          </m:sSub>
          <m:r>
            <w:rPr>
              <w:rFonts w:ascii="Cambria Math" w:hAnsi="Cambria Math" w:cs="Times New Roman" w:eastAsiaTheme="minorEastAsia"/>
            </w:rPr>
            <m:t>,</m:t>
          </m:r>
          <m:r>
            <m:rPr>
              <m:sty m:val="p"/>
            </m:rPr>
            <w:rPr>
              <w:rFonts w:ascii="Cambria Math" w:hAnsi="Cambria Math" w:cs="Times New Roman" w:eastAsiaTheme="minorEastAsia"/>
            </w:rPr>
            <w:br/>
          </m:r>
        </m:oMath>
        <m:oMath>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i</m:t>
              </m:r>
            </m:sub>
          </m:sSub>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w</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d>
                <m:dPr>
                  <m:ctrlPr>
                    <w:rPr>
                      <w:rFonts w:ascii="Cambria Math" w:hAnsi="Cambria Math" w:cs="Times New Roman" w:eastAsiaTheme="minorEastAsia"/>
                      <w:i/>
                    </w:rPr>
                  </m:ctrlPr>
                </m:dPr>
                <m:e>
                  <m:r>
                    <m:rPr>
                      <m:sty m:val="p"/>
                    </m:rPr>
                    <w:rPr>
                      <w:rFonts w:ascii="Cambria Math" w:hAnsi="Cambria Math" w:cs="Times New Roman" w:eastAsiaTheme="minorEastAsia"/>
                    </w:rPr>
                    <m:t>Δ</m:t>
                  </m:r>
                  <m:r>
                    <w:rPr>
                      <w:rFonts w:ascii="Cambria Math" w:hAnsi="Cambria Math" w:cs="Times New Roman" w:eastAsiaTheme="minorEastAsia"/>
                    </w:rPr>
                    <m:t>q</m:t>
                  </m:r>
                </m:e>
              </m:d>
            </m:e>
            <m:sub>
              <m:r>
                <w:rPr>
                  <w:rFonts w:ascii="Cambria Math" w:hAnsi="Cambria Math" w:cs="Times New Roman" w:eastAsiaTheme="minorEastAsia"/>
                </w:rPr>
                <m:t>i</m:t>
              </m:r>
            </m:sub>
          </m:sSub>
          <m:r>
            <m:rPr>
              <m:sty m:val="p"/>
            </m:rPr>
            <w:rPr>
              <w:rFonts w:ascii="Aptos" w:hAnsi="Aptos" w:cs="Times New Roman" w:eastAsiaTheme="minorEastAsia"/>
            </w:rPr>
            <w:br/>
          </m:r>
        </m:oMath>
      </m:oMathPara>
      <w:r>
        <w:rPr>
          <w:rFonts w:ascii="Aptos" w:hAnsi="Aptos" w:cs="Times New Roman" w:eastAsiaTheme="minorEastAsia"/>
        </w:rPr>
        <w:t xml:space="preserve">where total fluxes are </w:t>
      </w:r>
      <w:r w:rsidRPr="003D5768">
        <w:rPr>
          <w:rFonts w:eastAsiaTheme="minorEastAsia"/>
          <w:kern w:val="2"/>
          <w14:ligatures w14:val="standardContextual"/>
        </w:rPr>
        <w:t xml:space="preserve">summed over the categories, </w:t>
      </w:r>
      <m:oMath>
        <m:r>
          <w:rPr>
            <w:rFonts w:ascii="Cambria Math" w:hAnsi="Cambria Math" w:eastAsiaTheme="minorEastAsia"/>
            <w:kern w:val="2"/>
            <w14:ligatures w14:val="standardContextual"/>
          </w:rPr>
          <m:t>G</m:t>
        </m:r>
        <m:r>
          <m:rPr>
            <m:sty m:val="p"/>
          </m:rPr>
          <w:rPr>
            <w:rFonts w:ascii="Cambria Math" w:hAnsi="Cambria Math" w:eastAsiaTheme="minorEastAsia"/>
            <w:kern w:val="2"/>
            <w14:ligatures w14:val="standardContextual"/>
          </w:rPr>
          <m:t>=</m:t>
        </m:r>
        <m:nary>
          <m:naryPr>
            <m:chr m:val="∑"/>
            <m:supHide m:val="1"/>
            <m:ctrlPr>
              <w:rPr>
                <w:rFonts w:ascii="Cambria Math" w:hAnsi="Cambria Math" w:eastAsiaTheme="minorEastAsia"/>
                <w:kern w:val="2"/>
                <w14:ligatures w14:val="standardContextual"/>
              </w:rPr>
            </m:ctrlPr>
          </m:naryPr>
          <m:sub>
            <m:r>
              <w:rPr>
                <w:rFonts w:ascii="Cambria Math" w:hAnsi="Cambria Math" w:eastAsiaTheme="minorEastAsia"/>
                <w:kern w:val="2"/>
                <w14:ligatures w14:val="standardContextual"/>
              </w:rPr>
              <m:t>i</m:t>
            </m:r>
          </m:sub>
          <m:sup/>
          <m:e>
            <m:sSub>
              <m:sSubPr>
                <m:ctrlPr>
                  <w:rPr>
                    <w:rFonts w:ascii="Cambria Math" w:hAnsi="Cambria Math" w:eastAsiaTheme="minorEastAsia"/>
                    <w:kern w:val="2"/>
                    <w14:ligatures w14:val="standardContextual"/>
                  </w:rPr>
                </m:ctrlPr>
              </m:sSubPr>
              <m:e>
                <m:r>
                  <w:rPr>
                    <w:rFonts w:ascii="Cambria Math" w:hAnsi="Cambria Math" w:eastAsiaTheme="minorEastAsia"/>
                    <w:kern w:val="2"/>
                    <w14:ligatures w14:val="standardContextual"/>
                  </w:rPr>
                  <m:t>G</m:t>
                </m:r>
              </m:e>
              <m:sub>
                <m:r>
                  <w:rPr>
                    <w:rFonts w:ascii="Cambria Math" w:hAnsi="Cambria Math" w:eastAsiaTheme="minorEastAsia"/>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hAnsi="Cambria Math" w:eastAsiaTheme="minorEastAsia"/>
            <w:kern w:val="2"/>
            <w14:ligatures w14:val="standardContextual"/>
          </w:rPr>
          <m:t>F</m:t>
        </m:r>
        <m:r>
          <m:rPr>
            <m:sty m:val="p"/>
          </m:rPr>
          <w:rPr>
            <w:rFonts w:ascii="Cambria Math" w:hAnsi="Cambria Math" w:eastAsiaTheme="minorEastAsia"/>
            <w:kern w:val="2"/>
            <w14:ligatures w14:val="standardContextual"/>
          </w:rPr>
          <m:t>=</m:t>
        </m:r>
        <m:nary>
          <m:naryPr>
            <m:chr m:val="∑"/>
            <m:supHide m:val="1"/>
            <m:ctrlPr>
              <w:rPr>
                <w:rFonts w:ascii="Cambria Math" w:hAnsi="Cambria Math" w:eastAsiaTheme="minorEastAsia"/>
                <w:kern w:val="2"/>
                <w14:ligatures w14:val="standardContextual"/>
              </w:rPr>
            </m:ctrlPr>
          </m:naryPr>
          <m:sub>
            <m:r>
              <w:rPr>
                <w:rFonts w:ascii="Cambria Math" w:hAnsi="Cambria Math" w:eastAsiaTheme="minorEastAsia"/>
                <w:kern w:val="2"/>
                <w14:ligatures w14:val="standardContextual"/>
              </w:rPr>
              <m:t>i</m:t>
            </m:r>
          </m:sub>
          <m:sup/>
          <m:e>
            <m:sSub>
              <m:sSubPr>
                <m:ctrlPr>
                  <w:rPr>
                    <w:rFonts w:ascii="Cambria Math" w:hAnsi="Cambria Math" w:eastAsiaTheme="minorEastAsia"/>
                    <w:kern w:val="2"/>
                    <w14:ligatures w14:val="standardContextual"/>
                  </w:rPr>
                </m:ctrlPr>
              </m:sSubPr>
              <m:e>
                <m:r>
                  <w:rPr>
                    <w:rFonts w:ascii="Cambria Math" w:hAnsi="Cambria Math" w:eastAsiaTheme="minorEastAsia"/>
                    <w:kern w:val="2"/>
                    <w14:ligatures w14:val="standardContextual"/>
                  </w:rPr>
                  <m:t>F</m:t>
                </m:r>
              </m:e>
              <m:sub>
                <m:r>
                  <w:rPr>
                    <w:rFonts w:ascii="Cambria Math" w:hAnsi="Cambria Math" w:eastAsiaTheme="minorEastAsia"/>
                    <w:kern w:val="2"/>
                    <w14:ligatures w14:val="standardContextual"/>
                  </w:rPr>
                  <m:t>i</m:t>
                </m:r>
              </m:sub>
            </m:sSub>
          </m:e>
        </m:nary>
      </m:oMath>
      <w:r>
        <w:rPr>
          <w:rFonts w:eastAsiaTheme="minorEastAsia"/>
          <w:kern w:val="2"/>
          <w14:ligatures w14:val="standardContextual"/>
        </w:rPr>
        <w:t xml:space="preserve">, and </w:t>
      </w:r>
      <m:oMath>
        <m:r>
          <w:rPr>
            <w:rFonts w:ascii="Cambria Math" w:hAnsi="Cambria Math" w:eastAsiaTheme="minorEastAsia"/>
            <w:kern w:val="2"/>
            <w14:ligatures w14:val="standardContextual"/>
          </w:rPr>
          <m:t>M=</m:t>
        </m:r>
        <m:nary>
          <m:naryPr>
            <m:chr m:val="∑"/>
            <m:supHide m:val="1"/>
            <m:ctrlPr>
              <w:rPr>
                <w:rFonts w:ascii="Cambria Math" w:hAnsi="Cambria Math" w:eastAsiaTheme="minorEastAsia"/>
                <w:i/>
                <w:kern w:val="2"/>
                <w14:ligatures w14:val="standardContextual"/>
              </w:rPr>
            </m:ctrlPr>
          </m:naryPr>
          <m:sub>
            <m:r>
              <w:rPr>
                <w:rFonts w:ascii="Cambria Math" w:hAnsi="Cambria Math" w:eastAsiaTheme="minorEastAsia"/>
                <w:kern w:val="2"/>
                <w14:ligatures w14:val="standardContextual"/>
              </w:rPr>
              <m:t>i</m:t>
            </m:r>
          </m:sub>
          <m:sup/>
          <m:e>
            <m:sSub>
              <m:sSubPr>
                <m:ctrlPr>
                  <w:rPr>
                    <w:rFonts w:ascii="Cambria Math" w:hAnsi="Cambria Math" w:eastAsiaTheme="minorEastAsia"/>
                    <w:i/>
                    <w:kern w:val="2"/>
                    <w14:ligatures w14:val="standardContextual"/>
                  </w:rPr>
                </m:ctrlPr>
              </m:sSubPr>
              <m:e>
                <m:r>
                  <w:rPr>
                    <w:rFonts w:ascii="Cambria Math" w:hAnsi="Cambria Math" w:eastAsiaTheme="minorEastAsia"/>
                    <w:kern w:val="2"/>
                    <w14:ligatures w14:val="standardContextual"/>
                  </w:rPr>
                  <m:t>M</m:t>
                </m:r>
              </m:e>
              <m:sub>
                <m:r>
                  <w:rPr>
                    <w:rFonts w:ascii="Cambria Math" w:hAnsi="Cambria Math" w:eastAsiaTheme="minorEastAsia"/>
                    <w:kern w:val="2"/>
                    <w14:ligatures w14:val="standardContextual"/>
                  </w:rPr>
                  <m:t>i</m:t>
                </m:r>
              </m:sub>
            </m:sSub>
          </m:e>
        </m:nary>
      </m:oMath>
      <w:r w:rsidR="009769E3">
        <w:rPr>
          <w:rFonts w:eastAsiaTheme="minorEastAsia"/>
          <w:kern w:val="2"/>
          <w14:ligatures w14:val="standardContextual"/>
        </w:rPr>
        <w:t xml:space="preserve">, </w:t>
      </w:r>
      <m:oMath>
        <m:r>
          <w:rPr>
            <w:rFonts w:ascii="Cambria Math" w:hAnsi="Cambria Math" w:eastAsiaTheme="minorEastAsia"/>
            <w:kern w:val="2"/>
            <w14:ligatures w14:val="standardContextual"/>
          </w:rPr>
          <m:t>w=</m:t>
        </m:r>
        <m:nary>
          <m:naryPr>
            <m:chr m:val="∑"/>
            <m:supHide m:val="1"/>
            <m:ctrlPr>
              <w:rPr>
                <w:rFonts w:ascii="Cambria Math" w:hAnsi="Cambria Math" w:eastAsiaTheme="minorEastAsia"/>
                <w:i/>
                <w:kern w:val="2"/>
                <w14:ligatures w14:val="standardContextual"/>
              </w:rPr>
            </m:ctrlPr>
          </m:naryPr>
          <m:sub>
            <m:r>
              <w:rPr>
                <w:rFonts w:ascii="Cambria Math" w:hAnsi="Cambria Math" w:eastAsiaTheme="minorEastAsia"/>
                <w:kern w:val="2"/>
                <w14:ligatures w14:val="standardContextual"/>
              </w:rPr>
              <m:t>i</m:t>
            </m:r>
          </m:sub>
          <m:sup/>
          <m:e>
            <m:sSub>
              <m:sSubPr>
                <m:ctrlPr>
                  <w:rPr>
                    <w:rFonts w:ascii="Cambria Math" w:hAnsi="Cambria Math" w:eastAsiaTheme="minorEastAsia"/>
                    <w:i/>
                    <w:kern w:val="2"/>
                    <w14:ligatures w14:val="standardContextual"/>
                  </w:rPr>
                </m:ctrlPr>
              </m:sSubPr>
              <m:e>
                <m:r>
                  <w:rPr>
                    <w:rFonts w:ascii="Cambria Math" w:hAnsi="Cambria Math" w:eastAsiaTheme="minorEastAsia"/>
                    <w:kern w:val="2"/>
                    <w14:ligatures w14:val="standardContextual"/>
                  </w:rPr>
                  <m:t>a</m:t>
                </m:r>
              </m:e>
              <m:sub>
                <m:r>
                  <w:rPr>
                    <w:rFonts w:ascii="Cambria Math" w:hAnsi="Cambria Math" w:eastAsiaTheme="minorEastAsia"/>
                    <w:kern w:val="2"/>
                    <w14:ligatures w14:val="standardContextual"/>
                  </w:rPr>
                  <m:t>i</m:t>
                </m:r>
              </m:sub>
            </m:sSub>
            <m:sSub>
              <m:sSubPr>
                <m:ctrlPr>
                  <w:rPr>
                    <w:rFonts w:ascii="Cambria Math" w:hAnsi="Cambria Math" w:eastAsiaTheme="minorEastAsia"/>
                    <w:i/>
                    <w:kern w:val="2"/>
                    <w14:ligatures w14:val="standardContextual"/>
                  </w:rPr>
                </m:ctrlPr>
              </m:sSubPr>
              <m:e>
                <m:r>
                  <w:rPr>
                    <w:rFonts w:ascii="Cambria Math" w:hAnsi="Cambria Math" w:eastAsiaTheme="minorEastAsia"/>
                    <w:kern w:val="2"/>
                    <w14:ligatures w14:val="standardContextual"/>
                  </w:rPr>
                  <m:t>w</m:t>
                </m:r>
              </m:e>
              <m:sub>
                <m:r>
                  <w:rPr>
                    <w:rFonts w:ascii="Cambria Math" w:hAnsi="Cambria Math" w:eastAsiaTheme="minorEastAsia"/>
                    <w:kern w:val="2"/>
                    <w14:ligatures w14:val="standardContextual"/>
                  </w:rPr>
                  <m:t>i</m:t>
                </m:r>
              </m:sub>
            </m:sSub>
            <m:r>
              <w:rPr>
                <w:rFonts w:ascii="Cambria Math" w:hAnsi="Cambria Math" w:eastAsiaTheme="minorEastAsia"/>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FEDDYMETHOD shows the distribution of in-sky fluxes </w:t>
      </w: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i</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G</m:t>
            </m:r>
          </m:e>
          <m:sub>
            <m:r>
              <w:rPr>
                <w:rFonts w:ascii="Cambria Math" w:hAnsi="Cambria Math" w:eastAsiaTheme="minorEastAsia"/>
              </w:rPr>
              <m:t>i</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i</m:t>
            </m:r>
          </m:sub>
        </m:sSub>
      </m:oMath>
      <w:r>
        <w:rPr>
          <w:rFonts w:eastAsiaTheme="minorEastAsia"/>
        </w:rPr>
        <w:t xml:space="preserve"> in each </w:t>
      </w:r>
      <w:r w:rsidR="00034361">
        <w:rPr>
          <w:rFonts w:eastAsiaTheme="minorEastAsia"/>
        </w:rPr>
        <w:t xml:space="preserve">cloud top height </w:t>
      </w:r>
      <w:r>
        <w:rPr>
          <w:rFonts w:eastAsiaTheme="minorEastAsia"/>
        </w:rPr>
        <w:t>category.</w:t>
      </w:r>
    </w:p>
    <w:p w:rsidRPr="00034361" w:rsidR="00034361" w:rsidP="00034361" w:rsidRDefault="00034361" w14:paraId="3B2455B4" w14:textId="0FC525FF">
      <w:pPr>
        <w:spacing w:line="240" w:lineRule="auto"/>
      </w:pPr>
      <w:r w:rsidRPr="004F0AC4">
        <w:t>Water fluxes by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Cloud mass flux is initialized at cloud base to match the mean observed surface evaporation minus precipitation. </w:t>
      </w:r>
      <w:r w:rsidRPr="002D1FBA">
        <w:rPr>
          <w:rFonts w:eastAsiaTheme="minorEastAsia"/>
        </w:rPr>
        <w:t>From th</w:t>
      </w:r>
      <w:r>
        <w:rPr>
          <w:rFonts w:eastAsiaTheme="minorEastAsia"/>
        </w:rPr>
        <w:t>e</w:t>
      </w:r>
      <w:r w:rsidRPr="002D1FBA">
        <w:rPr>
          <w:rFonts w:eastAsiaTheme="minorEastAsia"/>
        </w:rPr>
        <w:t xml:space="preserve"> moisture closure, the </w:t>
      </w:r>
      <w:r>
        <w:rPr>
          <w:rFonts w:eastAsiaTheme="minorEastAsia"/>
        </w:rPr>
        <w:t xml:space="preserve">in-cloud </w:t>
      </w:r>
      <w:r w:rsidRPr="002D1FBA">
        <w:rPr>
          <w:rFonts w:eastAsiaTheme="minorEastAsia"/>
        </w:rPr>
        <w:t>eddy flux</w:t>
      </w:r>
      <w:r>
        <w:rPr>
          <w:rFonts w:eastAsiaTheme="minorEastAsia"/>
        </w:rPr>
        <w:t xml:space="preserve"> due to </w:t>
      </w:r>
      <w:r w:rsidRPr="002D1FBA">
        <w:rPr>
          <w:rFonts w:eastAsiaTheme="minorEastAsia"/>
        </w:rPr>
        <w:t>cumulus updrafts and precipitation</w:t>
      </w:r>
      <w:r>
        <w:rPr>
          <w:rFonts w:eastAsiaTheme="minorEastAsia"/>
        </w:rPr>
        <w:t xml:space="preserve"> is</w:t>
      </w:r>
      <w:r w:rsidRPr="002D1FBA">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sidRPr="002D1FBA">
        <w:rPr>
          <w:rFonts w:eastAsiaTheme="minorEastAsia"/>
        </w:rPr>
        <w:t xml:space="preserve">.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rsidR="004F0AC4" w:rsidP="004F0AC4" w:rsidRDefault="004F0AC4" w14:paraId="52BEA434" w14:textId="77777777">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14"/>
                    <a:stretch>
                      <a:fillRect/>
                    </a:stretch>
                  </pic:blipFill>
                  <pic:spPr>
                    <a:xfrm>
                      <a:off x="0" y="0"/>
                      <a:ext cx="3619500" cy="2908300"/>
                    </a:xfrm>
                    <a:prstGeom prst="rect">
                      <a:avLst/>
                    </a:prstGeom>
                  </pic:spPr>
                </pic:pic>
              </a:graphicData>
            </a:graphic>
          </wp:inline>
        </w:drawing>
      </w:r>
    </w:p>
    <w:p w:rsidR="007B690B" w:rsidP="004F0AC4" w:rsidRDefault="004F0AC4" w14:paraId="1B20B512" w14:textId="15484746">
      <w:pPr>
        <w:pStyle w:val="BodyText"/>
        <w:rPr>
          <w:rFonts w:ascii="Aptos Narrow" w:hAnsi="Aptos Narrow" w:eastAsia="Times New Roman" w:cstheme="minorHAnsi"/>
          <w:color w:val="323130"/>
        </w:rPr>
      </w:pPr>
      <w:r w:rsidRPr="000E58C4">
        <w:rPr>
          <w:rFonts w:ascii="Aptos Narrow" w:hAnsi="Aptos Narrow" w:eastAsia="Times New Roman" w:cstheme="minorHAnsi"/>
          <w:color w:val="323130"/>
        </w:rPr>
        <w:t xml:space="preserve">Figure FEDDYMETHOD. Vertically uniform cloudy-sky eddy flux </w:t>
      </w:r>
      <m:oMath>
        <m:sSub>
          <m:sSubPr>
            <m:ctrlPr>
              <w:rPr>
                <w:rFonts w:ascii="Cambria Math" w:hAnsi="Cambria Math" w:eastAsia="Times New Roman" w:cstheme="minorHAnsi"/>
                <w:color w:val="323130"/>
              </w:rPr>
            </m:ctrlPr>
          </m:sSubPr>
          <m:e>
            <m:r>
              <w:rPr>
                <w:rFonts w:ascii="Cambria Math" w:hAnsi="Cambria Math" w:eastAsia="Times New Roman" w:cstheme="minorHAnsi"/>
                <w:color w:val="323130"/>
              </w:rPr>
              <m:t>F</m:t>
            </m:r>
            <m:ctrlPr>
              <w:rPr>
                <w:rFonts w:ascii="Cambria Math" w:hAnsi="Cambria Math" w:eastAsia="Times New Roman" w:cstheme="minorHAnsi"/>
                <w:i/>
                <w:color w:val="323130"/>
              </w:rPr>
            </m:ctrlPr>
          </m:e>
          <m:sub>
            <m:r>
              <m:rPr>
                <m:sty m:val="p"/>
              </m:rPr>
              <w:rPr>
                <w:rFonts w:ascii="Cambria Math" w:hAnsi="Cambria Math" w:eastAsia="Times New Roman" w:cstheme="minorHAnsi"/>
                <w:color w:val="323130"/>
              </w:rPr>
              <m:t>2,</m:t>
            </m:r>
            <m:r>
              <w:rPr>
                <w:rFonts w:ascii="Cambria Math" w:hAnsi="Cambria Math" w:eastAsia="Times New Roman" w:cstheme="minorHAnsi"/>
                <w:color w:val="323130"/>
              </w:rPr>
              <m:t>i</m:t>
            </m:r>
          </m:sub>
        </m:sSub>
      </m:oMath>
      <w:r w:rsidRPr="000E58C4">
        <w:rPr>
          <w:rFonts w:ascii="Aptos Narrow" w:hAnsi="Aptos Narrow" w:eastAsia="Times New Roman" w:cstheme="minorHAnsi"/>
          <w:color w:val="323130"/>
        </w:rPr>
        <w:t xml:space="preserve"> from Method 2 at 10-m cloud top height </w:t>
      </w:r>
      <m:oMath>
        <m:sSub>
          <m:sSubPr>
            <m:ctrlPr>
              <w:rPr>
                <w:rFonts w:ascii="Cambria Math" w:hAnsi="Cambria Math" w:eastAsia="Times New Roman" w:cstheme="minorHAnsi"/>
                <w:color w:val="323130"/>
              </w:rPr>
            </m:ctrlPr>
          </m:sSubPr>
          <m:e>
            <m:r>
              <w:rPr>
                <w:rFonts w:ascii="Cambria Math" w:hAnsi="Cambria Math" w:eastAsia="Times New Roman" w:cstheme="minorHAnsi"/>
                <w:color w:val="323130"/>
              </w:rPr>
              <m:t>h</m:t>
            </m:r>
            <m:ctrlPr>
              <w:rPr>
                <w:rFonts w:ascii="Cambria Math" w:hAnsi="Cambria Math" w:eastAsia="Times New Roman" w:cstheme="minorHAnsi"/>
                <w:i/>
                <w:color w:val="323130"/>
              </w:rPr>
            </m:ctrlPr>
          </m:e>
          <m:sub>
            <m:r>
              <w:rPr>
                <w:rFonts w:ascii="Cambria Math" w:hAnsi="Cambria Math" w:eastAsia="Times New Roman" w:cstheme="minorHAnsi"/>
                <w:color w:val="323130"/>
              </w:rPr>
              <m:t>i</m:t>
            </m:r>
          </m:sub>
        </m:sSub>
      </m:oMath>
      <w:r w:rsidRPr="000E58C4">
        <w:rPr>
          <w:rFonts w:ascii="Aptos Narrow" w:hAnsi="Aptos Narrow" w:eastAsia="Times New Roman" w:cstheme="minorHAnsi"/>
          <w:color w:val="323130"/>
        </w:rPr>
        <w:t xml:space="preserve"> resolution (blue), and 100-m resolution (orange). Mean flux over the cloud ensemble (green), weighted by cloud </w:t>
      </w:r>
      <w:r w:rsidR="003932F0">
        <w:rPr>
          <w:rFonts w:ascii="Aptos Narrow" w:hAnsi="Aptos Narrow" w:eastAsia="Times New Roman" w:cstheme="minorHAnsi"/>
          <w:color w:val="323130"/>
        </w:rPr>
        <w:t xml:space="preserve">albedo </w:t>
      </w:r>
      <w:r w:rsidRPr="000E58C4">
        <w:rPr>
          <w:rFonts w:ascii="Aptos Narrow" w:hAnsi="Aptos Narrow" w:eastAsia="Times New Roman" w:cstheme="minorHAnsi"/>
          <w:color w:val="323130"/>
        </w:rPr>
        <w:t>(red)</w:t>
      </w:r>
      <w:r w:rsidR="00E97BBB">
        <w:rPr>
          <w:rFonts w:ascii="Aptos Narrow" w:hAnsi="Aptos Narrow" w:eastAsia="Times New Roman" w:cstheme="minorHAnsi"/>
          <w:color w:val="323130"/>
        </w:rPr>
        <w:t>.</w:t>
      </w:r>
    </w:p>
    <w:p w:rsidRPr="00967E3C" w:rsidR="0011345F" w:rsidP="00967E3C" w:rsidRDefault="0011345F" w14:paraId="4C205097" w14:textId="279FBC5C"/>
    <w:p w:rsidR="002D1FBA" w:rsidP="00F865E5" w:rsidRDefault="00FD39B0" w14:paraId="1EA73BB7" w14:textId="0BC552AA">
      <w:pPr>
        <w:pStyle w:val="Heading3"/>
        <w:spacing w:line="240" w:lineRule="auto"/>
      </w:pPr>
      <w:r>
        <w:t>C</w:t>
      </w:r>
      <w:r w:rsidR="00112A94">
        <w:t>umulus c</w:t>
      </w:r>
      <w:r w:rsidR="002D1FBA">
        <w:t>loud</w:t>
      </w:r>
      <w:r>
        <w:t xml:space="preserve"> model</w:t>
      </w:r>
    </w:p>
    <w:p w:rsidR="00892C83" w:rsidP="00F865E5" w:rsidRDefault="002D1FBA" w14:paraId="4ADC3323" w14:textId="58B31C85">
      <w:pPr>
        <w:spacing w:line="240" w:lineRule="auto"/>
        <w:rPr>
          <w:rFonts w:ascii="Aptos" w:hAnsi="Aptos" w:cs="Times New Roman" w:eastAsiaTheme="minorEastAsia"/>
        </w:rPr>
      </w:pPr>
      <w:r w:rsidRPr="002D1FBA">
        <w:rPr>
          <w:rFonts w:ascii="Aptos" w:hAnsi="Aptos" w:cs="Times New Roman" w:eastAsiaTheme="minorEastAsia"/>
        </w:rPr>
        <w:t xml:space="preserve">A budget for steady total water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oMath>
      <w:r w:rsidRPr="002D1FBA">
        <w:rPr>
          <w:rFonts w:ascii="Aptos" w:hAnsi="Aptos" w:cs="Times New Roman" w:eastAsiaTheme="minorEastAsia"/>
        </w:rPr>
        <w:t xml:space="preserve"> in the updraft with velocity </w:t>
      </w:r>
      <m:oMath>
        <m:r>
          <w:rPr>
            <w:rFonts w:ascii="Cambria Math" w:hAnsi="Cambria Math" w:cs="Times New Roman" w:eastAsiaTheme="minorEastAsia"/>
          </w:rPr>
          <m:t>w</m:t>
        </m:r>
      </m:oMath>
      <w:r w:rsidRPr="002D1FBA">
        <w:rPr>
          <w:rFonts w:ascii="Aptos" w:hAnsi="Aptos" w:cs="Times New Roman" w:eastAsiaTheme="minorEastAsia"/>
        </w:rPr>
        <w:t xml:space="preserve"> depends on its entrainment and precipitation sinks. The equations for the suspended liquid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oMath>
      <w:r w:rsidR="00477B82">
        <w:rPr>
          <w:rFonts w:ascii="Aptos" w:hAnsi="Aptos" w:cs="Times New Roman" w:eastAsiaTheme="minorEastAsia"/>
        </w:rPr>
        <w:t xml:space="preserve"> </w:t>
      </w:r>
      <w:r w:rsidRPr="002D1FBA">
        <w:rPr>
          <w:rFonts w:ascii="Aptos" w:hAnsi="Aptos" w:cs="Times New Roman" w:eastAsiaTheme="minorEastAsia"/>
        </w:rPr>
        <w:t xml:space="preserve">and water vapor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v</m:t>
            </m:r>
          </m:sub>
        </m:sSub>
      </m:oMath>
      <w:r w:rsidR="00477B82">
        <w:rPr>
          <w:rFonts w:ascii="Aptos" w:hAnsi="Aptos" w:cs="Times New Roman" w:eastAsiaTheme="minorEastAsia"/>
        </w:rPr>
        <w:t xml:space="preserve"> specific humidity </w:t>
      </w:r>
      <w:r w:rsidRPr="002D1FBA">
        <w:rPr>
          <w:rFonts w:ascii="Aptos" w:hAnsi="Aptos" w:cs="Times New Roman" w:eastAsiaTheme="minorEastAsia"/>
        </w:rPr>
        <w:t>in the cloud are</w:t>
      </w:r>
      <w:r w:rsidRPr="002D1FBA">
        <w:rPr>
          <w:rFonts w:ascii="Aptos" w:hAnsi="Aptos" w:cs="Times New Roman" w:eastAsiaTheme="minorEastAsia"/>
        </w:rPr>
        <w:br/>
      </w:r>
      <m:oMathPara>
        <m:oMath>
          <m:f>
            <m:fPr>
              <m:type m:val="lin"/>
              <m:ctrlPr>
                <w:rPr>
                  <w:rFonts w:ascii="Cambria Math" w:hAnsi="Cambria Math" w:cs="Times New Roman" w:eastAsiaTheme="minorEastAsia"/>
                  <w:i/>
                </w:rPr>
              </m:ctrlPr>
            </m:fPr>
            <m:num>
              <m:r>
                <w:rPr>
                  <w:rFonts w:ascii="Cambria Math" w:hAnsi="Cambria Math" w:cs="Times New Roman"/>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num>
            <m:den>
              <m:r>
                <w:rPr>
                  <w:rFonts w:ascii="Cambria Math" w:hAnsi="Cambria Math" w:cs="Times New Roman" w:eastAsiaTheme="minorEastAsia"/>
                </w:rPr>
                <m:t>∂t</m:t>
              </m:r>
            </m:den>
          </m:f>
          <m:r>
            <w:rPr>
              <w:rFonts w:ascii="Cambria Math" w:hAnsi="Cambria Math" w:cs="Times New Roman" w:eastAsiaTheme="minorEastAsia"/>
            </w:rPr>
            <m:t>=-w</m:t>
          </m:r>
          <m:d>
            <m:dPr>
              <m:ctrlPr>
                <w:rPr>
                  <w:rFonts w:ascii="Cambria Math" w:hAnsi="Cambria Math" w:cs="Times New Roman" w:eastAsiaTheme="minorEastAsia"/>
                  <w:i/>
                </w:rPr>
              </m:ctrlPr>
            </m:dPr>
            <m:e>
              <m:f>
                <m:fPr>
                  <m:type m:val="lin"/>
                  <m:ctrlPr>
                    <w:rPr>
                      <w:rFonts w:ascii="Cambria Math" w:hAnsi="Cambria Math" w:cs="Times New Roman" w:eastAsiaTheme="minorEastAsia"/>
                      <w:i/>
                    </w:rPr>
                  </m:ctrlPr>
                </m:fPr>
                <m:num>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num>
                <m:den>
                  <m:r>
                    <w:rPr>
                      <w:rFonts w:ascii="Cambria Math" w:hAnsi="Cambria Math" w:cs="Times New Roman" w:eastAsiaTheme="minorEastAsia"/>
                    </w:rPr>
                    <m:t>∂z</m:t>
                  </m:r>
                </m:den>
              </m:f>
            </m:e>
          </m:d>
          <m:r>
            <w:rPr>
              <w:rFonts w:ascii="Cambria Math" w:hAnsi="Cambria Math" w:cs="Times New Roman" w:eastAsiaTheme="minorEastAsia"/>
            </w:rPr>
            <m:t>-w</m:t>
          </m:r>
          <m:r>
            <w:rPr>
              <w:rFonts w:ascii="Cambria Math" w:hAnsi="Cambria Math"/>
            </w:rPr>
            <m:t>γ</m:t>
          </m:r>
          <m:r>
            <w:rPr>
              <w:rFonts w:ascii="Cambria Math" w:hAnsi="Cambria Math" w:cs="Times New Roman" w:eastAsiaTheme="minorEastAsia"/>
            </w:rPr>
            <m:t>-ϵw</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r>
            <w:rPr>
              <w:rFonts w:ascii="Cambria Math" w:hAnsi="Cambria Math" w:cs="Times New Roman" w:eastAsiaTheme="minorEastAsia"/>
            </w:rPr>
            <m:t>-αw</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r>
            <m:rPr>
              <m:sty m:val="p"/>
            </m:rPr>
            <w:rPr>
              <w:rFonts w:ascii="Cambria Math" w:hAnsi="Cambria Math" w:cs="Times New Roman" w:eastAsiaTheme="minorEastAsia"/>
            </w:rPr>
            <w:br/>
          </m:r>
        </m:oMath>
        <m:oMath>
          <m:f>
            <m:fPr>
              <m:type m:val="lin"/>
              <m:ctrlPr>
                <w:rPr>
                  <w:rFonts w:ascii="Cambria Math" w:hAnsi="Cambria Math" w:cs="Times New Roman" w:eastAsiaTheme="minorEastAsia"/>
                  <w:i/>
                </w:rPr>
              </m:ctrlPr>
            </m:fPr>
            <m:num>
              <m:r>
                <w:rPr>
                  <w:rFonts w:ascii="Cambria Math" w:hAnsi="Cambria Math" w:cs="Times New Roman"/>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v</m:t>
                  </m:r>
                </m:sub>
              </m:sSub>
            </m:num>
            <m:den>
              <m:r>
                <w:rPr>
                  <w:rFonts w:ascii="Cambria Math" w:hAnsi="Cambria Math" w:cs="Times New Roman" w:eastAsiaTheme="minorEastAsia"/>
                </w:rPr>
                <m:t>∂t</m:t>
              </m:r>
            </m:den>
          </m:f>
          <m:r>
            <w:rPr>
              <w:rFonts w:ascii="Cambria Math" w:hAnsi="Cambria Math" w:cs="Times New Roman" w:eastAsiaTheme="minorEastAsia"/>
            </w:rPr>
            <m:t>=-w</m:t>
          </m:r>
          <m:d>
            <m:dPr>
              <m:ctrlPr>
                <w:rPr>
                  <w:rFonts w:ascii="Cambria Math" w:hAnsi="Cambria Math" w:cs="Times New Roman" w:eastAsiaTheme="minorEastAsia"/>
                  <w:i/>
                </w:rPr>
              </m:ctrlPr>
            </m:dPr>
            <m:e>
              <m:f>
                <m:fPr>
                  <m:type m:val="lin"/>
                  <m:ctrlPr>
                    <w:rPr>
                      <w:rFonts w:ascii="Cambria Math" w:hAnsi="Cambria Math" w:cs="Times New Roman" w:eastAsiaTheme="minorEastAsia"/>
                      <w:i/>
                    </w:rPr>
                  </m:ctrlPr>
                </m:fPr>
                <m:num>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v</m:t>
                      </m:r>
                    </m:sub>
                  </m:sSub>
                </m:num>
                <m:den>
                  <m:r>
                    <w:rPr>
                      <w:rFonts w:ascii="Cambria Math" w:hAnsi="Cambria Math" w:cs="Times New Roman" w:eastAsiaTheme="minorEastAsia"/>
                    </w:rPr>
                    <m:t>∂z</m:t>
                  </m:r>
                </m:den>
              </m:f>
            </m:e>
          </m:d>
          <m:r>
            <w:rPr>
              <w:rFonts w:ascii="Cambria Math" w:hAnsi="Cambria Math" w:cs="Times New Roman" w:eastAsiaTheme="minorEastAsia"/>
            </w:rPr>
            <m:t>+w</m:t>
          </m:r>
          <m:r>
            <w:rPr>
              <w:rFonts w:ascii="Cambria Math" w:hAnsi="Cambria Math"/>
            </w:rPr>
            <m:t>γ</m:t>
          </m:r>
          <m:r>
            <w:rPr>
              <w:rFonts w:ascii="Cambria Math" w:hAnsi="Cambria Math" w:cs="Times New Roman" w:eastAsiaTheme="minorEastAsia"/>
            </w:rPr>
            <m:t>-ϵw</m:t>
          </m:r>
          <m:d>
            <m:dPr>
              <m:ctrlPr>
                <w:rPr>
                  <w:rFonts w:ascii="Cambria Math" w:hAnsi="Cambria Math" w:eastAsia="Cambria Math" w:cs="Cambria Math"/>
                  <w:i/>
                </w:rPr>
              </m:ctrlPr>
            </m:dPr>
            <m:e>
              <m:sSub>
                <m:sSubPr>
                  <m:ctrlPr>
                    <w:rPr>
                      <w:rFonts w:ascii="Cambria Math" w:hAnsi="Cambria Math" w:eastAsia="Cambria Math" w:cs="Cambria Math"/>
                      <w:i/>
                    </w:rPr>
                  </m:ctrlPr>
                </m:sSubPr>
                <m:e>
                  <m:r>
                    <w:rPr>
                      <w:rFonts w:ascii="Cambria Math" w:hAnsi="Cambria Math" w:eastAsia="Cambria Math" w:cs="Cambria Math"/>
                    </w:rPr>
                    <m:t>q</m:t>
                  </m:r>
                </m:e>
                <m:sub>
                  <m:r>
                    <w:rPr>
                      <w:rFonts w:ascii="Cambria Math" w:hAnsi="Cambria Math" w:eastAsia="Cambria Math" w:cs="Cambria Math"/>
                    </w:rPr>
                    <m:t>v</m:t>
                  </m:r>
                </m:sub>
              </m:sSub>
              <m:r>
                <w:rPr>
                  <w:rFonts w:ascii="Cambria Math" w:hAnsi="Cambria Math" w:eastAsia="Cambria Math" w:cs="Cambria Math"/>
                </w:rPr>
                <m:t>-q</m:t>
              </m:r>
            </m:e>
          </m:d>
          <m:r>
            <w:rPr>
              <w:rFonts w:ascii="Cambria Math" w:hAnsi="Cambria Math" w:cs="Times New Roman" w:eastAsiaTheme="minorEastAsia"/>
            </w:rPr>
            <m:t>,</m:t>
          </m:r>
          <m:r>
            <m:rPr>
              <m:sty m:val="p"/>
            </m:rPr>
            <w:rPr>
              <w:rFonts w:ascii="Cambria Math" w:hAnsi="Cambria Math" w:cs="Times New Roman" w:eastAsiaTheme="minorEastAsia"/>
            </w:rPr>
            <w:br/>
          </m:r>
        </m:oMath>
      </m:oMathPara>
      <w:r w:rsidRPr="002D1FBA">
        <w:rPr>
          <w:rFonts w:ascii="Aptos" w:hAnsi="Aptos" w:cs="Times New Roman" w:eastAsiaTheme="minorEastAsia"/>
        </w:rPr>
        <w:t xml:space="preserve">where </w:t>
      </w:r>
      <m:oMath>
        <m:r>
          <w:rPr>
            <w:rFonts w:ascii="Cambria Math" w:hAnsi="Cambria Math" w:cs="Times New Roman" w:eastAsiaTheme="minorEastAsia"/>
          </w:rPr>
          <m:t>ϵ</m:t>
        </m:r>
      </m:oMath>
      <w:r w:rsidRPr="002D1FBA">
        <w:rPr>
          <w:rFonts w:ascii="Aptos" w:hAnsi="Aptos" w:cs="Times New Roman" w:eastAsiaTheme="minorEastAsia"/>
        </w:rPr>
        <w:t xml:space="preserve"> (km</w:t>
      </w:r>
      <w:r w:rsidRPr="002D1FBA">
        <w:rPr>
          <w:rFonts w:ascii="Aptos" w:hAnsi="Aptos" w:cs="Times New Roman" w:eastAsiaTheme="minorEastAsia"/>
          <w:vertAlign w:val="superscript"/>
        </w:rPr>
        <w:t>–1</w:t>
      </w:r>
      <w:r w:rsidRPr="002D1FBA">
        <w:rPr>
          <w:rFonts w:ascii="Aptos" w:hAnsi="Aptos" w:cs="Times New Roman" w:eastAsiaTheme="minorEastAsia"/>
        </w:rPr>
        <w:t xml:space="preserve">) is the lateral entrainment coefficient, </w:t>
      </w:r>
      <m:oMath>
        <m:r>
          <w:rPr>
            <w:rFonts w:ascii="Cambria Math" w:hAnsi="Cambria Math" w:cs="Times New Roman" w:eastAsiaTheme="minorEastAsia"/>
          </w:rPr>
          <m:t>α</m:t>
        </m:r>
      </m:oMath>
      <w:r w:rsidRPr="002D1FBA">
        <w:rPr>
          <w:rFonts w:ascii="Aptos" w:hAnsi="Aptos" w:cs="Times New Roman" w:eastAsiaTheme="minorEastAsia"/>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hAnsi="Cambria Math" w:cs="Times New Roman" w:eastAsiaTheme="minorEastAsia"/>
                        <w:i/>
                      </w:rPr>
                    </m:ctrlPr>
                  </m:fPr>
                  <m:num>
                    <m:r>
                      <w:rPr>
                        <w:rFonts w:ascii="Cambria Math" w:hAnsi="Cambria Math" w:cs="Times New Roman" w:eastAsiaTheme="minorEastAsia"/>
                      </w:rPr>
                      <m:t>d</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ctrlPr>
                      <w:rPr>
                        <w:rFonts w:ascii="Cambria Math" w:hAnsi="Cambria Math"/>
                        <w:i/>
                      </w:rPr>
                    </m:ctrlPr>
                  </m:num>
                  <m:den>
                    <m:r>
                      <w:rPr>
                        <w:rFonts w:ascii="Cambria Math" w:hAnsi="Cambria Math" w:cs="Times New Roman" w:eastAsiaTheme="minorEastAsia"/>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hAnsi="Cambria Math" w:cs="Times New Roman" w:eastAsiaTheme="minorEastAsia"/>
                    <w:i/>
                  </w:rPr>
                </m:ctrlPr>
              </m:fPr>
              <m:num>
                <m:r>
                  <w:rPr>
                    <w:rFonts w:ascii="Cambria Math" w:hAnsi="Cambria Math" w:cs="Times New Roman" w:eastAsiaTheme="minorEastAsia"/>
                  </w:rPr>
                  <m:t>d</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ctrlPr>
                  <w:rPr>
                    <w:rFonts w:ascii="Cambria Math" w:hAnsi="Cambria Math"/>
                    <w:i/>
                  </w:rPr>
                </m:ctrlPr>
              </m:num>
              <m:den>
                <m:r>
                  <w:rPr>
                    <w:rFonts w:ascii="Cambria Math" w:hAnsi="Cambria Math" w:cs="Times New Roman" w:eastAsiaTheme="minorEastAsia"/>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hAnsi="Aptos" w:cs="Times New Roman" w:eastAsiaTheme="minorEastAsia"/>
        </w:rPr>
        <w:t xml:space="preserve"> is the moist adiabatic </w:t>
      </w:r>
      <w:r w:rsidRPr="002D1FBA">
        <w:rPr>
          <w:rFonts w:ascii="Aptos" w:hAnsi="Aptos" w:cs="Times New Roman" w:eastAsiaTheme="minorEastAsia"/>
        </w:rPr>
        <w:t>condensation rate of</w:t>
      </w:r>
      <w:r w:rsidR="00305AC0">
        <w:rPr>
          <w:rFonts w:ascii="Aptos" w:hAnsi="Aptos" w:cs="Times New Roman" w:eastAsiaTheme="minorEastAsia"/>
        </w:rPr>
        <w:t xml:space="preserve"> </w:t>
      </w:r>
      <w:r w:rsidRPr="002D1FBA">
        <w:rPr>
          <w:rFonts w:ascii="Aptos" w:hAnsi="Aptos" w:cs="Times New Roman" w:eastAsiaTheme="minorEastAsia"/>
        </w:rPr>
        <w:t>water vapor per unit height</w:t>
      </w:r>
      <w:r w:rsidR="00305AC0">
        <w:rPr>
          <w:rFonts w:ascii="Aptos" w:hAnsi="Aptos" w:cs="Times New Roman" w:eastAsiaTheme="minorEastAsia"/>
        </w:rPr>
        <w:t>.</w:t>
      </w:r>
      <w:r w:rsidRPr="002D1FBA">
        <w:rPr>
          <w:rFonts w:ascii="Aptos" w:hAnsi="Aptos" w:cs="Times New Roman" w:eastAsiaTheme="minorEastAsia"/>
        </w:rPr>
        <w:t xml:space="preserve"> The dependence on </w:t>
      </w:r>
      <m:oMath>
        <m:r>
          <w:rPr>
            <w:rFonts w:ascii="Cambria Math" w:hAnsi="Cambria Math" w:cs="Times New Roman" w:eastAsiaTheme="minorEastAsia"/>
          </w:rPr>
          <m:t>γ</m:t>
        </m:r>
      </m:oMath>
      <w:r w:rsidRPr="002D1FBA">
        <w:rPr>
          <w:rFonts w:ascii="Aptos" w:hAnsi="Aptos" w:cs="Times New Roman" w:eastAsiaTheme="minorEastAsia"/>
        </w:rPr>
        <w:t xml:space="preserve"> is eliminated in the total cloud water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oMath>
      <w:r w:rsidR="00F865E5">
        <w:rPr>
          <w:rFonts w:ascii="Aptos" w:hAnsi="Aptos" w:cs="Times New Roman" w:eastAsiaTheme="minorEastAsia"/>
        </w:rPr>
        <w:t xml:space="preserve"> </w:t>
      </w:r>
      <w:r w:rsidRPr="002D1FBA">
        <w:rPr>
          <w:rFonts w:ascii="Aptos" w:hAnsi="Aptos" w:cs="Times New Roman" w:eastAsiaTheme="minorEastAsia"/>
        </w:rPr>
        <w:t>equation,</w:t>
      </w:r>
      <w:r w:rsidRPr="002D1FBA">
        <w:rPr>
          <w:rFonts w:ascii="Aptos" w:hAnsi="Aptos" w:cs="Times New Roman" w:eastAsiaTheme="minorEastAsia"/>
        </w:rPr>
        <w:br/>
      </w:r>
      <m:oMathPara>
        <m:oMath>
          <m:f>
            <m:fPr>
              <m:type m:val="lin"/>
              <m:ctrlPr>
                <w:rPr>
                  <w:rFonts w:ascii="Cambria Math" w:hAnsi="Cambria Math" w:cs="Times New Roman" w:eastAsiaTheme="minorEastAsia"/>
                  <w:i/>
                </w:rPr>
              </m:ctrlPr>
            </m:fPr>
            <m:num>
              <m:r>
                <w:rPr>
                  <w:rFonts w:ascii="Cambria Math" w:hAnsi="Cambria Math" w:cs="Times New Roman"/>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num>
            <m:den>
              <m:r>
                <w:rPr>
                  <w:rFonts w:ascii="Cambria Math" w:hAnsi="Cambria Math" w:cs="Times New Roman" w:eastAsiaTheme="minorEastAsia"/>
                </w:rPr>
                <m:t>∂t</m:t>
              </m:r>
            </m:den>
          </m:f>
          <m:r>
            <w:rPr>
              <w:rFonts w:ascii="Cambria Math" w:hAnsi="Cambria Math" w:cs="Times New Roman" w:eastAsiaTheme="minorEastAsia"/>
            </w:rPr>
            <m:t>=0=-w(</m:t>
          </m:r>
          <m:f>
            <m:fPr>
              <m:type m:val="lin"/>
              <m:ctrlPr>
                <w:rPr>
                  <w:rFonts w:ascii="Cambria Math" w:hAnsi="Cambria Math" w:cs="Times New Roman" w:eastAsiaTheme="minorEastAsia"/>
                  <w:i/>
                </w:rPr>
              </m:ctrlPr>
            </m:fPr>
            <m:num>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num>
            <m:den>
              <m:r>
                <w:rPr>
                  <w:rFonts w:ascii="Cambria Math" w:hAnsi="Cambria Math" w:cs="Times New Roman" w:eastAsiaTheme="minorEastAsia"/>
                </w:rPr>
                <m:t>∂z</m:t>
              </m:r>
            </m:den>
          </m:f>
          <m:r>
            <w:rPr>
              <w:rFonts w:ascii="Cambria Math" w:hAnsi="Cambria Math" w:cs="Times New Roman" w:eastAsiaTheme="minorEastAsia"/>
            </w:rPr>
            <m:t>)</m:t>
          </m:r>
          <m:r>
            <w:rPr>
              <w:rFonts w:ascii="Cambria Math" w:hAnsi="Cambria Math" w:cs="Times New Roman"/>
            </w:rPr>
            <m:t>-ϵw</m:t>
          </m:r>
          <m:r>
            <w:rPr>
              <w:rFonts w:ascii="Cambria Math" w:hAnsi="Cambria Math" w:eastAsia="Cambria Math" w:cs="Cambria Math"/>
            </w:rPr>
            <m:t>(</m:t>
          </m:r>
          <m:sSub>
            <m:sSubPr>
              <m:ctrlPr>
                <w:rPr>
                  <w:rFonts w:ascii="Cambria Math" w:hAnsi="Cambria Math" w:eastAsia="Cambria Math" w:cs="Cambria Math"/>
                  <w:i/>
                </w:rPr>
              </m:ctrlPr>
            </m:sSubPr>
            <m:e>
              <m:r>
                <w:rPr>
                  <w:rFonts w:ascii="Cambria Math" w:hAnsi="Cambria Math" w:eastAsia="Cambria Math" w:cs="Cambria Math"/>
                </w:rPr>
                <m:t>q</m:t>
              </m:r>
            </m:e>
            <m:sub>
              <m:r>
                <w:rPr>
                  <w:rFonts w:ascii="Cambria Math" w:hAnsi="Cambria Math" w:eastAsia="Cambria Math" w:cs="Cambria Math"/>
                </w:rPr>
                <m:t>c</m:t>
              </m:r>
            </m:sub>
          </m:sSub>
          <m:r>
            <w:rPr>
              <w:rFonts w:ascii="Cambria Math" w:hAnsi="Cambria Math" w:eastAsia="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hAnsi="Cambria Math" w:cs="Times New Roman" w:eastAsiaTheme="minorEastAsia"/>
            </w:rPr>
            <w:br/>
          </m:r>
        </m:oMath>
      </m:oMathPara>
      <w:r w:rsidRPr="002D1FBA">
        <w:rPr>
          <w:rFonts w:ascii="Aptos" w:hAnsi="Aptos" w:cs="Times New Roman" w:eastAsiaTheme="minorEastAsia"/>
        </w:rPr>
        <w:t>QTBALANCE</w:t>
      </w:r>
      <w:r w:rsidR="00F865E5">
        <w:rPr>
          <w:rFonts w:ascii="Aptos" w:hAnsi="Aptos" w:cs="Times New Roman" w:eastAsiaTheme="minorEastAsia"/>
        </w:rPr>
        <w:t>.</w:t>
      </w:r>
      <m:oMath>
        <m:r>
          <m:rPr>
            <m:sty m:val="p"/>
          </m:rPr>
          <w:rPr>
            <w:rFonts w:ascii="Cambria Math" w:hAnsi="Cambria Math" w:cs="Times New Roman" w:eastAsiaTheme="minorEastAsia"/>
          </w:rPr>
          <w:br/>
        </m:r>
      </m:oMath>
      <w:r w:rsidRPr="002D1FBA">
        <w:rPr>
          <w:rFonts w:ascii="Aptos" w:hAnsi="Aptos" w:cs="Times New Roman" w:eastAsiaTheme="minorEastAsia"/>
        </w:rPr>
        <w:t>The updraft advects moisture upwards, but the solution</w:t>
      </w:r>
      <w:r w:rsidR="00605647">
        <w:rPr>
          <w:rFonts w:ascii="Aptos" w:hAnsi="Aptos" w:cs="Times New Roman" w:eastAsiaTheme="minorEastAsia"/>
        </w:rPr>
        <w:t xml:space="preserve"> for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m:t>
            </m:r>
          </m:sub>
        </m:sSub>
      </m:oMath>
      <w:r w:rsidRPr="002D1FBA">
        <w:rPr>
          <w:rFonts w:ascii="Aptos" w:hAnsi="Aptos" w:cs="Times New Roman" w:eastAsiaTheme="minorEastAsia"/>
        </w:rPr>
        <w:t xml:space="preserve"> is quantitatively insensitive to the updraft velocity</w:t>
      </w:r>
      <w:r w:rsidR="00605647">
        <w:rPr>
          <w:rFonts w:ascii="Aptos" w:hAnsi="Aptos" w:cs="Times New Roman" w:eastAsiaTheme="minorEastAsia"/>
        </w:rPr>
        <w:t xml:space="preserve"> and to the moisture flux</w:t>
      </w:r>
      <w:r w:rsidRPr="002D1FBA">
        <w:rPr>
          <w:rFonts w:ascii="Aptos" w:hAnsi="Aptos" w:cs="Times New Roman" w:eastAsiaTheme="minorEastAsia"/>
        </w:rPr>
        <w:t>.</w:t>
      </w:r>
      <w:r w:rsidR="00477B82">
        <w:rPr>
          <w:rFonts w:ascii="Aptos" w:hAnsi="Aptos" w:cs="Times New Roman" w:eastAsiaTheme="minorEastAsia"/>
        </w:rPr>
        <w:t xml:space="preserve"> </w:t>
      </w:r>
      <w:r w:rsidR="00034361">
        <w:rPr>
          <w:rFonts w:ascii="Aptos" w:hAnsi="Aptos" w:cs="Times New Roman" w:eastAsiaTheme="minorEastAsia"/>
        </w:rPr>
        <w:t>I</w:t>
      </w:r>
      <w:r w:rsidRPr="00605647">
        <w:rPr>
          <w:rFonts w:ascii="Aptos" w:hAnsi="Aptos" w:cs="Times New Roman" w:eastAsiaTheme="minorEastAsia"/>
        </w:rPr>
        <w:t>n the cloud</w:t>
      </w:r>
      <w:r w:rsidR="00605647">
        <w:rPr>
          <w:rFonts w:ascii="Aptos" w:hAnsi="Aptos" w:cs="Times New Roman" w:eastAsiaTheme="minorEastAsia"/>
        </w:rPr>
        <w:t>,</w:t>
      </w:r>
      <w:r w:rsidRPr="002D1FBA">
        <w:rPr>
          <w:rFonts w:ascii="Aptos" w:hAnsi="Aptos" w:cs="Times New Roman" w:eastAsiaTheme="minorEastAsia"/>
        </w:rPr>
        <w:t xml:space="preserve">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oMath>
      <w:r w:rsidR="00477B82">
        <w:rPr>
          <w:rFonts w:ascii="Aptos" w:hAnsi="Aptos" w:cs="Times New Roman" w:eastAsiaTheme="minorEastAsia"/>
        </w:rPr>
        <w:t>, a</w:t>
      </w:r>
      <w:r w:rsidRPr="002D1FBA">
        <w:rPr>
          <w:rFonts w:ascii="Aptos" w:hAnsi="Aptos" w:cs="Times New Roman" w:eastAsiaTheme="minorEastAsia"/>
        </w:rPr>
        <w:t xml:space="preserve">utoconversion removes cloud liquid, relaxing total water toward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oMath>
      <w:r w:rsidRPr="002D1FBA">
        <w:rPr>
          <w:rFonts w:ascii="Aptos" w:hAnsi="Aptos" w:cs="Times New Roman" w:eastAsiaTheme="minorEastAsia"/>
        </w:rPr>
        <w:t xml:space="preserve">, and entrainment relaxes total water toward </w:t>
      </w:r>
      <m:oMath>
        <m:r>
          <w:rPr>
            <w:rFonts w:ascii="Cambria Math" w:hAnsi="Cambria Math" w:cs="Times New Roman" w:eastAsiaTheme="minorEastAsia"/>
          </w:rPr>
          <m:t>q</m:t>
        </m:r>
      </m:oMath>
      <w:r w:rsidRPr="002D1FBA">
        <w:rPr>
          <w:rFonts w:ascii="Aptos" w:hAnsi="Aptos" w:cs="Times New Roman" w:eastAsiaTheme="minorEastAsia"/>
        </w:rPr>
        <w:t>. Thus, equation QTBALANCE</w:t>
      </w:r>
      <w:r w:rsidR="00605647">
        <w:rPr>
          <w:rFonts w:ascii="Aptos" w:hAnsi="Aptos" w:cs="Times New Roman" w:eastAsiaTheme="minorEastAsia"/>
        </w:rPr>
        <w:t xml:space="preserve"> is</w:t>
      </w:r>
      <w:r w:rsidRPr="002D1FBA">
        <w:rPr>
          <w:rFonts w:ascii="Aptos" w:hAnsi="Aptos" w:cs="Times New Roman" w:eastAsiaTheme="minorEastAsia"/>
        </w:rPr>
        <w:t xml:space="preserve"> written</w:t>
      </w:r>
      <w:r w:rsidR="00305AC0">
        <w:rPr>
          <w:rFonts w:ascii="Aptos" w:hAnsi="Aptos" w:cs="Times New Roman" w:eastAsiaTheme="minorEastAsia"/>
        </w:rPr>
        <w:t xml:space="preserve"> in terms of the total vertical sink rate </w:t>
      </w:r>
      <m:oMath>
        <m:r>
          <w:rPr>
            <w:rFonts w:ascii="Cambria Math" w:hAnsi="Cambria Math" w:cs="Times New Roman" w:eastAsiaTheme="minorEastAsia"/>
          </w:rPr>
          <m:t>ϵ+α</m:t>
        </m:r>
      </m:oMath>
      <w:r w:rsidR="00305AC0">
        <w:rPr>
          <w:rFonts w:ascii="Aptos" w:hAnsi="Aptos" w:cs="Times New Roman" w:eastAsiaTheme="minorEastAsia"/>
        </w:rPr>
        <w:t>,</w:t>
      </w:r>
      <w:r w:rsidRPr="002D1FBA">
        <w:rPr>
          <w:rFonts w:ascii="Aptos" w:hAnsi="Aptos" w:cs="Times New Roman" w:eastAsiaTheme="minorEastAsia"/>
        </w:rPr>
        <w:br/>
      </w:r>
      <m:oMathPara>
        <m:oMath>
          <m:f>
            <m:fPr>
              <m:type m:val="lin"/>
              <m:ctrlPr>
                <w:rPr>
                  <w:rFonts w:ascii="Cambria Math" w:hAnsi="Cambria Math" w:cs="Times New Roman" w:eastAsiaTheme="minorEastAsia"/>
                  <w:i/>
                </w:rPr>
              </m:ctrlPr>
            </m:fPr>
            <m:num>
              <m:r>
                <w:rPr>
                  <w:rFonts w:ascii="Cambria Math" w:hAnsi="Cambria Math" w:cs="Times New Roman"/>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num>
            <m:den>
              <m:r>
                <w:rPr>
                  <w:rFonts w:ascii="Cambria Math" w:hAnsi="Cambria Math" w:cs="Times New Roman" w:eastAsiaTheme="minorEastAsia"/>
                </w:rPr>
                <m:t>∂z</m:t>
              </m:r>
            </m:den>
          </m:f>
          <m:r>
            <w:rPr>
              <w:rFonts w:ascii="Cambria Math" w:hAnsi="Cambria Math" w:cs="Times New Roman" w:eastAsiaTheme="minorEastAsia"/>
            </w:rPr>
            <m:t>=-</m:t>
          </m:r>
          <m:d>
            <m:dPr>
              <m:ctrlPr>
                <w:rPr>
                  <w:rFonts w:ascii="Cambria Math" w:hAnsi="Cambria Math" w:cs="Times New Roman" w:eastAsiaTheme="minorEastAsia"/>
                  <w:i/>
                </w:rPr>
              </m:ctrlPr>
            </m:dPr>
            <m:e>
              <m:r>
                <w:rPr>
                  <w:rFonts w:ascii="Cambria Math" w:hAnsi="Cambria Math" w:cs="Times New Roman" w:eastAsiaTheme="minorEastAsia"/>
                </w:rPr>
                <m:t>ϵ+α</m:t>
              </m:r>
            </m:e>
          </m:d>
          <m:d>
            <m:dPr>
              <m:ctrlPr>
                <w:rPr>
                  <w:rFonts w:ascii="Cambria Math" w:hAnsi="Cambria Math" w:cs="Times New Roman" w:eastAsiaTheme="minorEastAsia"/>
                  <w:i/>
                </w:rPr>
              </m:ctrlPr>
            </m:dPr>
            <m:e>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r>
                <w:rPr>
                  <w:rFonts w:ascii="Cambria Math" w:hAnsi="Cambria Math" w:cs="Times New Roman" w:eastAsiaTheme="minorEastAsia"/>
                </w:rPr>
                <m:t>-</m:t>
              </m:r>
              <m:acc>
                <m:accPr>
                  <m:chr m:val="̃"/>
                  <m:ctrlPr>
                    <w:rPr>
                      <w:rFonts w:ascii="Cambria Math" w:hAnsi="Cambria Math" w:cs="Times New Roman" w:eastAsiaTheme="minorEastAsia"/>
                      <w:i/>
                    </w:rPr>
                  </m:ctrlPr>
                </m:accPr>
                <m:e>
                  <m:r>
                    <w:rPr>
                      <w:rFonts w:ascii="Cambria Math" w:hAnsi="Cambria Math" w:cs="Times New Roman" w:eastAsiaTheme="minorEastAsia"/>
                    </w:rPr>
                    <m:t>q</m:t>
                  </m:r>
                </m:e>
              </m:acc>
            </m:e>
          </m:d>
          <m:r>
            <w:rPr>
              <w:rFonts w:ascii="Cambria Math" w:hAnsi="Cambria Math" w:cs="Times New Roman" w:eastAsiaTheme="minorEastAsia"/>
            </w:rPr>
            <m:t>,</m:t>
          </m:r>
          <m:r>
            <m:rPr>
              <m:sty m:val="p"/>
            </m:rPr>
            <w:rPr>
              <w:rFonts w:ascii="Cambria Math" w:hAnsi="Cambria Math" w:cs="Times New Roman" w:eastAsiaTheme="minorEastAsia"/>
            </w:rPr>
            <w:br/>
          </m:r>
        </m:oMath>
      </m:oMathPara>
      <w:r w:rsidRPr="002D1FBA">
        <w:rPr>
          <w:rFonts w:ascii="Aptos" w:hAnsi="Aptos" w:cs="Times New Roman" w:eastAsiaTheme="minorEastAsia"/>
        </w:rPr>
        <w:t>QRELAX</w:t>
      </w:r>
      <m:oMath>
        <m:r>
          <m:rPr>
            <m:sty m:val="p"/>
          </m:rPr>
          <w:rPr>
            <w:rFonts w:ascii="Cambria Math" w:hAnsi="Cambria Math" w:cs="Times New Roman" w:eastAsiaTheme="minorEastAsia"/>
          </w:rPr>
          <w:br/>
        </m:r>
      </m:oMath>
      <w:r w:rsidRPr="002D1FBA">
        <w:rPr>
          <w:rFonts w:ascii="Aptos" w:hAnsi="Aptos" w:cs="Times New Roman" w:eastAsiaTheme="minorEastAsia"/>
        </w:rPr>
        <w:t>relax</w:t>
      </w:r>
      <w:r w:rsidR="00605647">
        <w:rPr>
          <w:rFonts w:ascii="Aptos" w:hAnsi="Aptos" w:cs="Times New Roman" w:eastAsiaTheme="minorEastAsia"/>
        </w:rPr>
        <w:t xml:space="preserve">ing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oMath>
      <w:r w:rsidRPr="002D1FBA">
        <w:rPr>
          <w:rFonts w:ascii="Aptos" w:hAnsi="Aptos" w:cs="Times New Roman" w:eastAsiaTheme="minorEastAsia"/>
        </w:rPr>
        <w:t xml:space="preserve"> to </w:t>
      </w:r>
      <w:r w:rsidR="00605647">
        <w:rPr>
          <w:rFonts w:ascii="Aptos" w:hAnsi="Aptos" w:cs="Times New Roman" w:eastAsiaTheme="minorEastAsia"/>
        </w:rPr>
        <w:t xml:space="preserve">the </w:t>
      </w:r>
      <w:r w:rsidR="00305AC0">
        <w:rPr>
          <w:rFonts w:ascii="Aptos" w:hAnsi="Aptos" w:cs="Times New Roman" w:eastAsiaTheme="minorEastAsia"/>
        </w:rPr>
        <w:t xml:space="preserve">intermediate </w:t>
      </w:r>
      <w:r w:rsidR="00605647">
        <w:rPr>
          <w:rFonts w:ascii="Aptos" w:hAnsi="Aptos" w:cs="Times New Roman" w:eastAsiaTheme="minorEastAsia"/>
        </w:rPr>
        <w:t xml:space="preserve">humidity </w:t>
      </w:r>
      <m:oMath>
        <m:acc>
          <m:accPr>
            <m:chr m:val="̃"/>
            <m:ctrlPr>
              <w:rPr>
                <w:rFonts w:ascii="Cambria Math" w:hAnsi="Cambria Math" w:cs="Times New Roman" w:eastAsiaTheme="minorEastAsia"/>
                <w:i/>
              </w:rPr>
            </m:ctrlPr>
          </m:accPr>
          <m:e>
            <m:r>
              <w:rPr>
                <w:rFonts w:ascii="Cambria Math" w:hAnsi="Cambria Math" w:cs="Times New Roman" w:eastAsiaTheme="minorEastAsia"/>
              </w:rPr>
              <m:t>q</m:t>
            </m:r>
          </m:e>
        </m:acc>
        <m:r>
          <w:rPr>
            <w:rFonts w:ascii="Cambria Math" w:hAnsi="Cambria Math" w:cs="Times New Roman" w:eastAsiaTheme="minorEastAsia"/>
          </w:rPr>
          <m:t>=</m:t>
        </m:r>
        <m:f>
          <m:fPr>
            <m:type m:val="lin"/>
            <m:ctrlPr>
              <w:rPr>
                <w:rFonts w:ascii="Cambria Math" w:hAnsi="Cambria Math" w:cs="Times New Roman" w:eastAsiaTheme="minorEastAsia"/>
                <w:i/>
              </w:rPr>
            </m:ctrlPr>
          </m:fPr>
          <m:num>
            <m:r>
              <w:rPr>
                <w:rFonts w:ascii="Cambria Math" w:hAnsi="Cambria Math" w:cs="Times New Roman" w:eastAsiaTheme="minorEastAsia"/>
              </w:rPr>
              <m:t>(ϵq+α</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r>
              <w:rPr>
                <w:rFonts w:ascii="Cambria Math" w:hAnsi="Cambria Math" w:cs="Times New Roman" w:eastAsiaTheme="minorEastAsia"/>
              </w:rPr>
              <m:t>)</m:t>
            </m:r>
          </m:num>
          <m:den>
            <m:r>
              <w:rPr>
                <w:rFonts w:ascii="Cambria Math" w:hAnsi="Cambria Math" w:cs="Times New Roman" w:eastAsiaTheme="minorEastAsia"/>
              </w:rPr>
              <m:t>(ϵ+α)</m:t>
            </m:r>
          </m:den>
        </m:f>
        <m:r>
          <w:rPr>
            <w:rFonts w:ascii="Cambria Math" w:hAnsi="Cambria Math" w:cs="Times New Roman" w:eastAsiaTheme="minorEastAsia"/>
          </w:rPr>
          <m:t>=</m:t>
        </m:r>
        <m:d>
          <m:dPr>
            <m:ctrlPr>
              <w:rPr>
                <w:rFonts w:ascii="Cambria Math" w:hAnsi="Cambria Math" w:cs="Times New Roman" w:eastAsiaTheme="minorEastAsia"/>
                <w:i/>
              </w:rPr>
            </m:ctrlPr>
          </m:dPr>
          <m:e>
            <m:r>
              <w:rPr>
                <w:rFonts w:ascii="Cambria Math" w:hAnsi="Cambria Math" w:cs="Times New Roman" w:eastAsiaTheme="minorEastAsia"/>
              </w:rPr>
              <m:t>1-x</m:t>
            </m:r>
          </m:e>
        </m:d>
        <m:r>
          <w:rPr>
            <w:rFonts w:ascii="Cambria Math" w:hAnsi="Cambria Math" w:cs="Times New Roman" w:eastAsiaTheme="minorEastAsia"/>
          </w:rPr>
          <m:t>q+x</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s</m:t>
            </m:r>
          </m:sub>
        </m:sSub>
      </m:oMath>
      <w:r w:rsidR="009219E1">
        <w:rPr>
          <w:rFonts w:ascii="Aptos" w:hAnsi="Aptos" w:cs="Times New Roman" w:eastAsiaTheme="minorEastAsia"/>
        </w:rPr>
        <w:t>.</w:t>
      </w:r>
      <w:r w:rsidR="00FD39B0">
        <w:rPr>
          <w:rFonts w:ascii="Aptos" w:hAnsi="Aptos" w:cs="Times New Roman" w:eastAsiaTheme="minorEastAsia"/>
        </w:rPr>
        <w:t xml:space="preserve"> </w:t>
      </w:r>
      <w:r w:rsidR="00892C83">
        <w:rPr>
          <w:rFonts w:ascii="Aptos" w:hAnsi="Aptos" w:cs="Times New Roman" w:eastAsiaTheme="minorEastAsia"/>
        </w:rPr>
        <w:t xml:space="preserve">The total sink rate </w:t>
      </w:r>
      <m:oMath>
        <m:r>
          <w:rPr>
            <w:rFonts w:ascii="Cambria Math" w:hAnsi="Cambria Math"/>
          </w:rPr>
          <m:t>ϵ+α</m:t>
        </m:r>
      </m:oMath>
      <w:r w:rsidR="00892C83">
        <w:rPr>
          <w:rFonts w:ascii="Aptos" w:hAnsi="Aptos" w:cs="Times New Roman" w:eastAsiaTheme="minorEastAsia"/>
        </w:rPr>
        <w:t xml:space="preserve"> determines the cloud water, water flux, and cloud top height. </w:t>
      </w:r>
      <w:r w:rsidR="00034361">
        <w:rPr>
          <w:rFonts w:ascii="Aptos" w:hAnsi="Aptos" w:cs="Times New Roman" w:eastAsiaTheme="minorEastAsia"/>
        </w:rPr>
        <w:t>We call t</w:t>
      </w:r>
      <w:r w:rsidRPr="002D1FBA" w:rsidR="009219E1">
        <w:rPr>
          <w:rFonts w:ascii="Aptos" w:hAnsi="Aptos" w:cs="Times New Roman" w:eastAsiaTheme="minorEastAsia"/>
        </w:rPr>
        <w:t xml:space="preserve">he ratio </w:t>
      </w:r>
      <m:oMath>
        <m:r>
          <w:rPr>
            <w:rFonts w:ascii="Cambria Math" w:hAnsi="Cambria Math" w:cs="Times New Roman" w:eastAsiaTheme="minorEastAsia"/>
          </w:rPr>
          <m:t>x=</m:t>
        </m:r>
        <m:f>
          <m:fPr>
            <m:type m:val="lin"/>
            <m:ctrlPr>
              <w:rPr>
                <w:rFonts w:ascii="Cambria Math" w:hAnsi="Cambria Math" w:cs="Times New Roman" w:eastAsiaTheme="minorEastAsia"/>
                <w:i/>
              </w:rPr>
            </m:ctrlPr>
          </m:fPr>
          <m:num>
            <m:r>
              <w:rPr>
                <w:rFonts w:ascii="Cambria Math" w:hAnsi="Cambria Math" w:cs="Times New Roman" w:eastAsiaTheme="minorEastAsia"/>
              </w:rPr>
              <m:t>α</m:t>
            </m:r>
          </m:num>
          <m:den>
            <m:d>
              <m:dPr>
                <m:ctrlPr>
                  <w:rPr>
                    <w:rFonts w:ascii="Cambria Math" w:hAnsi="Cambria Math"/>
                    <w:i/>
                  </w:rPr>
                </m:ctrlPr>
              </m:dPr>
              <m:e>
                <m:r>
                  <w:rPr>
                    <w:rFonts w:ascii="Cambria Math" w:hAnsi="Cambria Math"/>
                  </w:rPr>
                  <m:t>ϵ+α</m:t>
                </m:r>
                <m:ctrlPr>
                  <w:rPr>
                    <w:rFonts w:ascii="Cambria Math" w:hAnsi="Cambria Math" w:cs="Times New Roman" w:eastAsiaTheme="minorEastAsia"/>
                    <w:i/>
                  </w:rPr>
                </m:ctrlPr>
              </m:e>
            </m:d>
          </m:den>
        </m:f>
      </m:oMath>
      <w:r w:rsidR="00034361">
        <w:rPr>
          <w:rFonts w:ascii="Aptos" w:hAnsi="Aptos" w:cs="Times New Roman" w:eastAsiaTheme="minorEastAsia"/>
        </w:rPr>
        <w:t xml:space="preserve"> </w:t>
      </w:r>
      <w:r w:rsidRPr="002D1FBA" w:rsidR="009219E1">
        <w:rPr>
          <w:rFonts w:ascii="Aptos" w:hAnsi="Aptos" w:cs="Times New Roman" w:eastAsiaTheme="minorEastAsia"/>
        </w:rPr>
        <w:t xml:space="preserve">of the autoconversion to the total moisture sink the </w:t>
      </w:r>
      <w:r w:rsidRPr="00892C83" w:rsidR="009219E1">
        <w:rPr>
          <w:rFonts w:ascii="Aptos" w:hAnsi="Aptos" w:cs="Times New Roman" w:eastAsiaTheme="minorEastAsia"/>
          <w:i/>
          <w:iCs/>
        </w:rPr>
        <w:t>precipitation efficiency</w:t>
      </w:r>
      <w:r w:rsidRPr="002D1FBA" w:rsidR="009219E1">
        <w:rPr>
          <w:rFonts w:ascii="Aptos" w:hAnsi="Aptos" w:cs="Times New Roman" w:eastAsiaTheme="minorEastAsia"/>
        </w:rPr>
        <w:t>.</w:t>
      </w:r>
      <w:r w:rsidR="009219E1">
        <w:rPr>
          <w:rFonts w:ascii="Aptos" w:hAnsi="Aptos" w:cs="Times New Roman" w:eastAsiaTheme="minorEastAsia"/>
        </w:rPr>
        <w:t xml:space="preserve"> </w:t>
      </w:r>
      <w:r w:rsidR="00892C83">
        <w:rPr>
          <w:rFonts w:ascii="Aptos" w:hAnsi="Aptos" w:cs="Times New Roman" w:eastAsiaTheme="minorEastAsia"/>
        </w:rPr>
        <w:t xml:space="preserve">Cloud liquid and water vapor profiles are computed for </w:t>
      </w:r>
      <w:r w:rsidR="009219E1">
        <w:rPr>
          <w:rFonts w:ascii="Aptos" w:hAnsi="Aptos" w:cs="Times New Roman" w:eastAsiaTheme="minorEastAsia"/>
        </w:rPr>
        <w:t>many</w:t>
      </w:r>
      <w:r w:rsidR="00892C83">
        <w:rPr>
          <w:rFonts w:ascii="Aptos" w:hAnsi="Aptos" w:cs="Times New Roman" w:eastAsiaTheme="minorEastAsia"/>
        </w:rPr>
        <w:t xml:space="preserve"> total sink rates</w:t>
      </w:r>
      <w:r w:rsidR="00034361">
        <w:rPr>
          <w:rFonts w:ascii="Aptos" w:hAnsi="Aptos" w:cs="Times New Roman" w:eastAsiaTheme="minorEastAsia"/>
        </w:rPr>
        <w:t xml:space="preserve"> </w:t>
      </w:r>
      <m:oMath>
        <m:sSub>
          <m:sSubPr>
            <m:ctrlPr>
              <w:rPr>
                <w:rFonts w:ascii="Cambria Math" w:hAnsi="Cambria Math" w:cs="Times New Roman" w:eastAsiaTheme="minorEastAsia"/>
                <w:i/>
              </w:rPr>
            </m:ctrlPr>
          </m:sSubPr>
          <m:e>
            <m:d>
              <m:dPr>
                <m:ctrlPr>
                  <w:rPr>
                    <w:rFonts w:ascii="Cambria Math" w:hAnsi="Cambria Math" w:cs="Times New Roman" w:eastAsiaTheme="minorEastAsia"/>
                    <w:i/>
                  </w:rPr>
                </m:ctrlPr>
              </m:dPr>
              <m:e>
                <m:r>
                  <w:rPr>
                    <w:rFonts w:ascii="Cambria Math" w:hAnsi="Cambria Math" w:cs="Times New Roman" w:eastAsiaTheme="minorEastAsia"/>
                  </w:rPr>
                  <m:t>ϵ+α</m:t>
                </m:r>
              </m:e>
            </m:d>
          </m:e>
          <m:sub>
            <m:r>
              <w:rPr>
                <w:rFonts w:ascii="Cambria Math" w:hAnsi="Cambria Math" w:cs="Times New Roman" w:eastAsiaTheme="minorEastAsia"/>
              </w:rPr>
              <m:t>i</m:t>
            </m:r>
          </m:sub>
        </m:sSub>
      </m:oMath>
      <w:r w:rsidR="00034361">
        <w:rPr>
          <w:rFonts w:ascii="Aptos" w:hAnsi="Aptos" w:cs="Times New Roman" w:eastAsiaTheme="minorEastAsia"/>
        </w:rPr>
        <w:t xml:space="preserve">, resulting in the cloud top heights </w:t>
      </w:r>
      <m:oMath>
        <m:sSub>
          <m:sSubPr>
            <m:ctrlPr>
              <w:rPr>
                <w:rFonts w:ascii="Cambria Math" w:hAnsi="Cambria Math" w:cs="Times New Roman" w:eastAsiaTheme="minorEastAsia"/>
                <w:i/>
              </w:rPr>
            </m:ctrlPr>
          </m:sSubPr>
          <m:e>
            <m:r>
              <w:rPr>
                <w:rFonts w:ascii="Cambria Math" w:hAnsi="Cambria Math" w:cs="Times New Roman" w:eastAsiaTheme="minorEastAsia"/>
              </w:rPr>
              <m:t>h</m:t>
            </m:r>
          </m:e>
          <m:sub>
            <m:r>
              <w:rPr>
                <w:rFonts w:ascii="Cambria Math" w:hAnsi="Cambria Math" w:cs="Times New Roman" w:eastAsiaTheme="minorEastAsia"/>
              </w:rPr>
              <m:t>i</m:t>
            </m:r>
          </m:sub>
        </m:sSub>
      </m:oMath>
      <w:r w:rsidR="00034361">
        <w:rPr>
          <w:rFonts w:ascii="Aptos" w:hAnsi="Aptos" w:cs="Times New Roman" w:eastAsiaTheme="minorEastAsia"/>
        </w:rPr>
        <w:t xml:space="preserve"> </w:t>
      </w:r>
      <w:r w:rsidR="009219E1">
        <w:rPr>
          <w:rFonts w:ascii="Aptos" w:hAnsi="Aptos" w:cs="Times New Roman" w:eastAsiaTheme="minorEastAsia"/>
        </w:rPr>
        <w:t>(</w:t>
      </w:r>
      <w:r w:rsidR="00892C83">
        <w:rPr>
          <w:rFonts w:ascii="Aptos" w:hAnsi="Aptos" w:cs="Times New Roman" w:eastAsiaTheme="minorEastAsia"/>
        </w:rPr>
        <w:t xml:space="preserve">Fig. </w:t>
      </w:r>
      <w:r w:rsidR="00D823E6">
        <w:rPr>
          <w:rFonts w:ascii="Aptos" w:hAnsi="Aptos" w:cs="Times New Roman" w:eastAsiaTheme="minorEastAsia"/>
        </w:rPr>
        <w:t>REFLALBEDO</w:t>
      </w:r>
      <w:r w:rsidR="009219E1">
        <w:rPr>
          <w:rFonts w:ascii="Aptos" w:hAnsi="Aptos" w:cs="Times New Roman" w:eastAsiaTheme="minorEastAsia"/>
        </w:rPr>
        <w:t>).</w:t>
      </w:r>
    </w:p>
    <w:p w:rsidRPr="00273D37" w:rsidR="00D823E6" w:rsidP="00273D37" w:rsidRDefault="00F865E5" w14:paraId="1E68C488" w14:textId="22877333">
      <w:pPr>
        <w:pStyle w:val="BodyText"/>
        <w:rPr>
          <w:rFonts w:ascii="Aptos" w:hAnsi="Aptos" w:cs="Times New Roman" w:eastAsiaTheme="minorEastAsia"/>
          <w:iCs/>
        </w:rPr>
      </w:pPr>
      <w:r w:rsidRPr="00E97BBB">
        <w:rPr>
          <w:rFonts w:ascii="Aptos" w:hAnsi="Aptos" w:cs="Times New Roman" w:eastAsiaTheme="minorEastAsia"/>
          <w:iCs/>
        </w:rPr>
        <w:t xml:space="preserve">The profiles of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m:t>
            </m:r>
          </m:sub>
        </m:sSub>
      </m:oMath>
      <w:r w:rsidRPr="00E97BBB">
        <w:rPr>
          <w:rFonts w:ascii="Aptos" w:hAnsi="Aptos" w:cs="Times New Roman" w:eastAsiaTheme="minorEastAsia"/>
          <w:iCs/>
        </w:rPr>
        <w:t xml:space="preserve"> predicted by this entraining-precipitating updraft model agree with the most humid air sampled on occasion by radiosondes. Cloud height </w:t>
      </w:r>
      <w:r w:rsidR="00034361">
        <w:rPr>
          <w:rFonts w:ascii="Aptos" w:hAnsi="Aptos" w:cs="Times New Roman" w:eastAsiaTheme="minorEastAsia"/>
          <w:iCs/>
        </w:rPr>
        <w:t xml:space="preserve">(where </w:t>
      </w:r>
      <m:oMath>
        <m:sSub>
          <m:sSubPr>
            <m:ctrlPr>
              <w:rPr>
                <w:rFonts w:ascii="Cambria Math" w:hAnsi="Cambria Math" w:cs="Times New Roman" w:eastAsiaTheme="minorEastAsia"/>
                <w:i/>
                <w:iCs/>
              </w:rPr>
            </m:ctrlPr>
          </m:sSubPr>
          <m:e>
            <m:r>
              <w:rPr>
                <w:rFonts w:ascii="Cambria Math" w:hAnsi="Cambria Math" w:cs="Times New Roman" w:eastAsiaTheme="minorEastAsia"/>
              </w:rPr>
              <m:t>q</m:t>
            </m:r>
          </m:e>
          <m:sub>
            <m:r>
              <w:rPr>
                <w:rFonts w:ascii="Cambria Math" w:hAnsi="Cambria Math" w:cs="Times New Roman" w:eastAsiaTheme="minorEastAsia"/>
              </w:rPr>
              <m:t>c</m:t>
            </m:r>
          </m:sub>
        </m:sSub>
      </m:oMath>
      <w:r w:rsidR="00034361">
        <w:rPr>
          <w:rFonts w:ascii="Aptos" w:hAnsi="Aptos" w:cs="Times New Roman" w:eastAsiaTheme="minorEastAsia"/>
          <w:iCs/>
        </w:rPr>
        <w:t xml:space="preserve"> reaches 0) </w:t>
      </w:r>
      <w:r w:rsidRPr="00E97BBB">
        <w:rPr>
          <w:rFonts w:ascii="Aptos" w:hAnsi="Aptos" w:cs="Times New Roman" w:eastAsiaTheme="minorEastAsia"/>
          <w:iCs/>
        </w:rPr>
        <w:t xml:space="preserve">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hAnsi="Cambria Math" w:cs="Times New Roman" w:eastAsiaTheme="minorEastAsia"/>
          </w:rPr>
          <m:t xml:space="preserve">ϵ+α≈0.5 </m:t>
        </m:r>
        <m:sSup>
          <m:sSupPr>
            <m:ctrlPr>
              <w:rPr>
                <w:rFonts w:ascii="Cambria Math" w:hAnsi="Cambria Math" w:cs="Times New Roman" w:eastAsiaTheme="minorEastAsia"/>
                <w:iCs/>
              </w:rPr>
            </m:ctrlPr>
          </m:sSupPr>
          <m:e>
            <m:r>
              <m:rPr>
                <m:sty m:val="p"/>
              </m:rPr>
              <w:rPr>
                <w:rFonts w:ascii="Cambria Math" w:hAnsi="Cambria Math" w:cs="Times New Roman" w:eastAsiaTheme="minorEastAsia"/>
              </w:rPr>
              <m:t>km</m:t>
            </m:r>
            <m:ctrlPr>
              <w:rPr>
                <w:rFonts w:ascii="Cambria Math" w:hAnsi="Cambria Math" w:cs="Times New Roman" w:eastAsiaTheme="minorEastAsia"/>
                <w:i/>
              </w:rPr>
            </m:ctrlPr>
          </m:e>
          <m:sup>
            <m:r>
              <m:rPr>
                <m:sty m:val="p"/>
              </m:rPr>
              <w:rPr>
                <w:rFonts w:ascii="Cambria Math" w:hAnsi="Cambria Math" w:cs="Times New Roman" w:eastAsiaTheme="minorEastAsia"/>
              </w:rPr>
              <m:t>-1</m:t>
            </m:r>
          </m:sup>
        </m:sSup>
      </m:oMath>
      <w:r w:rsidRPr="00E97BBB">
        <w:rPr>
          <w:rFonts w:ascii="Aptos" w:hAnsi="Aptos" w:cs="Times New Roman" w:eastAsiaTheme="minorEastAsia"/>
          <w:iCs/>
        </w:rPr>
        <w:t xml:space="preserve"> gives maximum cloud liquid specific humidity exceeding 0.8 g kg</w:t>
      </w:r>
      <w:r w:rsidRPr="00E97BBB">
        <w:rPr>
          <w:rFonts w:ascii="Aptos" w:hAnsi="Aptos" w:cs="Times New Roman" w:eastAsiaTheme="minorEastAsia"/>
          <w:iCs/>
          <w:vertAlign w:val="superscript"/>
        </w:rPr>
        <w:t>–1</w:t>
      </w:r>
      <w:r w:rsidRPr="00E97BBB">
        <w:rPr>
          <w:rFonts w:ascii="Aptos" w:hAnsi="Aptos" w:cs="Times New Roman" w:eastAsiaTheme="minorEastAsia"/>
          <w:iCs/>
        </w:rPr>
        <w:t xml:space="preserve"> and cloud top height of </w:t>
      </w:r>
      <w:r w:rsidR="00383529">
        <w:rPr>
          <w:rFonts w:ascii="Aptos" w:hAnsi="Aptos" w:cs="Times New Roman" w:eastAsiaTheme="minorEastAsia"/>
          <w:iCs/>
        </w:rPr>
        <w:t>~3</w:t>
      </w:r>
      <w:r w:rsidRPr="00E97BBB">
        <w:rPr>
          <w:rFonts w:ascii="Aptos" w:hAnsi="Aptos" w:cs="Times New Roman" w:eastAsiaTheme="minorEastAsia"/>
          <w:iCs/>
        </w:rPr>
        <w:t xml:space="preserve"> km.</w:t>
      </w:r>
    </w:p>
    <w:p w:rsidRPr="002D1FBA" w:rsidR="002D1FBA" w:rsidP="002D1FBA" w:rsidRDefault="002D1FBA" w14:paraId="6BFF3204" w14:textId="3F1B8922">
      <w:pPr>
        <w:pStyle w:val="Heading30"/>
        <w:rPr>
          <w:rFonts w:ascii="Aptos" w:hAnsi="Aptos" w:eastAsiaTheme="minorEastAsia"/>
        </w:rPr>
      </w:pPr>
      <w:r w:rsidRPr="002D1FBA">
        <w:rPr>
          <w:rFonts w:ascii="Aptos" w:hAnsi="Aptos" w:eastAsiaTheme="minorEastAsia"/>
        </w:rPr>
        <w:t xml:space="preserve">Precipitation and updraft </w:t>
      </w:r>
      <w:r w:rsidR="00FD39B0">
        <w:rPr>
          <w:rFonts w:ascii="Aptos" w:hAnsi="Aptos" w:eastAsiaTheme="minorEastAsia"/>
        </w:rPr>
        <w:t xml:space="preserve">moisture </w:t>
      </w:r>
      <w:r w:rsidRPr="002D1FBA">
        <w:rPr>
          <w:rFonts w:ascii="Aptos" w:hAnsi="Aptos" w:eastAsiaTheme="minorEastAsia"/>
        </w:rPr>
        <w:t>fluxes</w:t>
      </w:r>
    </w:p>
    <w:p w:rsidRPr="002D1FBA" w:rsidR="002D1FBA" w:rsidP="002D1FBA" w:rsidRDefault="00DC4B9B" w14:paraId="382EA589" w14:textId="235A0107">
      <w:pPr>
        <w:pStyle w:val="BodyText"/>
        <w:rPr>
          <w:rFonts w:ascii="Aptos" w:hAnsi="Aptos" w:cs="Times New Roman" w:eastAsiaTheme="minorEastAsia"/>
        </w:rPr>
      </w:pPr>
      <w:r>
        <w:rPr>
          <w:rFonts w:ascii="Aptos" w:hAnsi="Aptos" w:cs="Times New Roman" w:eastAsiaTheme="minorEastAsia"/>
        </w:rPr>
        <w:t>Shallow cumulus clouds generate weak precipitation, reversing a fraction of the updraft total cloud water flux. P</w:t>
      </w:r>
      <w:r w:rsidRPr="002D1FBA" w:rsidR="002D1FBA">
        <w:rPr>
          <w:rFonts w:ascii="Aptos" w:hAnsi="Aptos" w:cs="Times New Roman" w:eastAsiaTheme="minorEastAsia"/>
        </w:rPr>
        <w:t xml:space="preserve">recipitation water flux within a cloud </w:t>
      </w:r>
      <m:oMath>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P</m:t>
            </m:r>
          </m:sub>
        </m:sSub>
        <m:r>
          <w:rPr>
            <w:rFonts w:ascii="Cambria Math" w:hAnsi="Cambria Math" w:cs="Times New Roman" w:eastAsiaTheme="minorEastAsia"/>
          </w:rPr>
          <m:t>&lt;0</m:t>
        </m:r>
      </m:oMath>
      <w:r w:rsidRPr="002D1FBA" w:rsidR="002D1FBA">
        <w:rPr>
          <w:rFonts w:ascii="Aptos" w:hAnsi="Aptos" w:cs="Times New Roman" w:eastAsiaTheme="minorEastAsia"/>
        </w:rPr>
        <w:t xml:space="preserve"> is generated by autoconversion </w:t>
      </w:r>
      <m:oMath>
        <m:r>
          <w:rPr>
            <w:rFonts w:ascii="Cambria Math" w:hAnsi="Cambria Math" w:cs="Times New Roman" w:eastAsiaTheme="minorEastAsia"/>
          </w:rPr>
          <m:t>α</m:t>
        </m:r>
      </m:oMath>
      <w:r w:rsidRPr="002D1FBA" w:rsidR="002D1FBA">
        <w:rPr>
          <w:rFonts w:ascii="Aptos" w:hAnsi="Aptos" w:cs="Times New Roman" w:eastAsiaTheme="minorEastAsia"/>
        </w:rPr>
        <w:t xml:space="preserve"> from cloud liquid</w:t>
      </w:r>
      <w:r w:rsidR="00357FCD">
        <w:rPr>
          <w:rFonts w:ascii="Aptos" w:hAnsi="Aptos" w:cs="Times New Roman" w:eastAsiaTheme="minorEastAsia"/>
        </w:rPr>
        <w:t xml:space="preserve">. </w:t>
      </w:r>
      <w:r w:rsidRPr="002D1FBA" w:rsidR="002D1FBA">
        <w:rPr>
          <w:rFonts w:ascii="Aptos" w:hAnsi="Aptos" w:cs="Times New Roman"/>
        </w:rPr>
        <w:t xml:space="preserve">For the updraft </w:t>
      </w:r>
      <w:r w:rsidRPr="002D1FBA" w:rsidR="002D1FBA">
        <w:rPr>
          <w:rFonts w:ascii="Aptos" w:hAnsi="Aptos" w:cs="Times New Roman" w:eastAsiaTheme="minorEastAsia"/>
        </w:rPr>
        <w:t xml:space="preserve">with no storage of cloud liquid water, the precipitation source is </w:t>
      </w:r>
      <w:r w:rsidRPr="002D1FBA" w:rsidR="002D1FBA">
        <w:rPr>
          <w:rFonts w:ascii="Aptos" w:hAnsi="Aptos" w:cs="Times New Roman" w:eastAsiaTheme="minorEastAsia"/>
        </w:rPr>
        <w:br/>
      </w:r>
      <m:oMathPara>
        <m:oMath>
          <m:r>
            <w:rPr>
              <w:rFonts w:ascii="Cambria Math" w:hAnsi="Cambria Math"/>
            </w:rPr>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hAnsi="Cambria Math" w:cs="Times New Roman" w:eastAsiaTheme="minorEastAsia"/>
            </w:rPr>
            <m:t>=-αw</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r>
            <w:rPr>
              <w:rFonts w:ascii="Cambria Math" w:hAnsi="Cambria Math" w:cs="Times New Roman" w:eastAsiaTheme="minorEastAsia"/>
            </w:rPr>
            <m:t>=xw</m:t>
          </m:r>
          <m:d>
            <m:dPr>
              <m:ctrlPr>
                <w:rPr>
                  <w:rFonts w:ascii="Cambria Math" w:hAnsi="Cambria Math" w:cs="Times New Roman" w:eastAsiaTheme="minorEastAsia"/>
                  <w:i/>
                </w:rPr>
              </m:ctrlPr>
            </m:dPr>
            <m:e>
              <m:f>
                <m:fPr>
                  <m:type m:val="lin"/>
                  <m:ctrlPr>
                    <w:rPr>
                      <w:rFonts w:ascii="Cambria Math" w:hAnsi="Cambria Math" w:cs="Times New Roman" w:eastAsiaTheme="minorEastAsia"/>
                      <w:i/>
                    </w:rPr>
                  </m:ctrlPr>
                </m:fPr>
                <m:num>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num>
                <m:den>
                  <m:r>
                    <w:rPr>
                      <w:rFonts w:ascii="Cambria Math" w:hAnsi="Cambria Math" w:cs="Times New Roman" w:eastAsiaTheme="minorEastAsia"/>
                    </w:rPr>
                    <m:t>∂z</m:t>
                  </m:r>
                </m:den>
              </m:f>
              <m:r>
                <w:rPr>
                  <w:rFonts w:ascii="Cambria Math" w:hAnsi="Cambria Math" w:cs="Times New Roman" w:eastAsiaTheme="minorEastAsia"/>
                </w:rPr>
                <m:t>+</m:t>
              </m:r>
              <m:r>
                <w:rPr>
                  <w:rFonts w:ascii="Cambria Math" w:hAnsi="Cambria Math"/>
                </w:rPr>
                <m:t>γ</m:t>
              </m:r>
            </m:e>
          </m:d>
          <m:r>
            <m:rPr>
              <m:sty m:val="p"/>
            </m:rPr>
            <w:rPr>
              <w:rFonts w:ascii="Cambria Math" w:hAnsi="Cambria Math" w:cs="Times New Roman" w:eastAsiaTheme="minorEastAsia"/>
            </w:rPr>
            <m:t>,</m:t>
          </m:r>
          <m:r>
            <m:rPr>
              <m:sty m:val="p"/>
            </m:rPr>
            <w:rPr>
              <w:rFonts w:ascii="Cambria Math" w:hAnsi="Cambria Math" w:cs="Times New Roman" w:eastAsiaTheme="minorEastAsia"/>
            </w:rPr>
            <w:br/>
          </m:r>
        </m:oMath>
      </m:oMathPara>
      <w:r w:rsidRPr="002D1FBA" w:rsidR="002D1FBA">
        <w:rPr>
          <w:rFonts w:ascii="Aptos" w:hAnsi="Aptos" w:cs="Times New Roman" w:eastAsiaTheme="minorEastAsia"/>
        </w:rPr>
        <w:t xml:space="preserve">where </w:t>
      </w:r>
      <m:oMath>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r>
          <w:rPr>
            <w:rFonts w:ascii="Cambria Math" w:hAnsi="Cambria Math" w:cs="Times New Roman" w:eastAsiaTheme="minorEastAsia"/>
          </w:rPr>
          <m:t>/∂z+</m:t>
        </m:r>
        <m:r>
          <w:rPr>
            <w:rFonts w:ascii="Cambria Math" w:hAnsi="Cambria Math"/>
          </w:rPr>
          <m:t>γ</m:t>
        </m:r>
      </m:oMath>
      <w:r w:rsidRPr="002D1FBA" w:rsidR="002D1FBA">
        <w:rPr>
          <w:rFonts w:ascii="Aptos" w:hAnsi="Aptos" w:cs="Times New Roman" w:eastAsiaTheme="minorEastAsia"/>
        </w:rPr>
        <w:t xml:space="preserve"> is the total moisture source in the updraft.</w:t>
      </w:r>
    </w:p>
    <w:p w:rsidRPr="002D1FBA" w:rsidR="002D1FBA" w:rsidP="002D1FBA" w:rsidRDefault="002D1FBA" w14:paraId="709149C4" w14:textId="5F9B2B7F">
      <w:pPr>
        <w:pStyle w:val="BodyText"/>
        <w:rPr>
          <w:rFonts w:ascii="Aptos" w:hAnsi="Aptos" w:cs="Times New Roman" w:eastAsiaTheme="minorEastAsia"/>
        </w:rPr>
      </w:pPr>
      <w:r w:rsidRPr="002D1FBA">
        <w:rPr>
          <w:rFonts w:ascii="Aptos" w:hAnsi="Aptos" w:cs="Times New Roman" w:eastAsiaTheme="minorEastAsia"/>
        </w:rPr>
        <w:t xml:space="preserve">The solution for each cloud type </w:t>
      </w:r>
      <m:oMath>
        <m:r>
          <w:rPr>
            <w:rFonts w:ascii="Cambria Math" w:hAnsi="Cambria Math" w:cs="Times New Roman" w:eastAsiaTheme="minorEastAsia"/>
          </w:rPr>
          <m:t>i</m:t>
        </m:r>
      </m:oMath>
      <w:r w:rsidRPr="002D1FBA">
        <w:rPr>
          <w:rFonts w:ascii="Aptos" w:hAnsi="Aptos" w:cs="Times New Roman" w:eastAsiaTheme="minorEastAsia"/>
        </w:rPr>
        <w:t xml:space="preserve"> is found by numerically integrating the precipitation</w:t>
      </w:r>
      <w:r w:rsidR="00DC4B9B">
        <w:rPr>
          <w:rFonts w:ascii="Aptos" w:hAnsi="Aptos" w:cs="Times New Roman" w:eastAsiaTheme="minorEastAsia"/>
        </w:rPr>
        <w:t xml:space="preserve"> downward from </w:t>
      </w:r>
      <m:oMath>
        <m:r>
          <w:rPr>
            <w:rFonts w:ascii="Cambria Math" w:hAnsi="Cambria Math" w:cs="Times New Roman" w:eastAsiaTheme="minorEastAsia"/>
          </w:rPr>
          <m:t>F=0</m:t>
        </m:r>
      </m:oMath>
      <w:r w:rsidR="00DC4B9B">
        <w:rPr>
          <w:rFonts w:ascii="Aptos" w:hAnsi="Aptos" w:cs="Times New Roman" w:eastAsiaTheme="minorEastAsia"/>
        </w:rPr>
        <w:t xml:space="preserve"> at cloud top</w:t>
      </w:r>
      <w:r w:rsidRPr="002D1FBA">
        <w:rPr>
          <w:rFonts w:ascii="Aptos" w:hAnsi="Aptos" w:cs="Times New Roman" w:eastAsiaTheme="minorEastAsia"/>
        </w:rPr>
        <w:t>. The precipitation sink,</w:t>
      </w:r>
      <w:r w:rsidR="00FD39B0">
        <w:rPr>
          <w:rFonts w:ascii="Aptos" w:hAnsi="Aptos" w:cs="Times New Roman" w:eastAsiaTheme="minorEastAsia"/>
        </w:rPr>
        <w:t xml:space="preserve"> </w:t>
      </w:r>
      <m:oMath>
        <m:f>
          <m:fPr>
            <m:type m:val="lin"/>
            <m:ctrlPr>
              <w:rPr>
                <w:rFonts w:ascii="Cambria Math" w:hAnsi="Cambria Math" w:cs="Times New Roman" w:eastAsiaTheme="minorEastAsia"/>
              </w:rPr>
            </m:ctrlPr>
          </m:fPr>
          <m:num>
            <m:r>
              <w:rPr>
                <w:rFonts w:ascii="Cambria Math" w:hAnsi="Cambria Math" w:cs="Times New Roman" w:eastAsiaTheme="minorEastAsia"/>
              </w:rPr>
              <m:t>∂</m:t>
            </m:r>
            <m:sSub>
              <m:sSubPr>
                <m:ctrlPr>
                  <w:rPr>
                    <w:rFonts w:ascii="Cambria Math" w:hAnsi="Cambria Math" w:cs="Times New Roman" w:eastAsiaTheme="minorEastAsia"/>
                  </w:rPr>
                </m:ctrlPr>
              </m:sSubPr>
              <m:e>
                <m:r>
                  <w:rPr>
                    <w:rFonts w:ascii="Cambria Math" w:hAnsi="Cambria Math" w:cs="Times New Roman" w:eastAsiaTheme="minorEastAsia"/>
                  </w:rPr>
                  <m:t>F</m:t>
                </m:r>
                <m:ctrlPr>
                  <w:rPr>
                    <w:rFonts w:ascii="Cambria Math" w:hAnsi="Cambria Math" w:cs="Times New Roman" w:eastAsiaTheme="minorEastAsia"/>
                    <w:i/>
                  </w:rPr>
                </m:ctrlPr>
              </m:e>
              <m:sub>
                <m:r>
                  <w:rPr>
                    <w:rFonts w:ascii="Cambria Math" w:hAnsi="Cambria Math" w:cs="Times New Roman" w:eastAsiaTheme="minorEastAsia"/>
                  </w:rPr>
                  <m:t>p</m:t>
                </m:r>
                <m:r>
                  <m:rPr>
                    <m:sty m:val="p"/>
                  </m:rPr>
                  <w:rPr>
                    <w:rFonts w:ascii="Cambria Math" w:hAnsi="Cambria Math" w:cs="Times New Roman" w:eastAsiaTheme="minorEastAsia"/>
                  </w:rPr>
                  <m:t>,</m:t>
                </m:r>
                <m:r>
                  <w:rPr>
                    <w:rFonts w:ascii="Cambria Math" w:hAnsi="Cambria Math" w:cs="Times New Roman" w:eastAsiaTheme="minorEastAsia"/>
                  </w:rPr>
                  <m:t>i</m:t>
                </m:r>
              </m:sub>
            </m:sSub>
            <m:ctrlPr>
              <w:rPr>
                <w:rFonts w:ascii="Cambria Math" w:hAnsi="Cambria Math" w:cs="Times New Roman" w:eastAsiaTheme="minorEastAsia"/>
                <w:i/>
              </w:rPr>
            </m:ctrlPr>
          </m:num>
          <m:den>
            <m:r>
              <w:rPr>
                <w:rFonts w:ascii="Cambria Math" w:hAnsi="Cambria Math" w:cs="Times New Roman" w:eastAsiaTheme="minorEastAsia"/>
              </w:rPr>
              <m:t>∂z</m:t>
            </m:r>
          </m:den>
        </m:f>
        <m:r>
          <m:rPr>
            <m:sty m:val="p"/>
          </m:rPr>
          <w:rPr>
            <w:rFonts w:ascii="Cambria Math" w:hAnsi="Cambria Math" w:cs="Times New Roman" w:eastAsiaTheme="minorEastAsia"/>
          </w:rPr>
          <m:t>=</m:t>
        </m:r>
        <m:sSub>
          <m:sSubPr>
            <m:ctrlPr>
              <w:rPr>
                <w:rFonts w:ascii="Cambria Math" w:hAnsi="Cambria Math" w:cs="Times New Roman" w:eastAsiaTheme="minorEastAsia"/>
                <w:i/>
                <w:iCs/>
              </w:rPr>
            </m:ctrlPr>
          </m:sSubPr>
          <m:e>
            <m:r>
              <w:rPr>
                <w:rFonts w:ascii="Cambria Math" w:hAnsi="Cambria Math" w:cs="Times New Roman" w:eastAsiaTheme="minorEastAsia"/>
              </w:rPr>
              <m:t>α</m:t>
            </m:r>
            <m:ctrlPr>
              <w:rPr>
                <w:rFonts w:ascii="Cambria Math" w:hAnsi="Cambria Math" w:cs="Times New Roman" w:eastAsiaTheme="minorEastAsia"/>
              </w:rPr>
            </m:ctrlPr>
          </m:e>
          <m:sub>
            <m:r>
              <w:rPr>
                <w:rFonts w:ascii="Cambria Math" w:hAnsi="Cambria Math" w:cs="Times New Roman" w:eastAsiaTheme="minorEastAsia"/>
              </w:rPr>
              <m:t>i</m:t>
            </m:r>
          </m:sub>
        </m:sSub>
        <m:sSub>
          <m:sSubPr>
            <m:ctrlPr>
              <w:rPr>
                <w:rFonts w:ascii="Cambria Math" w:hAnsi="Cambria Math" w:cs="Times New Roman" w:eastAsiaTheme="minorEastAsia"/>
              </w:rPr>
            </m:ctrlPr>
          </m:sSubPr>
          <m:e>
            <m:r>
              <w:rPr>
                <w:rFonts w:ascii="Cambria Math" w:hAnsi="Cambria Math" w:cs="Times New Roman" w:eastAsiaTheme="minorEastAsia"/>
              </w:rPr>
              <m:t>w</m:t>
            </m:r>
            <m:ctrlPr>
              <w:rPr>
                <w:rFonts w:ascii="Cambria Math" w:hAnsi="Cambria Math" w:cs="Times New Roman" w:eastAsiaTheme="minorEastAsia"/>
                <w:i/>
              </w:rPr>
            </m:ctrlPr>
          </m:e>
          <m:sub>
            <m:r>
              <w:rPr>
                <w:rFonts w:ascii="Cambria Math" w:hAnsi="Cambria Math" w:cs="Times New Roman" w:eastAsiaTheme="minorEastAsia"/>
              </w:rPr>
              <m:t>i</m:t>
            </m:r>
          </m:sub>
        </m:sSub>
        <m:sSub>
          <m:sSubPr>
            <m:ctrlPr>
              <w:rPr>
                <w:rFonts w:ascii="Cambria Math" w:hAnsi="Cambria Math" w:cs="Times New Roman" w:eastAsiaTheme="minorEastAsia"/>
              </w:rPr>
            </m:ctrlPr>
          </m:sSubPr>
          <m:e>
            <m:r>
              <w:rPr>
                <w:rFonts w:ascii="Cambria Math" w:hAnsi="Cambria Math" w:cs="Times New Roman" w:eastAsiaTheme="minorEastAsia"/>
              </w:rPr>
              <m:t>q</m:t>
            </m:r>
            <m:ctrlPr>
              <w:rPr>
                <w:rFonts w:ascii="Cambria Math" w:hAnsi="Cambria Math" w:cs="Times New Roman" w:eastAsiaTheme="minorEastAsia"/>
                <w:i/>
              </w:rPr>
            </m:ctrlPr>
          </m:e>
          <m:sub>
            <m:r>
              <w:rPr>
                <w:rFonts w:ascii="Cambria Math" w:hAnsi="Cambria Math" w:cs="Times New Roman" w:eastAsiaTheme="minorEastAsia"/>
              </w:rPr>
              <m:t>l</m:t>
            </m:r>
            <m:r>
              <m:rPr>
                <m:sty m:val="p"/>
              </m:rPr>
              <w:rPr>
                <w:rFonts w:ascii="Cambria Math" w:hAnsi="Cambria Math" w:cs="Times New Roman" w:eastAsiaTheme="minorEastAsia"/>
              </w:rPr>
              <m:t>,</m:t>
            </m:r>
            <m:r>
              <w:rPr>
                <w:rFonts w:ascii="Cambria Math" w:hAnsi="Cambria Math" w:cs="Times New Roman" w:eastAsiaTheme="minorEastAsia"/>
              </w:rPr>
              <m:t>i</m:t>
            </m:r>
          </m:sub>
        </m:sSub>
        <m:r>
          <m:rPr>
            <m:sty m:val="p"/>
          </m:rPr>
          <w:rPr>
            <w:rFonts w:ascii="Cambria Math" w:hAnsi="Cambria Math" w:cs="Times New Roman" w:eastAsiaTheme="minorEastAsia"/>
          </w:rPr>
          <m:t>,</m:t>
        </m:r>
      </m:oMath>
      <w:r w:rsidR="00FD39B0">
        <w:rPr>
          <w:rFonts w:ascii="Aptos" w:hAnsi="Aptos" w:cs="Times New Roman" w:eastAsiaTheme="minorEastAsia"/>
        </w:rPr>
        <w:t xml:space="preserve"> </w:t>
      </w:r>
      <w:r w:rsidRPr="002D1FBA">
        <w:rPr>
          <w:rFonts w:ascii="Aptos" w:hAnsi="Aptos" w:cs="Times New Roman" w:eastAsiaTheme="minorEastAsia"/>
        </w:rPr>
        <w:t xml:space="preserve">instantaneously removes liquid water from the cloud and the column. </w:t>
      </w:r>
    </w:p>
    <w:p w:rsidR="00445B91" w:rsidP="002D1FBA" w:rsidRDefault="002D1FBA" w14:paraId="01B97CFB" w14:textId="0E637145">
      <w:pPr>
        <w:pStyle w:val="FirstParagraph"/>
        <w:rPr>
          <w:rFonts w:ascii="Aptos" w:hAnsi="Aptos" w:cs="Times New Roman" w:eastAsiaTheme="minorEastAsia"/>
        </w:rPr>
      </w:pPr>
      <w:r w:rsidRPr="002D1FBA">
        <w:rPr>
          <w:rFonts w:ascii="Aptos" w:hAnsi="Aptos" w:cs="Times New Roman" w:eastAsiaTheme="minorEastAsia"/>
        </w:rPr>
        <w:t>An example of the all-sky fluxes is computed for a single cloud with</w:t>
      </w:r>
      <w:r w:rsidR="00892C83">
        <w:rPr>
          <w:rFonts w:ascii="Aptos" w:hAnsi="Aptos" w:cs="Times New Roman" w:eastAsiaTheme="minorEastAsia"/>
        </w:rPr>
        <w:t xml:space="preserve">, </w:t>
      </w:r>
      <m:oMath>
        <m:r>
          <w:rPr>
            <w:rFonts w:ascii="Cambria Math" w:hAnsi="Cambria Math" w:cs="Times New Roman" w:eastAsiaTheme="minorEastAsia"/>
          </w:rPr>
          <m:t xml:space="preserve">ϵ+α=1.5 </m:t>
        </m:r>
        <m:sSup>
          <m:sSupPr>
            <m:ctrlPr>
              <w:rPr>
                <w:rFonts w:ascii="Cambria Math" w:hAnsi="Cambria Math" w:cs="Times New Roman" w:eastAsiaTheme="minorEastAsia"/>
                <w:iCs/>
              </w:rPr>
            </m:ctrlPr>
          </m:sSupPr>
          <m:e>
            <m:r>
              <m:rPr>
                <m:sty m:val="p"/>
              </m:rPr>
              <w:rPr>
                <w:rFonts w:ascii="Cambria Math" w:hAnsi="Cambria Math" w:cs="Times New Roman" w:eastAsiaTheme="minorEastAsia"/>
              </w:rPr>
              <m:t>km</m:t>
            </m:r>
            <m:ctrlPr>
              <w:rPr>
                <w:rFonts w:ascii="Cambria Math" w:hAnsi="Cambria Math" w:cs="Times New Roman" w:eastAsiaTheme="minorEastAsia"/>
                <w:i/>
              </w:rPr>
            </m:ctrlPr>
          </m:e>
          <m:sup>
            <m:r>
              <m:rPr>
                <m:sty m:val="p"/>
              </m:rPr>
              <w:rPr>
                <w:rFonts w:ascii="Cambria Math" w:hAnsi="Cambria Math" w:cs="Times New Roman" w:eastAsiaTheme="minorEastAsia"/>
              </w:rPr>
              <m:t>-1</m:t>
            </m:r>
          </m:sup>
        </m:sSup>
      </m:oMath>
      <w:r w:rsidR="00892C83">
        <w:rPr>
          <w:rFonts w:ascii="Aptos" w:hAnsi="Aptos" w:cs="Times New Roman" w:eastAsiaTheme="minorEastAsia"/>
          <w:iCs/>
        </w:rPr>
        <w:t>,</w:t>
      </w:r>
      <w:r w:rsidRPr="002D1FBA">
        <w:rPr>
          <w:rFonts w:ascii="Aptos" w:hAnsi="Aptos" w:cs="Times New Roman" w:eastAsiaTheme="minorEastAsia"/>
        </w:rPr>
        <w:t xml:space="preserve"> </w:t>
      </w:r>
      <m:oMath>
        <m:r>
          <w:rPr>
            <w:rFonts w:ascii="Cambria Math" w:hAnsi="Cambria Math" w:cs="Times New Roman" w:eastAsiaTheme="minorEastAsia"/>
          </w:rPr>
          <m:t>h=1.9</m:t>
        </m:r>
      </m:oMath>
      <w:r w:rsidRPr="002D1FBA">
        <w:rPr>
          <w:rFonts w:ascii="Aptos" w:hAnsi="Aptos" w:cs="Times New Roman" w:eastAsiaTheme="minorEastAsia"/>
        </w:rPr>
        <w:t xml:space="preserve"> km and all-sky cloud-base flux </w:t>
      </w:r>
      <m:oMath>
        <m:r>
          <w:rPr>
            <w:rFonts w:ascii="Cambria Math" w:hAnsi="Cambria Math" w:cs="Times New Roman" w:eastAsiaTheme="minorEastAsia"/>
          </w:rPr>
          <m:t>G</m:t>
        </m:r>
        <m:d>
          <m:dPr>
            <m:ctrlPr>
              <w:rPr>
                <w:rFonts w:ascii="Cambria Math" w:hAnsi="Cambria Math" w:cs="Times New Roman" w:eastAsiaTheme="minorEastAsia"/>
                <w:i/>
              </w:rPr>
            </m:ctrlPr>
          </m:dPr>
          <m:e>
            <m:sSub>
              <m:sSubPr>
                <m:ctrlPr>
                  <w:rPr>
                    <w:rFonts w:ascii="Cambria Math" w:hAnsi="Cambria Math" w:cs="Times New Roman" w:eastAsiaTheme="minorEastAsia"/>
                    <w:i/>
                  </w:rPr>
                </m:ctrlPr>
              </m:sSubPr>
              <m:e>
                <m:r>
                  <w:rPr>
                    <w:rFonts w:ascii="Cambria Math" w:hAnsi="Cambria Math" w:cs="Times New Roman" w:eastAsiaTheme="minorEastAsia"/>
                  </w:rPr>
                  <m:t>z</m:t>
                </m:r>
              </m:e>
              <m:sub>
                <m:r>
                  <w:rPr>
                    <w:rFonts w:ascii="Cambria Math" w:hAnsi="Cambria Math" w:cs="Times New Roman" w:eastAsiaTheme="minorEastAsia"/>
                  </w:rPr>
                  <m:t>CB</m:t>
                </m:r>
              </m:sub>
            </m:sSub>
          </m:e>
        </m:d>
        <m:r>
          <w:rPr>
            <w:rFonts w:ascii="Cambria Math" w:hAnsi="Cambria Math" w:cs="Times New Roman" w:eastAsiaTheme="minorEastAsia"/>
          </w:rPr>
          <m:t>=</m:t>
        </m:r>
      </m:oMath>
      <w:r w:rsidRPr="002D1FBA">
        <w:rPr>
          <w:rFonts w:ascii="Aptos" w:hAnsi="Aptos" w:cs="Times New Roman" w:eastAsiaTheme="minorEastAsia"/>
        </w:rPr>
        <w:t xml:space="preserve"> 145 W m</w:t>
      </w:r>
      <w:r w:rsidRPr="002D1FBA">
        <w:rPr>
          <w:rFonts w:ascii="Aptos" w:hAnsi="Aptos" w:cs="Times New Roman" w:eastAsiaTheme="minorEastAsia"/>
          <w:vertAlign w:val="superscript"/>
        </w:rPr>
        <w:t>–2</w:t>
      </w:r>
      <w:r w:rsidRPr="002D1FBA">
        <w:rPr>
          <w:rFonts w:ascii="Aptos" w:hAnsi="Aptos" w:cs="Times New Roman" w:eastAsiaTheme="minorEastAsia"/>
        </w:rPr>
        <w:t xml:space="preserve"> </w:t>
      </w:r>
      <m:oMath>
        <m:r>
          <w:rPr>
            <w:rFonts w:ascii="Cambria Math" w:hAnsi="Cambria Math" w:cs="Times New Roman" w:eastAsiaTheme="minorEastAsia"/>
          </w:rPr>
          <m:t>=6.0×</m:t>
        </m:r>
        <m:sSup>
          <m:sSupPr>
            <m:ctrlPr>
              <w:rPr>
                <w:rFonts w:ascii="Cambria Math" w:hAnsi="Cambria Math" w:cs="Times New Roman" w:eastAsiaTheme="minorEastAsia"/>
                <w:i/>
              </w:rPr>
            </m:ctrlPr>
          </m:sSupPr>
          <m:e>
            <m:r>
              <w:rPr>
                <w:rFonts w:ascii="Cambria Math" w:hAnsi="Cambria Math" w:cs="Times New Roman" w:eastAsiaTheme="minorEastAsia"/>
              </w:rPr>
              <m:t>10</m:t>
            </m:r>
          </m:e>
          <m:sup>
            <m:r>
              <w:rPr>
                <w:rFonts w:ascii="Cambria Math" w:hAnsi="Cambria Math" w:cs="Times New Roman" w:eastAsiaTheme="minorEastAsia"/>
              </w:rPr>
              <m:t>-5</m:t>
            </m:r>
          </m:sup>
        </m:sSup>
      </m:oMath>
      <w:r w:rsidRPr="002D1FBA">
        <w:rPr>
          <w:rFonts w:ascii="Aptos" w:hAnsi="Aptos" w:cs="Times New Roman" w:eastAsiaTheme="minorEastAsia"/>
        </w:rPr>
        <w:t xml:space="preserve"> kg m</w:t>
      </w:r>
      <w:r w:rsidRPr="002D1FBA">
        <w:rPr>
          <w:rFonts w:ascii="Aptos" w:hAnsi="Aptos" w:cs="Times New Roman" w:eastAsiaTheme="minorEastAsia"/>
          <w:vertAlign w:val="superscript"/>
        </w:rPr>
        <w:t>–2</w:t>
      </w:r>
      <w:r w:rsidRPr="002D1FBA">
        <w:rPr>
          <w:rFonts w:ascii="Aptos" w:hAnsi="Aptos" w:cs="Times New Roman" w:eastAsiaTheme="minorEastAsia"/>
        </w:rPr>
        <w:t xml:space="preserve"> s</w:t>
      </w:r>
      <w:r w:rsidRPr="002D1FBA">
        <w:rPr>
          <w:rFonts w:ascii="Aptos" w:hAnsi="Aptos" w:cs="Times New Roman" w:eastAsiaTheme="minorEastAsia"/>
          <w:vertAlign w:val="superscript"/>
        </w:rPr>
        <w:t>–1</w:t>
      </w:r>
      <w:r w:rsidRPr="002D1FBA">
        <w:rPr>
          <w:rFonts w:ascii="Aptos" w:hAnsi="Aptos" w:cs="Times New Roman" w:eastAsiaTheme="minorEastAsia"/>
        </w:rPr>
        <w:t xml:space="preserve"> (Fig. QMASSFLX). For this</w:t>
      </w:r>
      <w:r w:rsidR="00445B91">
        <w:rPr>
          <w:rFonts w:ascii="Aptos" w:hAnsi="Aptos" w:cs="Times New Roman" w:eastAsiaTheme="minorEastAsia"/>
        </w:rPr>
        <w:t xml:space="preserve"> case,</w:t>
      </w:r>
      <w:r w:rsidRPr="002D1FBA">
        <w:rPr>
          <w:rFonts w:ascii="Aptos" w:hAnsi="Aptos" w:cs="Times New Roman" w:eastAsiaTheme="minorEastAsia"/>
        </w:rPr>
        <w:t xml:space="preserve"> </w:t>
      </w:r>
      <m:oMath>
        <m:r>
          <w:rPr>
            <w:rFonts w:ascii="Cambria Math" w:hAnsi="Cambria Math" w:cs="Times New Roman" w:eastAsiaTheme="minorEastAsia"/>
          </w:rPr>
          <m:t>F</m:t>
        </m:r>
      </m:oMath>
      <w:r w:rsidRPr="002D1FBA">
        <w:rPr>
          <w:rFonts w:ascii="Aptos" w:hAnsi="Aptos" w:cs="Times New Roman" w:eastAsiaTheme="minorEastAsia"/>
        </w:rPr>
        <w:t xml:space="preserve"> goes to zero at 8 km. Precipitation increases downward below the cloud top. At a precipitation efficiency of </w:t>
      </w:r>
      <w:r w:rsidR="00445B91">
        <w:rPr>
          <w:rFonts w:ascii="Aptos" w:hAnsi="Aptos" w:cs="Times New Roman" w:eastAsiaTheme="minorEastAsia"/>
        </w:rPr>
        <w:t>~</w:t>
      </w:r>
      <w:r w:rsidRPr="002D1FBA">
        <w:rPr>
          <w:rFonts w:ascii="Aptos" w:hAnsi="Aptos" w:cs="Times New Roman" w:eastAsiaTheme="minorEastAsia"/>
        </w:rPr>
        <w:t>0.</w:t>
      </w:r>
      <w:r w:rsidR="00445B91">
        <w:rPr>
          <w:rFonts w:ascii="Aptos" w:hAnsi="Aptos" w:cs="Times New Roman" w:eastAsiaTheme="minorEastAsia"/>
        </w:rPr>
        <w:t>5</w:t>
      </w:r>
      <w:r w:rsidRPr="002D1FBA">
        <w:rPr>
          <w:rFonts w:ascii="Aptos" w:hAnsi="Aptos" w:cs="Times New Roman" w:eastAsiaTheme="minorEastAsia"/>
        </w:rPr>
        <w:t xml:space="preserve">, the cloud-base precipitation </w:t>
      </w:r>
      <m:oMath>
        <m:sSub>
          <m:sSubPr>
            <m:ctrlPr>
              <w:rPr>
                <w:rFonts w:ascii="Cambria Math" w:hAnsi="Cambria Math" w:cs="Times New Roman" w:eastAsiaTheme="minorEastAsia"/>
                <w:i/>
              </w:rPr>
            </m:ctrlPr>
          </m:sSubPr>
          <m:e>
            <m:r>
              <w:rPr>
                <w:rFonts w:ascii="Cambria Math" w:hAnsi="Cambria Math" w:cs="Times New Roman" w:eastAsiaTheme="minorEastAsia"/>
              </w:rPr>
              <m:t>P</m:t>
            </m:r>
          </m:e>
          <m:sub>
            <m:r>
              <w:rPr>
                <w:rFonts w:ascii="Cambria Math" w:hAnsi="Cambria Math" w:cs="Times New Roman" w:eastAsiaTheme="minorEastAsia"/>
              </w:rPr>
              <m:t>CB</m:t>
            </m:r>
          </m:sub>
        </m:sSub>
        <m:r>
          <w:rPr>
            <w:rFonts w:ascii="Cambria Math" w:hAnsi="Cambria Math" w:cs="Times New Roman" w:eastAsiaTheme="minorEastAsia"/>
          </w:rPr>
          <m:t>=</m:t>
        </m:r>
        <m:d>
          <m:dPr>
            <m:begChr m:val="|"/>
            <m:endChr m:val="|"/>
            <m:ctrlPr>
              <w:rPr>
                <w:rFonts w:ascii="Cambria Math" w:hAnsi="Cambria Math" w:cs="Times New Roman" w:eastAsiaTheme="minorEastAsia"/>
                <w:i/>
              </w:rPr>
            </m:ctrlPr>
          </m:dPr>
          <m:e>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P</m:t>
                </m:r>
              </m:sub>
            </m:sSub>
          </m:e>
        </m:d>
      </m:oMath>
      <w:r w:rsidRPr="002D1FBA">
        <w:rPr>
          <w:rFonts w:ascii="Aptos" w:hAnsi="Aptos" w:cs="Times New Roman" w:eastAsiaTheme="minorEastAsia"/>
        </w:rPr>
        <w:t xml:space="preserve"> equals the mean surface precipitation, </w:t>
      </w:r>
      <m:oMath>
        <m:sSub>
          <m:sSubPr>
            <m:ctrlPr>
              <w:rPr>
                <w:rFonts w:ascii="Cambria Math" w:hAnsi="Cambria Math" w:cs="Times New Roman" w:eastAsiaTheme="minorEastAsia"/>
                <w:i/>
              </w:rPr>
            </m:ctrlPr>
          </m:sSubPr>
          <m:e>
            <m:r>
              <w:rPr>
                <w:rFonts w:ascii="Cambria Math" w:hAnsi="Cambria Math" w:cs="Times New Roman" w:eastAsiaTheme="minorEastAsia"/>
              </w:rPr>
              <m:t>P</m:t>
            </m:r>
          </m:e>
          <m:sub>
            <m:r>
              <w:rPr>
                <w:rFonts w:ascii="Cambria Math" w:hAnsi="Cambria Math" w:cs="Times New Roman" w:eastAsiaTheme="minorEastAsia"/>
              </w:rPr>
              <m:t>0</m:t>
            </m:r>
          </m:sub>
        </m:sSub>
        <m:r>
          <w:rPr>
            <w:rFonts w:ascii="Cambria Math" w:hAnsi="Cambria Math" w:cs="Times New Roman" w:eastAsiaTheme="minorEastAsia"/>
          </w:rPr>
          <m:t xml:space="preserve">= </m:t>
        </m:r>
      </m:oMath>
      <w:r w:rsidRPr="002D1FBA">
        <w:rPr>
          <w:rFonts w:ascii="Aptos" w:hAnsi="Aptos" w:cs="Times New Roman" w:eastAsiaTheme="minorEastAsia"/>
        </w:rPr>
        <w:t>25 W m</w:t>
      </w:r>
      <w:r w:rsidRPr="002D1FBA">
        <w:rPr>
          <w:rFonts w:ascii="Aptos" w:hAnsi="Aptos" w:cs="Times New Roman" w:eastAsiaTheme="minorEastAsia"/>
          <w:vertAlign w:val="superscript"/>
        </w:rPr>
        <w:t>–2</w:t>
      </w:r>
      <w:r w:rsidRPr="002D1FBA">
        <w:rPr>
          <w:rFonts w:ascii="Aptos" w:hAnsi="Aptos" w:cs="Times New Roman" w:eastAsiaTheme="minorEastAsia"/>
        </w:rPr>
        <w:t xml:space="preserve"> </w:t>
      </w:r>
      <m:oMath>
        <m:r>
          <w:rPr>
            <w:rFonts w:ascii="Cambria Math" w:hAnsi="Cambria Math" w:cs="Times New Roman" w:eastAsiaTheme="minorEastAsia"/>
          </w:rPr>
          <m:t>=9.0×</m:t>
        </m:r>
        <m:sSup>
          <m:sSupPr>
            <m:ctrlPr>
              <w:rPr>
                <w:rFonts w:ascii="Cambria Math" w:hAnsi="Cambria Math" w:cs="Times New Roman" w:eastAsiaTheme="minorEastAsia"/>
                <w:i/>
              </w:rPr>
            </m:ctrlPr>
          </m:sSupPr>
          <m:e>
            <m:r>
              <w:rPr>
                <w:rFonts w:ascii="Cambria Math" w:hAnsi="Cambria Math" w:cs="Times New Roman" w:eastAsiaTheme="minorEastAsia"/>
              </w:rPr>
              <m:t>10</m:t>
            </m:r>
          </m:e>
          <m:sup>
            <m:r>
              <w:rPr>
                <w:rFonts w:ascii="Cambria Math" w:hAnsi="Cambria Math" w:cs="Times New Roman" w:eastAsiaTheme="minorEastAsia"/>
              </w:rPr>
              <m:t>-6</m:t>
            </m:r>
          </m:sup>
        </m:sSup>
        <m:r>
          <w:rPr>
            <w:rFonts w:ascii="Cambria Math" w:hAnsi="Cambria Math" w:cs="Times New Roman" w:eastAsiaTheme="minorEastAsia"/>
          </w:rPr>
          <m:t xml:space="preserve"> </m:t>
        </m:r>
      </m:oMath>
      <w:r w:rsidRPr="002D1FBA">
        <w:rPr>
          <w:rFonts w:ascii="Aptos" w:hAnsi="Aptos" w:cs="Times New Roman" w:eastAsiaTheme="minorEastAsia"/>
        </w:rPr>
        <w:t>kg m</w:t>
      </w:r>
      <w:r w:rsidRPr="002D1FBA">
        <w:rPr>
          <w:rFonts w:ascii="Aptos" w:hAnsi="Aptos" w:cs="Times New Roman" w:eastAsiaTheme="minorEastAsia"/>
          <w:vertAlign w:val="superscript"/>
        </w:rPr>
        <w:t>–2</w:t>
      </w:r>
      <w:r w:rsidRPr="002D1FBA">
        <w:rPr>
          <w:rFonts w:ascii="Aptos" w:hAnsi="Aptos" w:cs="Times New Roman" w:eastAsiaTheme="minorEastAsia"/>
        </w:rPr>
        <w:t xml:space="preserve"> s</w:t>
      </w:r>
      <w:r w:rsidRPr="002D1FBA">
        <w:rPr>
          <w:rFonts w:ascii="Aptos" w:hAnsi="Aptos" w:cs="Times New Roman" w:eastAsiaTheme="minorEastAsia"/>
          <w:vertAlign w:val="superscript"/>
        </w:rPr>
        <w:t>–1</w:t>
      </w:r>
      <w:r w:rsidRPr="002D1FBA">
        <w:rPr>
          <w:rFonts w:ascii="Aptos" w:hAnsi="Aptos" w:cs="Times New Roman" w:eastAsiaTheme="minorEastAsia"/>
        </w:rPr>
        <w:t xml:space="preserve">, observed on the research vessel </w:t>
      </w:r>
      <w:r w:rsidRPr="002D1FBA">
        <w:rPr>
          <w:rFonts w:ascii="Aptos" w:hAnsi="Aptos" w:cs="Times New Roman" w:eastAsiaTheme="minorEastAsia"/>
          <w:i/>
          <w:iCs/>
        </w:rPr>
        <w:t xml:space="preserve">Ron Brown </w:t>
      </w:r>
      <w:r w:rsidRPr="002D1FBA">
        <w:rPr>
          <w:rFonts w:ascii="Aptos" w:hAnsi="Aptos" w:cs="Times New Roman" w:eastAsiaTheme="minorEastAsia"/>
        </w:rPr>
        <w:t xml:space="preserve">during EUREC4A/ATOMIC. Evaporation was </w:t>
      </w:r>
      <m:oMath>
        <m:sSub>
          <m:sSubPr>
            <m:ctrlPr>
              <w:rPr>
                <w:rFonts w:ascii="Cambria Math" w:hAnsi="Cambria Math" w:cs="Times New Roman" w:eastAsiaTheme="minorEastAsia"/>
                <w:i/>
              </w:rPr>
            </m:ctrlPr>
          </m:sSubPr>
          <m:e>
            <m:r>
              <w:rPr>
                <w:rFonts w:ascii="Cambria Math" w:hAnsi="Cambria Math" w:cs="Times New Roman" w:eastAsiaTheme="minorEastAsia"/>
              </w:rPr>
              <m:t>E</m:t>
            </m:r>
          </m:e>
          <m:sub>
            <m:r>
              <w:rPr>
                <w:rFonts w:ascii="Cambria Math" w:hAnsi="Cambria Math" w:cs="Times New Roman" w:eastAsiaTheme="minorEastAsia"/>
              </w:rPr>
              <m:t>0</m:t>
            </m:r>
          </m:sub>
        </m:sSub>
        <m:r>
          <w:rPr>
            <w:rFonts w:ascii="Cambria Math" w:hAnsi="Cambria Math" w:cs="Times New Roman" w:eastAsiaTheme="minorEastAsia"/>
          </w:rPr>
          <m:t>=</m:t>
        </m:r>
      </m:oMath>
      <w:r w:rsidRPr="002D1FBA">
        <w:rPr>
          <w:rFonts w:ascii="Aptos" w:hAnsi="Aptos" w:cs="Times New Roman" w:eastAsiaTheme="minorEastAsia"/>
        </w:rPr>
        <w:t xml:space="preserve"> 180 W m</w:t>
      </w:r>
      <w:r w:rsidRPr="002D1FBA">
        <w:rPr>
          <w:rFonts w:ascii="Aptos" w:hAnsi="Aptos" w:cs="Times New Roman" w:eastAsiaTheme="minorEastAsia"/>
          <w:vertAlign w:val="superscript"/>
        </w:rPr>
        <w:t>–2</w:t>
      </w:r>
      <w:r w:rsidRPr="002D1FBA">
        <w:rPr>
          <w:rFonts w:ascii="Aptos" w:hAnsi="Aptos" w:cs="Times New Roman" w:eastAsiaTheme="minorEastAsia"/>
        </w:rPr>
        <w:t xml:space="preserve"> </w:t>
      </w:r>
      <m:oMath>
        <m:r>
          <w:rPr>
            <w:rFonts w:ascii="Cambria Math" w:hAnsi="Cambria Math" w:cs="Times New Roman" w:eastAsiaTheme="minorEastAsia"/>
          </w:rPr>
          <m:t>=6.5×</m:t>
        </m:r>
        <m:sSup>
          <m:sSupPr>
            <m:ctrlPr>
              <w:rPr>
                <w:rFonts w:ascii="Cambria Math" w:hAnsi="Cambria Math" w:cs="Times New Roman" w:eastAsiaTheme="minorEastAsia"/>
                <w:i/>
              </w:rPr>
            </m:ctrlPr>
          </m:sSupPr>
          <m:e>
            <m:r>
              <w:rPr>
                <w:rFonts w:ascii="Cambria Math" w:hAnsi="Cambria Math" w:cs="Times New Roman" w:eastAsiaTheme="minorEastAsia"/>
              </w:rPr>
              <m:t>10</m:t>
            </m:r>
          </m:e>
          <m:sup>
            <m:r>
              <w:rPr>
                <w:rFonts w:ascii="Cambria Math" w:hAnsi="Cambria Math" w:cs="Times New Roman" w:eastAsiaTheme="minorEastAsia"/>
              </w:rPr>
              <m:t>-5</m:t>
            </m:r>
          </m:sup>
        </m:sSup>
      </m:oMath>
      <w:r w:rsidRPr="002D1FBA">
        <w:rPr>
          <w:rFonts w:ascii="Aptos" w:hAnsi="Aptos" w:cs="Times New Roman" w:eastAsiaTheme="minorEastAsia"/>
        </w:rPr>
        <w:t xml:space="preserve"> kg m</w:t>
      </w:r>
      <w:r w:rsidRPr="002D1FBA">
        <w:rPr>
          <w:rFonts w:ascii="Aptos" w:hAnsi="Aptos" w:cs="Times New Roman" w:eastAsiaTheme="minorEastAsia"/>
          <w:vertAlign w:val="superscript"/>
        </w:rPr>
        <w:t>–2</w:t>
      </w:r>
      <w:r w:rsidRPr="002D1FBA">
        <w:rPr>
          <w:rFonts w:ascii="Aptos" w:hAnsi="Aptos" w:cs="Times New Roman" w:eastAsiaTheme="minorEastAsia"/>
        </w:rPr>
        <w:t xml:space="preserve"> s</w:t>
      </w:r>
      <w:r w:rsidRPr="002D1FBA">
        <w:rPr>
          <w:rFonts w:ascii="Aptos" w:hAnsi="Aptos" w:cs="Times New Roman" w:eastAsiaTheme="minorEastAsia"/>
          <w:vertAlign w:val="superscript"/>
        </w:rPr>
        <w:t>–1</w:t>
      </w:r>
      <w:r w:rsidRPr="002D1FBA">
        <w:rPr>
          <w:rFonts w:ascii="Aptos" w:hAnsi="Aptos" w:cs="Times New Roman" w:eastAsiaTheme="minorEastAsia"/>
        </w:rPr>
        <w:t xml:space="preserve">. The mass flux is </w:t>
      </w:r>
      <m:oMath>
        <m:r>
          <w:rPr>
            <w:rFonts w:ascii="Cambria Math" w:hAnsi="Cambria Math" w:cs="Times New Roman" w:eastAsiaTheme="minorEastAsia"/>
          </w:rPr>
          <m:t>M=</m:t>
        </m:r>
        <m:f>
          <m:fPr>
            <m:type m:val="lin"/>
            <m:ctrlPr>
              <w:rPr>
                <w:rFonts w:ascii="Cambria Math" w:hAnsi="Cambria Math" w:cs="Times New Roman" w:eastAsiaTheme="minorEastAsia"/>
                <w:i/>
              </w:rPr>
            </m:ctrlPr>
          </m:fPr>
          <m:num>
            <m:sSub>
              <m:sSubPr>
                <m:ctrlPr>
                  <w:rPr>
                    <w:rFonts w:ascii="Cambria Math" w:hAnsi="Cambria Math" w:cs="Times New Roman" w:eastAsiaTheme="minorEastAsia"/>
                    <w:i/>
                  </w:rPr>
                </m:ctrlPr>
              </m:sSubPr>
              <m:e>
                <m:r>
                  <w:rPr>
                    <w:rFonts w:ascii="Cambria Math" w:hAnsi="Cambria Math" w:cs="Times New Roman" w:eastAsiaTheme="minorEastAsia"/>
                  </w:rPr>
                  <m:t>G</m:t>
                </m:r>
              </m:e>
              <m:sub>
                <m:r>
                  <w:rPr>
                    <w:rFonts w:ascii="Cambria Math" w:hAnsi="Cambria Math" w:cs="Times New Roman" w:eastAsiaTheme="minorEastAsia"/>
                  </w:rPr>
                  <m:t>cld</m:t>
                </m:r>
              </m:sub>
            </m:sSub>
          </m:num>
          <m:den>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m:t>
                </m:r>
              </m:sub>
            </m:sSub>
            <m:r>
              <w:rPr>
                <w:rFonts w:ascii="Cambria Math" w:hAnsi="Cambria Math" w:cs="Times New Roman" w:eastAsiaTheme="minorEastAsia"/>
              </w:rPr>
              <m:t>-q</m:t>
            </m:r>
          </m:den>
        </m:f>
      </m:oMath>
      <w:r w:rsidR="00BD7B54">
        <w:rPr>
          <w:rFonts w:ascii="Aptos" w:hAnsi="Aptos" w:cs="Times New Roman" w:eastAsiaTheme="minorEastAsia"/>
        </w:rPr>
        <w:t xml:space="preserve"> </w:t>
      </w:r>
      <w:r w:rsidRPr="002D1FBA">
        <w:rPr>
          <w:rFonts w:ascii="Aptos" w:hAnsi="Aptos" w:cs="Times New Roman" w:eastAsiaTheme="minorEastAsia"/>
        </w:rPr>
        <w:t xml:space="preserve">(Fig. QMASSFLX). Most of the flux </w:t>
      </w:r>
      <w:r w:rsidRPr="002D1FBA">
        <w:rPr>
          <w:rFonts w:ascii="Aptos" w:hAnsi="Aptos" w:cs="Times New Roman" w:eastAsiaTheme="minorEastAsia"/>
        </w:rPr>
        <w:t>(</w:t>
      </w:r>
      <w:r w:rsidR="00892C83">
        <w:rPr>
          <w:rFonts w:ascii="Aptos" w:hAnsi="Aptos" w:cs="Times New Roman" w:eastAsiaTheme="minorEastAsia"/>
        </w:rPr>
        <w:t>~90</w:t>
      </w:r>
      <w:r w:rsidRPr="002D1FBA">
        <w:rPr>
          <w:rFonts w:ascii="Aptos" w:hAnsi="Aptos" w:cs="Times New Roman" w:eastAsiaTheme="minorEastAsia"/>
        </w:rPr>
        <w:t xml:space="preserve"> %) is below 3 km in the trade cumulus layer. Most of the updraft moisture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m:t>
            </m:r>
          </m:sub>
        </m:sSub>
      </m:oMath>
      <w:r w:rsidRPr="002D1FBA">
        <w:rPr>
          <w:rFonts w:ascii="Aptos" w:hAnsi="Aptos" w:cs="Times New Roman" w:eastAsiaTheme="minorEastAsia"/>
        </w:rPr>
        <w:t xml:space="preserve"> is vapor, and the moist updraft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m:t>
            </m:r>
          </m:sub>
        </m:sSub>
        <m:r>
          <w:rPr>
            <w:rFonts w:ascii="Cambria Math" w:hAnsi="Cambria Math" w:cs="Times New Roman" w:eastAsiaTheme="minorEastAsia"/>
          </w:rPr>
          <m:t>-q&gt;0</m:t>
        </m:r>
      </m:oMath>
      <w:r w:rsidRPr="002D1FBA">
        <w:rPr>
          <w:rFonts w:ascii="Aptos" w:hAnsi="Aptos" w:cs="Times New Roman" w:eastAsiaTheme="minorEastAsia"/>
        </w:rPr>
        <w:t xml:space="preserve"> generates upward moisture flux, even above the cloud.</w:t>
      </w:r>
      <w:r w:rsidR="00445B91">
        <w:rPr>
          <w:rFonts w:ascii="Aptos" w:hAnsi="Aptos" w:cs="Times New Roman" w:eastAsiaTheme="minorEastAsia"/>
        </w:rPr>
        <w:t xml:space="preserve"> </w:t>
      </w:r>
    </w:p>
    <w:p w:rsidRPr="00D03A9A" w:rsidR="00E00EFD" w:rsidP="00E00EFD" w:rsidRDefault="00E00EFD" w14:paraId="67AFA068" w14:textId="6F53376A">
      <w:pPr>
        <w:pStyle w:val="BodyText"/>
        <w:rPr>
          <w:rFonts w:ascii="Aptos" w:hAnsi="Aptos" w:cs="Times New Roman" w:eastAsiaTheme="minorEastAsia"/>
        </w:rPr>
      </w:pPr>
      <w:r>
        <w:rPr>
          <w:rFonts w:ascii="Aptos" w:hAnsi="Aptos" w:cs="Times New Roman" w:eastAsiaTheme="minorEastAsia"/>
        </w:rPr>
        <w:t xml:space="preserve">The cloud (a) total specific humidity and (b) cloud-environment humidity difference as a function of height and total sink rate parameter is shown for an ensemble of sink rates in Fig. WPROF. This is used to compute (c) cloud-mean vertical velocity for each cloud. The total mass flux is </w:t>
      </w:r>
      <m:oMath>
        <m:r>
          <w:rPr>
            <w:rFonts w:ascii="Cambria Math" w:hAnsi="Cambria Math" w:cs="Times New Roman" w:eastAsiaTheme="minorEastAsia"/>
          </w:rPr>
          <m:t>M=∑</m:t>
        </m:r>
        <m:sSub>
          <m:sSubPr>
            <m:ctrlPr>
              <w:rPr>
                <w:rFonts w:ascii="Cambria Math" w:hAnsi="Cambria Math" w:cs="Times New Roman" w:eastAsiaTheme="minorEastAsia"/>
                <w:i/>
              </w:rPr>
            </m:ctrlPr>
          </m:sSubPr>
          <m:e>
            <m:r>
              <w:rPr>
                <w:rFonts w:ascii="Cambria Math" w:hAnsi="Cambria Math" w:cs="Times New Roman" w:eastAsiaTheme="minorEastAsia"/>
              </w:rPr>
              <m:t>a</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r>
              <w:rPr>
                <w:rFonts w:ascii="Cambria Math" w:hAnsi="Cambria Math" w:cs="Times New Roman" w:eastAsiaTheme="minorEastAsia"/>
              </w:rPr>
              <m:t>w</m:t>
            </m:r>
          </m:e>
          <m:sub>
            <m:r>
              <w:rPr>
                <w:rFonts w:ascii="Cambria Math" w:hAnsi="Cambria Math" w:cs="Times New Roman" w:eastAsiaTheme="minorEastAsia"/>
              </w:rPr>
              <m:t>i</m:t>
            </m:r>
          </m:sub>
        </m:sSub>
      </m:oMath>
      <w:r>
        <w:rPr>
          <w:rFonts w:ascii="Aptos" w:hAnsi="Aptos" w:cs="Times New Roman" w:eastAsiaTheme="minorEastAsia"/>
        </w:rPr>
        <w:t xml:space="preserve">, where the total cloud area is </w:t>
      </w:r>
      <m:oMath>
        <m:r>
          <w:rPr>
            <w:rFonts w:ascii="Cambria Math" w:hAnsi="Cambria Math" w:cs="Times New Roman" w:eastAsiaTheme="minorEastAsia"/>
          </w:rPr>
          <m:t>a=∑</m:t>
        </m:r>
        <m:sSub>
          <m:sSubPr>
            <m:ctrlPr>
              <w:rPr>
                <w:rFonts w:ascii="Cambria Math" w:hAnsi="Cambria Math" w:cs="Times New Roman" w:eastAsiaTheme="minorEastAsia"/>
                <w:i/>
              </w:rPr>
            </m:ctrlPr>
          </m:sSubPr>
          <m:e>
            <m:r>
              <w:rPr>
                <w:rFonts w:ascii="Cambria Math" w:hAnsi="Cambria Math" w:cs="Times New Roman" w:eastAsiaTheme="minorEastAsia"/>
              </w:rPr>
              <m:t>a</m:t>
            </m:r>
          </m:e>
          <m:sub>
            <m:r>
              <w:rPr>
                <w:rFonts w:ascii="Cambria Math" w:hAnsi="Cambria Math" w:cs="Times New Roman" w:eastAsiaTheme="minorEastAsia"/>
              </w:rPr>
              <m:t>i</m:t>
            </m:r>
          </m:sub>
        </m:sSub>
      </m:oMath>
      <w:r>
        <w:rPr>
          <w:rFonts w:ascii="Aptos" w:hAnsi="Aptos" w:cs="Times New Roman" w:eastAsiaTheme="minorEastAsia"/>
        </w:rPr>
        <w:t>.</w:t>
      </w:r>
    </w:p>
    <w:p w:rsidR="002D1FBA" w:rsidP="002D1FBA" w:rsidRDefault="002D1FBA" w14:paraId="5BDAC642" w14:textId="77777777">
      <w:pPr>
        <w:pStyle w:val="BodyText"/>
        <w:rPr>
          <w:rFonts w:ascii="Aptos Narrow" w:hAnsi="Aptos Narrow" w:eastAsia="Times New Roman" w:cstheme="minorHAnsi"/>
          <w:color w:val="323130"/>
        </w:rPr>
      </w:pPr>
      <w:r w:rsidRPr="00560B5E">
        <w:rPr>
          <w:rFonts w:ascii="Aptos Narrow" w:hAnsi="Aptos Narrow" w:eastAsia="Times New Roman" w:cstheme="minorHAnsi"/>
          <w:noProof/>
          <w:color w:val="323130"/>
        </w:rPr>
        <w:drawing>
          <wp:inline distT="0" distB="0" distL="0" distR="0" wp14:anchorId="32923E84" wp14:editId="40B94D8C">
            <wp:extent cx="1840079" cy="3296537"/>
            <wp:effectExtent l="0" t="0" r="1905" b="5715"/>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5"/>
                    <a:stretch>
                      <a:fillRect/>
                    </a:stretch>
                  </pic:blipFill>
                  <pic:spPr>
                    <a:xfrm>
                      <a:off x="0" y="0"/>
                      <a:ext cx="1840079" cy="3296537"/>
                    </a:xfrm>
                    <a:prstGeom prst="rect">
                      <a:avLst/>
                    </a:prstGeom>
                  </pic:spPr>
                </pic:pic>
              </a:graphicData>
            </a:graphic>
          </wp:inline>
        </w:drawing>
      </w:r>
    </w:p>
    <w:p w:rsidRPr="00D12E7F" w:rsidR="002D1FBA" w:rsidP="002D1FBA" w:rsidRDefault="002D1FBA" w14:paraId="72F4C0B8" w14:textId="07083873">
      <w:pPr>
        <w:pStyle w:val="BodyText"/>
        <w:rPr>
          <w:rFonts w:ascii="Aptos Narrow" w:hAnsi="Aptos Narrow" w:eastAsia="Times New Roman" w:cstheme="minorHAnsi"/>
          <w:color w:val="323130"/>
        </w:rPr>
      </w:pPr>
      <w:r>
        <w:rPr>
          <w:rFonts w:ascii="Aptos Narrow" w:hAnsi="Aptos Narrow" w:eastAsia="Times New Roman" w:cstheme="minorHAnsi"/>
          <w:color w:val="323130"/>
        </w:rPr>
        <w:t>Figure QMASSFLX.</w:t>
      </w:r>
      <w:r w:rsidRPr="00783252" w:rsidR="00783252">
        <w:rPr>
          <w:rFonts w:ascii="Aptos Narrow" w:hAnsi="Aptos Narrow" w:eastAsia="Times New Roman" w:cstheme="minorHAnsi"/>
          <w:color w:val="323130"/>
        </w:rPr>
        <w:t xml:space="preserve"> </w:t>
      </w:r>
      <w:r w:rsidR="00E37F02">
        <w:rPr>
          <w:rFonts w:ascii="Aptos Narrow" w:hAnsi="Aptos Narrow" w:eastAsia="Times New Roman" w:cstheme="minorHAnsi"/>
          <w:color w:val="323130"/>
        </w:rPr>
        <w:t>C</w:t>
      </w:r>
      <w:r w:rsidR="00783252">
        <w:rPr>
          <w:rFonts w:ascii="Aptos Narrow" w:hAnsi="Aptos Narrow" w:eastAsia="Times New Roman" w:cstheme="minorHAnsi"/>
          <w:color w:val="323130"/>
        </w:rPr>
        <w:t xml:space="preserve">loud moisture flux </w:t>
      </w:r>
      <m:oMath>
        <m:sSub>
          <m:sSubPr>
            <m:ctrlPr>
              <w:rPr>
                <w:rFonts w:ascii="Cambria Math" w:hAnsi="Cambria Math" w:eastAsia="Times New Roman" w:cstheme="minorHAnsi"/>
                <w:i/>
                <w:color w:val="323130"/>
              </w:rPr>
            </m:ctrlPr>
          </m:sSubPr>
          <m:e>
            <m:r>
              <w:rPr>
                <w:rFonts w:ascii="Cambria Math" w:hAnsi="Cambria Math" w:eastAsia="Times New Roman" w:cstheme="minorHAnsi"/>
                <w:color w:val="323130"/>
              </w:rPr>
              <m:t>F</m:t>
            </m:r>
          </m:e>
          <m:sub>
            <m:r>
              <w:rPr>
                <w:rFonts w:ascii="Cambria Math" w:hAnsi="Cambria Math" w:eastAsia="Times New Roman" w:cstheme="minorHAnsi"/>
                <w:color w:val="323130"/>
              </w:rPr>
              <m:t>c</m:t>
            </m:r>
          </m:sub>
        </m:sSub>
      </m:oMath>
      <w:r w:rsidR="00783252">
        <w:rPr>
          <w:rFonts w:ascii="Aptos Narrow" w:hAnsi="Aptos Narrow" w:eastAsia="Times New Roman" w:cstheme="minorHAnsi"/>
          <w:color w:val="323130"/>
        </w:rPr>
        <w:t xml:space="preserve"> (orange), and (downward) precipitation flux </w:t>
      </w:r>
      <m:oMath>
        <m:r>
          <w:rPr>
            <w:rFonts w:ascii="Cambria Math" w:hAnsi="Cambria Math" w:eastAsia="Times New Roman" w:cstheme="minorHAnsi"/>
            <w:color w:val="323130"/>
          </w:rPr>
          <m:t>P=-</m:t>
        </m:r>
        <m:sSub>
          <m:sSubPr>
            <m:ctrlPr>
              <w:rPr>
                <w:rFonts w:ascii="Cambria Math" w:hAnsi="Cambria Math" w:eastAsia="Times New Roman" w:cstheme="minorHAnsi"/>
                <w:i/>
                <w:color w:val="323130"/>
              </w:rPr>
            </m:ctrlPr>
          </m:sSubPr>
          <m:e>
            <m:r>
              <w:rPr>
                <w:rFonts w:ascii="Cambria Math" w:hAnsi="Cambria Math" w:eastAsia="Times New Roman" w:cstheme="minorHAnsi"/>
                <w:color w:val="323130"/>
              </w:rPr>
              <m:t>F</m:t>
            </m:r>
          </m:e>
          <m:sub>
            <m:r>
              <w:rPr>
                <w:rFonts w:ascii="Cambria Math" w:hAnsi="Cambria Math" w:eastAsia="Times New Roman" w:cstheme="minorHAnsi"/>
                <w:color w:val="323130"/>
              </w:rPr>
              <m:t>P</m:t>
            </m:r>
          </m:sub>
        </m:sSub>
      </m:oMath>
      <w:r w:rsidR="00783252">
        <w:rPr>
          <w:rFonts w:ascii="Aptos Narrow" w:hAnsi="Aptos Narrow" w:eastAsia="Times New Roman" w:cstheme="minorHAnsi"/>
          <w:color w:val="323130"/>
        </w:rPr>
        <w:t xml:space="preserve"> (green), and mass flux </w:t>
      </w:r>
      <m:oMath>
        <m:r>
          <w:rPr>
            <w:rFonts w:ascii="Cambria Math" w:hAnsi="Cambria Math" w:eastAsia="Times New Roman" w:cstheme="minorHAnsi"/>
            <w:color w:val="323130"/>
          </w:rPr>
          <m:t xml:space="preserve">M </m:t>
        </m:r>
      </m:oMath>
      <w:r w:rsidR="00783252">
        <w:rPr>
          <w:rFonts w:ascii="Aptos Narrow" w:hAnsi="Aptos Narrow" w:eastAsia="Times New Roman" w:cstheme="minorHAnsi"/>
          <w:color w:val="323130"/>
        </w:rPr>
        <w:t>(red) modeled for a single cloud</w:t>
      </w:r>
      <w:r w:rsidR="00E37F02">
        <w:rPr>
          <w:rFonts w:ascii="Aptos Narrow" w:hAnsi="Aptos Narrow" w:eastAsia="Times New Roman" w:cstheme="minorHAnsi"/>
          <w:color w:val="323130"/>
        </w:rPr>
        <w:t xml:space="preserve"> with total moisture flux </w:t>
      </w:r>
      <m:oMath>
        <m:r>
          <w:rPr>
            <w:rFonts w:ascii="Cambria Math" w:hAnsi="Cambria Math" w:eastAsia="Times New Roman" w:cstheme="minorHAnsi"/>
            <w:color w:val="323130"/>
          </w:rPr>
          <m:t>F</m:t>
        </m:r>
      </m:oMath>
      <w:r w:rsidR="00E37F02">
        <w:rPr>
          <w:rFonts w:ascii="Aptos Narrow" w:hAnsi="Aptos Narrow" w:eastAsia="Times New Roman" w:cstheme="minorHAnsi"/>
          <w:color w:val="323130"/>
        </w:rPr>
        <w:t xml:space="preserve"> (blue).</w:t>
      </w:r>
    </w:p>
    <w:p w:rsidR="00994FB0" w:rsidP="005C66F7" w:rsidRDefault="00994FB0" w14:paraId="28E4702F" w14:textId="532D5AC2">
      <w:pPr>
        <w:pStyle w:val="BodyText"/>
        <w:rPr>
          <w:rFonts w:ascii="Times New Roman" w:hAnsi="Times New Roman" w:cs="Times New Roman" w:eastAsiaTheme="minorEastAsia"/>
        </w:rPr>
      </w:pPr>
      <w:r>
        <w:rPr>
          <w:rFonts w:ascii="Times New Roman" w:hAnsi="Times New Roman" w:cs="Times New Roman" w:eastAsiaTheme="minorEastAsia"/>
          <w:noProof/>
          <w14:ligatures w14:val="standardContextual"/>
        </w:rPr>
        <w:drawing>
          <wp:inline distT="0" distB="0" distL="0" distR="0" wp14:anchorId="04292AC8" wp14:editId="36C0A2CA">
            <wp:extent cx="3417757" cy="4781862"/>
            <wp:effectExtent l="0" t="0" r="0" b="6350"/>
            <wp:docPr id="13125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6713" name="Picture 1312596713"/>
                    <pic:cNvPicPr/>
                  </pic:nvPicPr>
                  <pic:blipFill rotWithShape="1">
                    <a:blip r:embed="rId16"/>
                    <a:srcRect r="42497" b="17897"/>
                    <a:stretch>
                      <a:fillRect/>
                    </a:stretch>
                  </pic:blipFill>
                  <pic:spPr bwMode="auto">
                    <a:xfrm>
                      <a:off x="0" y="0"/>
                      <a:ext cx="3417757" cy="4781862"/>
                    </a:xfrm>
                    <a:prstGeom prst="rect">
                      <a:avLst/>
                    </a:prstGeom>
                    <a:ln>
                      <a:noFill/>
                    </a:ln>
                    <a:extLst>
                      <a:ext uri="{53640926-AAD7-44D8-BBD7-CCE9431645EC}">
                        <a14:shadowObscured xmlns:a14="http://schemas.microsoft.com/office/drawing/2010/main"/>
                      </a:ext>
                    </a:extLst>
                  </pic:spPr>
                </pic:pic>
              </a:graphicData>
            </a:graphic>
          </wp:inline>
        </w:drawing>
      </w:r>
    </w:p>
    <w:p w:rsidR="005C66F7" w:rsidP="005C66F7" w:rsidRDefault="005C66F7" w14:paraId="4AA7BF45" w14:textId="3B0E4FA8">
      <w:pPr>
        <w:pStyle w:val="BodyText"/>
        <w:rPr>
          <w:rFonts w:ascii="Aptos Narrow" w:hAnsi="Aptos Narrow" w:cs="Times New Roman" w:eastAsiaTheme="minorEastAsia"/>
        </w:rPr>
      </w:pPr>
      <w:r w:rsidRPr="008550E2">
        <w:rPr>
          <w:rFonts w:ascii="Aptos Narrow" w:hAnsi="Aptos Narrow" w:cs="Times New Roman" w:eastAsiaTheme="minorEastAsia"/>
        </w:rPr>
        <w:t xml:space="preserve">Figure </w:t>
      </w:r>
      <w:r>
        <w:rPr>
          <w:rFonts w:ascii="Aptos Narrow" w:hAnsi="Aptos Narrow" w:cs="Times New Roman" w:eastAsiaTheme="minorEastAsia"/>
        </w:rPr>
        <w:t>WPROF</w:t>
      </w:r>
      <w:r w:rsidRPr="008550E2">
        <w:rPr>
          <w:rFonts w:ascii="Aptos Narrow" w:hAnsi="Aptos Narrow" w:cs="Times New Roman" w:eastAsiaTheme="minorEastAsia"/>
        </w:rPr>
        <w:t>.</w:t>
      </w:r>
      <w:r>
        <w:rPr>
          <w:rFonts w:ascii="Aptos Narrow" w:hAnsi="Aptos Narrow" w:cs="Times New Roman" w:eastAsiaTheme="minorEastAsia"/>
        </w:rPr>
        <w:t xml:space="preserve"> Modeled ensemble of clouds for precipitation efficiency </w:t>
      </w:r>
      <m:oMath>
        <m:r>
          <w:rPr>
            <w:rFonts w:ascii="Cambria Math" w:hAnsi="Cambria Math" w:cs="Times New Roman" w:eastAsiaTheme="minorEastAsia"/>
          </w:rPr>
          <m:t>x=0.53</m:t>
        </m:r>
      </m:oMath>
      <w:r>
        <w:rPr>
          <w:rFonts w:ascii="Aptos Narrow" w:hAnsi="Aptos Narrow" w:cs="Times New Roman" w:eastAsiaTheme="minorEastAsia"/>
        </w:rPr>
        <w:t xml:space="preserve"> as a function of total sink rate. (a) Cloud updraft total specific humidity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m:t>
            </m:r>
          </m:sub>
        </m:sSub>
      </m:oMath>
      <w:r>
        <w:rPr>
          <w:rFonts w:ascii="Aptos Narrow" w:hAnsi="Aptos Narrow" w:cs="Times New Roman" w:eastAsiaTheme="minorEastAsia"/>
        </w:rPr>
        <w:t xml:space="preserve"> (shaded), cloud top (thick black), and rescaled cloud area per unit sink rate (thin black); (b) cloud updraft total – environment specific humidity difference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m:t>
            </m:r>
          </m:sub>
        </m:sSub>
        <m:r>
          <w:rPr>
            <w:rFonts w:ascii="Cambria Math" w:hAnsi="Cambria Math" w:cs="Times New Roman" w:eastAsiaTheme="minorEastAsia"/>
          </w:rPr>
          <m:t>-q</m:t>
        </m:r>
      </m:oMath>
      <w:r>
        <w:rPr>
          <w:rFonts w:ascii="Aptos Narrow" w:hAnsi="Aptos Narrow" w:cs="Times New Roman" w:eastAsiaTheme="minorEastAsia"/>
        </w:rPr>
        <w:t xml:space="preserve"> (shaded), and cloud liquid specific humidity </w:t>
      </w:r>
      <m:oMath>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m:t>
            </m:r>
          </m:sub>
        </m:sSub>
      </m:oMath>
      <w:r>
        <w:rPr>
          <w:rFonts w:ascii="Aptos Narrow" w:hAnsi="Aptos Narrow" w:cs="Times New Roman" w:eastAsiaTheme="minorEastAsia"/>
        </w:rPr>
        <w:t xml:space="preserve"> (black contours); and (c) updraft vertical velocity.</w:t>
      </w:r>
      <w:r w:rsidR="00994FB0">
        <w:rPr>
          <w:rFonts w:ascii="Aptos Narrow" w:hAnsi="Aptos Narrow" w:cs="Times New Roman" w:eastAsiaTheme="minorEastAsia"/>
        </w:rPr>
        <w:t xml:space="preserve"> </w:t>
      </w:r>
      <w:r w:rsidR="00994FB0">
        <w:rPr>
          <w:rFonts w:ascii="Aptos Narrow" w:hAnsi="Aptos Narrow" w:cs="Times New Roman" w:eastAsiaTheme="minorEastAsia"/>
        </w:rPr>
        <w:br/>
      </w:r>
      <w:r w:rsidRPr="00994FB0" w:rsidR="00994FB0">
        <w:rPr>
          <w:rFonts w:ascii="ComicShannsMono Nerd Font" w:hAnsi="ComicShannsMono Nerd Font" w:cs="Times New Roman" w:eastAsiaTheme="minorEastAsia"/>
        </w:rPr>
        <w:t>[</w:t>
      </w:r>
      <w:r w:rsidR="00994FB0">
        <w:rPr>
          <w:rFonts w:ascii="ComicShannsMono Nerd Font" w:hAnsi="ComicShannsMono Nerd Font" w:cs="Times New Roman" w:eastAsiaTheme="minorEastAsia"/>
        </w:rPr>
        <w:t>trade-cu-model/</w:t>
      </w:r>
      <w:proofErr w:type="spellStart"/>
      <w:r w:rsidR="00994FB0">
        <w:rPr>
          <w:rFonts w:ascii="ComicShannsMono Nerd Font" w:hAnsi="ComicShannsMono Nerd Font" w:cs="Times New Roman" w:eastAsiaTheme="minorEastAsia"/>
        </w:rPr>
        <w:t>src</w:t>
      </w:r>
      <w:proofErr w:type="spellEnd"/>
      <w:r w:rsidR="00994FB0">
        <w:rPr>
          <w:rFonts w:ascii="ComicShannsMono Nerd Font" w:hAnsi="ComicShannsMono Nerd Font" w:cs="Times New Roman" w:eastAsiaTheme="minorEastAsia"/>
        </w:rPr>
        <w:t>/</w:t>
      </w:r>
      <w:proofErr w:type="spellStart"/>
      <w:r w:rsidR="00994FB0">
        <w:rPr>
          <w:rFonts w:ascii="ComicShannsMono Nerd Font" w:hAnsi="ComicShannsMono Nerd Font" w:cs="Times New Roman" w:eastAsiaTheme="minorEastAsia"/>
        </w:rPr>
        <w:t>julia</w:t>
      </w:r>
      <w:proofErr w:type="spellEnd"/>
      <w:r w:rsidR="00994FB0">
        <w:rPr>
          <w:rFonts w:ascii="ComicShannsMono Nerd Font" w:hAnsi="ComicShannsMono Nerd Font" w:cs="Times New Roman" w:eastAsiaTheme="minorEastAsia"/>
        </w:rPr>
        <w:t>/</w:t>
      </w:r>
      <w:proofErr w:type="spellStart"/>
      <w:r w:rsidRPr="00994FB0" w:rsidR="00994FB0">
        <w:rPr>
          <w:rFonts w:ascii="ComicShannsMono Nerd Font" w:hAnsi="ComicShannsMono Nerd Font" w:cs="Times New Roman" w:eastAsiaTheme="minorEastAsia"/>
        </w:rPr>
        <w:t>control_qv_qc_w</w:t>
      </w:r>
      <w:proofErr w:type="spellEnd"/>
      <w:r w:rsidRPr="00994FB0" w:rsidR="00994FB0">
        <w:rPr>
          <w:rFonts w:ascii="ComicShannsMono Nerd Font" w:hAnsi="ComicShannsMono Nerd Font" w:cs="Times New Roman" w:eastAsiaTheme="minorEastAsia"/>
        </w:rPr>
        <w:t>]</w:t>
      </w:r>
    </w:p>
    <w:p w:rsidR="00771E52" w:rsidP="005C66F7" w:rsidRDefault="00771E52" w14:paraId="54AA1303" w14:textId="77777777">
      <w:pPr>
        <w:pStyle w:val="BodyText"/>
        <w:rPr>
          <w:rFonts w:ascii="Aptos Narrow" w:hAnsi="Aptos Narrow" w:cs="Times New Roman" w:eastAsiaTheme="minorEastAsia"/>
        </w:rPr>
      </w:pPr>
    </w:p>
    <w:p w:rsidRPr="00F76519" w:rsidR="002D1FBA" w:rsidP="00F76519" w:rsidRDefault="00E37F02" w14:paraId="0A8B3A0B" w14:textId="67B1DB0F">
      <w:pPr>
        <w:pStyle w:val="Heading3"/>
      </w:pPr>
      <w:r>
        <w:t>N</w:t>
      </w:r>
      <w:r w:rsidRPr="00F76519" w:rsidR="00F76519">
        <w:t>umerical</w:t>
      </w:r>
      <w:r w:rsidRPr="00F76519" w:rsidR="002D1FBA">
        <w:t xml:space="preserve"> </w:t>
      </w:r>
      <w:r w:rsidR="00276C53">
        <w:t>integration</w:t>
      </w:r>
      <w:r w:rsidR="00771E52">
        <w:t xml:space="preserve"> of cloud fluxes</w:t>
      </w:r>
    </w:p>
    <w:p w:rsidR="002D1FBA" w:rsidP="00E97BBB" w:rsidRDefault="002D1FBA" w14:paraId="17F76FDD" w14:textId="770EA090">
      <w:pPr>
        <w:pStyle w:val="BodyText"/>
        <w:rPr>
          <w:rFonts w:ascii="Aptos" w:hAnsi="Aptos" w:cs="Times New Roman" w:eastAsiaTheme="minorEastAsia"/>
        </w:rPr>
      </w:pPr>
      <w:r w:rsidRPr="00445B91">
        <w:rPr>
          <w:rFonts w:ascii="Aptos" w:hAnsi="Aptos" w:cs="Times New Roman" w:eastAsiaTheme="minorEastAsia"/>
        </w:rPr>
        <w:t xml:space="preserve">At each height and for each cloud category </w:t>
      </w:r>
      <m:oMath>
        <m:r>
          <w:rPr>
            <w:rFonts w:ascii="Cambria Math" w:hAnsi="Cambria Math" w:cs="Times New Roman" w:eastAsiaTheme="minorEastAsia"/>
          </w:rPr>
          <m:t>i</m:t>
        </m:r>
      </m:oMath>
      <w:r w:rsidRPr="00445B91">
        <w:rPr>
          <w:rFonts w:ascii="Aptos" w:hAnsi="Aptos" w:cs="Times New Roman" w:eastAsiaTheme="minorEastAsia"/>
        </w:rPr>
        <w:t>,</w:t>
      </w:r>
      <w:r w:rsidR="00276C53">
        <w:rPr>
          <w:rFonts w:ascii="Aptos" w:hAnsi="Aptos" w:cs="Times New Roman" w:eastAsiaTheme="minorEastAsia"/>
        </w:rPr>
        <w:t xml:space="preserve"> </w:t>
      </w:r>
      <m:oMath>
        <m:sSub>
          <m:sSubPr>
            <m:ctrlPr>
              <w:rPr>
                <w:rFonts w:ascii="Cambria Math" w:hAnsi="Cambria Math" w:cs="Times New Roman" w:eastAsiaTheme="minorEastAsia"/>
                <w:i/>
              </w:rPr>
            </m:ctrlPr>
          </m:sSubPr>
          <m:e>
            <m:r>
              <w:rPr>
                <w:rFonts w:ascii="Cambria Math" w:hAnsi="Cambria Math" w:cs="Times New Roman" w:eastAsiaTheme="minorEastAsia"/>
              </w:rPr>
              <m:t>w</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l,i</m:t>
            </m:r>
          </m:sub>
        </m:sSub>
        <m:r>
          <w:rPr>
            <w:rFonts w:ascii="Cambria Math" w:hAnsi="Cambria Math" w:cs="Times New Roman" w:eastAsiaTheme="minorEastAsia"/>
          </w:rPr>
          <m:t>=</m:t>
        </m:r>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c,i</m:t>
            </m:r>
          </m:sub>
        </m:sSub>
        <m:f>
          <m:fPr>
            <m:type m:val="lin"/>
            <m:ctrlPr>
              <w:rPr>
                <w:rFonts w:ascii="Cambria Math" w:hAnsi="Cambria Math" w:cs="Times New Roman" w:eastAsiaTheme="minorEastAsia"/>
                <w:i/>
              </w:rPr>
            </m:ctrlPr>
          </m:fPr>
          <m:num>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l,i</m:t>
                </m:r>
              </m:sub>
            </m:sSub>
          </m:num>
          <m:den>
            <m:d>
              <m:dPr>
                <m:ctrlPr>
                  <w:rPr>
                    <w:rFonts w:ascii="Cambria Math" w:hAnsi="Cambria Math" w:cs="Times New Roman" w:eastAsiaTheme="minorEastAsia"/>
                    <w:i/>
                  </w:rPr>
                </m:ctrlPr>
              </m:dPr>
              <m:e>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c,i</m:t>
                    </m:r>
                  </m:sub>
                </m:sSub>
                <m:r>
                  <w:rPr>
                    <w:rFonts w:ascii="Cambria Math" w:hAnsi="Cambria Math" w:cs="Times New Roman" w:eastAsiaTheme="minorEastAsia"/>
                  </w:rPr>
                  <m:t>-q</m:t>
                </m:r>
              </m:e>
            </m:d>
          </m:den>
        </m:f>
      </m:oMath>
      <w:r w:rsidRPr="00445B91">
        <w:rPr>
          <w:rFonts w:ascii="Aptos" w:hAnsi="Aptos" w:cs="Times New Roman" w:eastAsiaTheme="minorEastAsia"/>
        </w:rPr>
        <w:t xml:space="preserve"> and </w:t>
      </w:r>
      <m:oMath>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c,i</m:t>
            </m:r>
          </m:sub>
        </m:sSub>
        <m:r>
          <w:rPr>
            <w:rFonts w:ascii="Cambria Math" w:hAnsi="Cambria Math" w:cs="Times New Roman" w:eastAsiaTheme="minorEastAsia"/>
          </w:rPr>
          <m:t>=F-</m:t>
        </m:r>
        <m:sSub>
          <m:sSubPr>
            <m:ctrlPr>
              <w:rPr>
                <w:rFonts w:ascii="Cambria Math" w:hAnsi="Cambria Math" w:cs="Times New Roman" w:eastAsiaTheme="minorEastAsia"/>
                <w:i/>
              </w:rPr>
            </m:ctrlPr>
          </m:sSubPr>
          <m:e>
            <m:r>
              <w:rPr>
                <w:rFonts w:ascii="Cambria Math" w:hAnsi="Cambria Math" w:cs="Times New Roman" w:eastAsiaTheme="minorEastAsia"/>
              </w:rPr>
              <m:t>F</m:t>
            </m:r>
          </m:e>
          <m:sub>
            <m:sSub>
              <m:sSubPr>
                <m:ctrlPr>
                  <w:rPr>
                    <w:rFonts w:ascii="Cambria Math" w:hAnsi="Cambria Math" w:cs="Times New Roman" w:eastAsiaTheme="minorEastAsia"/>
                    <w:i/>
                  </w:rPr>
                </m:ctrlPr>
              </m:sSubPr>
              <m:e>
                <m:r>
                  <w:rPr>
                    <w:rFonts w:ascii="Cambria Math" w:hAnsi="Cambria Math" w:cs="Times New Roman" w:eastAsiaTheme="minorEastAsia"/>
                  </w:rPr>
                  <m:t>P</m:t>
                </m:r>
              </m:e>
              <m:sub>
                <m:r>
                  <w:rPr>
                    <w:rFonts w:ascii="Cambria Math" w:hAnsi="Cambria Math" w:cs="Times New Roman" w:eastAsiaTheme="minorEastAsia"/>
                  </w:rPr>
                  <m:t>i</m:t>
                </m:r>
              </m:sub>
            </m:sSub>
          </m:sub>
        </m:sSub>
      </m:oMath>
      <w:r w:rsidRPr="00445B91">
        <w:rPr>
          <w:rFonts w:ascii="Aptos" w:hAnsi="Aptos" w:cs="Times New Roman" w:eastAsiaTheme="minorEastAsia"/>
        </w:rPr>
        <w:t>. The precipitation equation is written in differential form</w:t>
      </w:r>
      <w:r w:rsidR="00276C53">
        <w:rPr>
          <w:rFonts w:ascii="Aptos" w:hAnsi="Aptos" w:cs="Times New Roman" w:eastAsiaTheme="minorEastAsia"/>
        </w:rPr>
        <w:t>,</w:t>
      </w:r>
      <w:r w:rsidRPr="00445B91">
        <w:rPr>
          <w:rFonts w:ascii="Aptos" w:hAnsi="Aptos" w:cs="Times New Roman" w:eastAsiaTheme="minorEastAsia"/>
        </w:rPr>
        <w:br/>
      </w:r>
      <m:oMathPara>
        <m:oMath>
          <m:r>
            <w:rPr>
              <w:rFonts w:ascii="Cambria Math" w:hAnsi="Cambria Math" w:cs="Times New Roman" w:eastAsiaTheme="minorEastAsia"/>
            </w:rPr>
            <m:t>d</m:t>
          </m:r>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P,i</m:t>
              </m:r>
            </m:sub>
          </m:sSub>
          <m:r>
            <w:rPr>
              <w:rFonts w:ascii="Cambria Math" w:hAnsi="Cambria Math" w:cs="Times New Roman" w:eastAsiaTheme="minorEastAsia"/>
            </w:rPr>
            <m:t>=</m:t>
          </m:r>
          <m:f>
            <m:fPr>
              <m:ctrlPr>
                <w:rPr>
                  <w:rFonts w:ascii="Cambria Math" w:hAnsi="Cambria Math" w:cs="Times New Roman" w:eastAsiaTheme="minorEastAsia"/>
                  <w:i/>
                </w:rPr>
              </m:ctrlPr>
            </m:fPr>
            <m:num>
              <m:sSub>
                <m:sSubPr>
                  <m:ctrlPr>
                    <w:rPr>
                      <w:rFonts w:ascii="Cambria Math" w:hAnsi="Cambria Math" w:cs="Times New Roman" w:eastAsiaTheme="minorEastAsia"/>
                      <w:i/>
                    </w:rPr>
                  </m:ctrlPr>
                </m:sSubPr>
                <m:e>
                  <m:r>
                    <w:rPr>
                      <w:rFonts w:ascii="Cambria Math" w:hAnsi="Cambria Math" w:cs="Times New Roman" w:eastAsiaTheme="minorEastAsia"/>
                    </w:rPr>
                    <m:t>α</m:t>
                  </m:r>
                </m:e>
                <m:sub>
                  <m:r>
                    <w:rPr>
                      <w:rFonts w:ascii="Cambria Math" w:hAnsi="Cambria Math" w:cs="Times New Roman" w:eastAsiaTheme="minorEastAsia"/>
                    </w:rPr>
                    <m:t>i</m:t>
                  </m:r>
                </m:sub>
              </m:sSub>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l,i</m:t>
                  </m:r>
                </m:sub>
              </m:sSub>
            </m:num>
            <m:den>
              <m:d>
                <m:dPr>
                  <m:ctrlPr>
                    <w:rPr>
                      <w:rFonts w:ascii="Cambria Math" w:hAnsi="Cambria Math" w:cs="Times New Roman" w:eastAsiaTheme="minorEastAsia"/>
                      <w:i/>
                    </w:rPr>
                  </m:ctrlPr>
                </m:dPr>
                <m:e>
                  <m:sSub>
                    <m:sSubPr>
                      <m:ctrlPr>
                        <w:rPr>
                          <w:rFonts w:ascii="Cambria Math" w:hAnsi="Cambria Math" w:cs="Times New Roman" w:eastAsiaTheme="minorEastAsia"/>
                          <w:i/>
                        </w:rPr>
                      </m:ctrlPr>
                    </m:sSubPr>
                    <m:e>
                      <m:r>
                        <w:rPr>
                          <w:rFonts w:ascii="Cambria Math" w:hAnsi="Cambria Math" w:cs="Times New Roman" w:eastAsiaTheme="minorEastAsia"/>
                        </w:rPr>
                        <m:t>q</m:t>
                      </m:r>
                    </m:e>
                    <m:sub>
                      <m:r>
                        <w:rPr>
                          <w:rFonts w:ascii="Cambria Math" w:hAnsi="Cambria Math" w:cs="Times New Roman" w:eastAsiaTheme="minorEastAsia"/>
                        </w:rPr>
                        <m:t>T,i</m:t>
                      </m:r>
                    </m:sub>
                  </m:sSub>
                  <m:r>
                    <w:rPr>
                      <w:rFonts w:ascii="Cambria Math" w:hAnsi="Cambria Math" w:cs="Times New Roman" w:eastAsiaTheme="minorEastAsia"/>
                    </w:rPr>
                    <m:t>-q</m:t>
                  </m:r>
                </m:e>
              </m:d>
              <m:d>
                <m:dPr>
                  <m:ctrlPr>
                    <w:rPr>
                      <w:rFonts w:ascii="Cambria Math" w:hAnsi="Cambria Math" w:cs="Times New Roman" w:eastAsiaTheme="minorEastAsia"/>
                      <w:i/>
                    </w:rPr>
                  </m:ctrlPr>
                </m:dPr>
                <m:e>
                  <m:r>
                    <w:rPr>
                      <w:rFonts w:ascii="Cambria Math" w:hAnsi="Cambria Math" w:cs="Times New Roman" w:eastAsiaTheme="minorEastAsia"/>
                    </w:rPr>
                    <m:t>F-</m:t>
                  </m:r>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P,i</m:t>
                      </m:r>
                    </m:sub>
                  </m:sSub>
                </m:e>
              </m:d>
              <m:r>
                <w:rPr>
                  <w:rFonts w:ascii="Cambria Math" w:hAnsi="Cambria Math" w:cs="Times New Roman" w:eastAsiaTheme="minorEastAsia"/>
                </w:rPr>
                <m:t>dz</m:t>
              </m:r>
            </m:den>
          </m:f>
          <m:r>
            <w:rPr>
              <w:rFonts w:ascii="Cambria Math" w:hAnsi="Cambria Math" w:cs="Times New Roman" w:eastAsiaTheme="minorEastAsia"/>
            </w:rPr>
            <m:t>.</m:t>
          </m:r>
          <m:r>
            <m:rPr>
              <m:sty m:val="p"/>
            </m:rPr>
            <w:rPr>
              <w:rFonts w:ascii="Cambria Math" w:hAnsi="Cambria Math" w:cs="Times New Roman" w:eastAsiaTheme="minorEastAsia"/>
            </w:rPr>
            <w:br/>
          </m:r>
        </m:oMath>
      </m:oMathPara>
      <w:r w:rsidR="00A44BB4">
        <w:rPr>
          <w:rFonts w:ascii="Aptos" w:hAnsi="Aptos" w:cs="Times New Roman" w:eastAsiaTheme="minorEastAsia"/>
        </w:rPr>
        <w:t>Pr</w:t>
      </w:r>
      <w:r w:rsidRPr="00445B91">
        <w:rPr>
          <w:rFonts w:ascii="Aptos" w:hAnsi="Aptos" w:cs="Times New Roman" w:eastAsiaTheme="minorEastAsia"/>
        </w:rPr>
        <w:t>ecipitation</w:t>
      </w:r>
      <w:r w:rsidR="00276C53">
        <w:rPr>
          <w:rFonts w:ascii="Aptos" w:hAnsi="Aptos" w:cs="Times New Roman" w:eastAsiaTheme="minorEastAsia"/>
        </w:rPr>
        <w:t xml:space="preserve"> is integrated</w:t>
      </w:r>
      <w:r w:rsidRPr="00445B91">
        <w:rPr>
          <w:rFonts w:ascii="Aptos" w:hAnsi="Aptos" w:cs="Times New Roman" w:eastAsiaTheme="minorEastAsia"/>
        </w:rPr>
        <w:t xml:space="preserve"> downward</w:t>
      </w:r>
      <w:r w:rsidR="00276C53">
        <w:rPr>
          <w:rFonts w:ascii="Aptos" w:hAnsi="Aptos" w:cs="Times New Roman" w:eastAsiaTheme="minorEastAsia"/>
        </w:rPr>
        <w:t>,</w:t>
      </w:r>
      <w:r w:rsidRPr="00445B91">
        <w:rPr>
          <w:rFonts w:ascii="Aptos" w:hAnsi="Aptos" w:cs="Times New Roman" w:eastAsiaTheme="minorEastAsia"/>
        </w:rPr>
        <w:t xml:space="preserve"> from </w:t>
      </w:r>
      <m:oMath>
        <m:sSub>
          <m:sSubPr>
            <m:ctrlPr>
              <w:rPr>
                <w:rFonts w:ascii="Cambria Math" w:hAnsi="Cambria Math" w:cs="Times New Roman" w:eastAsiaTheme="minorEastAsia"/>
                <w:i/>
              </w:rPr>
            </m:ctrlPr>
          </m:sSubPr>
          <m:e>
            <m:r>
              <w:rPr>
                <w:rFonts w:ascii="Cambria Math" w:hAnsi="Cambria Math" w:cs="Times New Roman" w:eastAsiaTheme="minorEastAsia"/>
              </w:rPr>
              <m:t>F</m:t>
            </m:r>
          </m:e>
          <m:sub>
            <m:r>
              <w:rPr>
                <w:rFonts w:ascii="Cambria Math" w:hAnsi="Cambria Math" w:cs="Times New Roman" w:eastAsiaTheme="minorEastAsia"/>
              </w:rPr>
              <m:t>P,i</m:t>
            </m:r>
          </m:sub>
        </m:sSub>
        <m:d>
          <m:dPr>
            <m:ctrlPr>
              <w:rPr>
                <w:rFonts w:ascii="Cambria Math" w:hAnsi="Cambria Math" w:cs="Times New Roman" w:eastAsiaTheme="minorEastAsia"/>
                <w:i/>
              </w:rPr>
            </m:ctrlPr>
          </m:dPr>
          <m:e>
            <m:sSub>
              <m:sSubPr>
                <m:ctrlPr>
                  <w:rPr>
                    <w:rFonts w:ascii="Cambria Math" w:hAnsi="Cambria Math" w:cs="Times New Roman" w:eastAsiaTheme="minorEastAsia"/>
                    <w:i/>
                  </w:rPr>
                </m:ctrlPr>
              </m:sSubPr>
              <m:e>
                <m:r>
                  <w:rPr>
                    <w:rFonts w:ascii="Cambria Math" w:hAnsi="Cambria Math" w:cs="Times New Roman" w:eastAsiaTheme="minorEastAsia"/>
                  </w:rPr>
                  <m:t>h</m:t>
                </m:r>
              </m:e>
              <m:sub>
                <m:r>
                  <w:rPr>
                    <w:rFonts w:ascii="Cambria Math" w:hAnsi="Cambria Math" w:cs="Times New Roman" w:eastAsiaTheme="minorEastAsia"/>
                  </w:rPr>
                  <m:t>i</m:t>
                </m:r>
              </m:sub>
            </m:sSub>
          </m:e>
        </m:d>
        <m:r>
          <w:rPr>
            <w:rFonts w:ascii="Cambria Math" w:hAnsi="Cambria Math" w:cs="Times New Roman" w:eastAsiaTheme="minorEastAsia"/>
          </w:rPr>
          <m:t>=0</m:t>
        </m:r>
      </m:oMath>
      <w:r w:rsidR="00276C53">
        <w:rPr>
          <w:rFonts w:ascii="Aptos" w:hAnsi="Aptos" w:cs="Times New Roman" w:eastAsiaTheme="minorEastAsia"/>
        </w:rPr>
        <w:t xml:space="preserve"> at </w:t>
      </w:r>
      <w:r w:rsidRPr="00445B91">
        <w:rPr>
          <w:rFonts w:ascii="Aptos" w:hAnsi="Aptos" w:cs="Times New Roman" w:eastAsiaTheme="minorEastAsia"/>
        </w:rPr>
        <w:t xml:space="preserve">the top </w:t>
      </w:r>
      <m:oMath>
        <m:sSub>
          <m:sSubPr>
            <m:ctrlPr>
              <w:rPr>
                <w:rFonts w:ascii="Cambria Math" w:hAnsi="Cambria Math" w:cs="Times New Roman" w:eastAsiaTheme="minorEastAsia"/>
                <w:i/>
              </w:rPr>
            </m:ctrlPr>
          </m:sSubPr>
          <m:e>
            <m:r>
              <w:rPr>
                <w:rFonts w:ascii="Cambria Math" w:hAnsi="Cambria Math" w:cs="Times New Roman" w:eastAsiaTheme="minorEastAsia"/>
              </w:rPr>
              <m:t>h</m:t>
            </m:r>
          </m:e>
          <m:sub>
            <m:r>
              <w:rPr>
                <w:rFonts w:ascii="Cambria Math" w:hAnsi="Cambria Math" w:cs="Times New Roman" w:eastAsiaTheme="minorEastAsia"/>
              </w:rPr>
              <m:t>i</m:t>
            </m:r>
          </m:sub>
        </m:sSub>
        <m:r>
          <w:rPr>
            <w:rFonts w:ascii="Cambria Math" w:hAnsi="Cambria Math" w:cs="Times New Roman" w:eastAsiaTheme="minorEastAsia"/>
          </w:rPr>
          <m:t xml:space="preserve"> </m:t>
        </m:r>
      </m:oMath>
      <w:r w:rsidRPr="00445B91">
        <w:rPr>
          <w:rFonts w:ascii="Aptos" w:hAnsi="Aptos" w:cs="Times New Roman" w:eastAsiaTheme="minorEastAsia"/>
        </w:rPr>
        <w:t>of each cloud</w:t>
      </w:r>
      <w:r w:rsidR="00276C53">
        <w:rPr>
          <w:rFonts w:ascii="Aptos" w:hAnsi="Aptos" w:cs="Times New Roman" w:eastAsiaTheme="minorEastAsia"/>
        </w:rPr>
        <w:t xml:space="preserve">, </w:t>
      </w:r>
      <w:r w:rsidRPr="00445B91">
        <w:rPr>
          <w:rFonts w:ascii="Aptos" w:hAnsi="Aptos" w:cs="Times New Roman" w:eastAsiaTheme="minorEastAsia"/>
        </w:rPr>
        <w:t xml:space="preserve">in trapezoidal vertical steps </w:t>
      </w:r>
      <w:r w:rsidR="00276C53">
        <w:rPr>
          <w:rFonts w:ascii="Aptos" w:hAnsi="Aptos" w:cs="Times New Roman" w:eastAsiaTheme="minorEastAsia"/>
        </w:rPr>
        <w:t xml:space="preserve">with decreasing </w:t>
      </w:r>
      <w:r w:rsidRPr="00445B91">
        <w:rPr>
          <w:rFonts w:ascii="Aptos" w:hAnsi="Aptos" w:cs="Times New Roman" w:eastAsiaTheme="minorEastAsia"/>
        </w:rPr>
        <w:t xml:space="preserve">superscript </w:t>
      </w:r>
      <m:oMath>
        <m:r>
          <w:rPr>
            <w:rFonts w:ascii="Cambria Math" w:hAnsi="Cambria Math" w:cs="Times New Roman" w:eastAsiaTheme="minorEastAsia"/>
          </w:rPr>
          <m:t>k</m:t>
        </m:r>
      </m:oMath>
      <w:r w:rsidRPr="00445B91">
        <w:rPr>
          <w:rFonts w:ascii="Aptos" w:hAnsi="Aptos" w:cs="Times New Roman" w:eastAsiaTheme="minorEastAsia"/>
        </w:rPr>
        <w:t>,</w:t>
      </w:r>
      <w:r w:rsidRPr="00445B91">
        <w:rPr>
          <w:rFonts w:ascii="Aptos" w:hAnsi="Aptos" w:cs="Times New Roman" w:eastAsiaTheme="minorEastAsia"/>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hAnsi="Cambria Math" w:eastAsiaTheme="minorEastAsia"/>
                </w:rPr>
              </m:ctrlPr>
            </m:fPr>
            <m:num>
              <m:r>
                <w:rPr>
                  <w:rFonts w:ascii="Cambria Math" w:hAnsi="Cambria Math" w:eastAsiaTheme="minorEastAsia"/>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hAnsi="Cambria Math" w:eastAsiaTheme="minorEastAsia"/>
                </w:rPr>
                <m:t>+</m:t>
              </m:r>
              <m:sSup>
                <m:sSupPr>
                  <m:ctrlPr>
                    <w:rPr>
                      <w:rFonts w:ascii="Cambria Math" w:hAnsi="Cambria Math" w:eastAsiaTheme="minorEastAsia"/>
                      <w:i/>
                      <w:iCs/>
                    </w:rPr>
                  </m:ctrlPr>
                </m:sSupPr>
                <m:e>
                  <m:r>
                    <w:rPr>
                      <w:rFonts w:ascii="Cambria Math" w:hAnsi="Cambria Math" w:eastAsiaTheme="minorEastAsia"/>
                    </w:rPr>
                    <m:t>c</m:t>
                  </m:r>
                  <m:ctrlPr>
                    <w:rPr>
                      <w:rFonts w:ascii="Cambria Math" w:hAnsi="Cambria Math" w:eastAsiaTheme="minorEastAsia"/>
                      <w:i/>
                    </w:rPr>
                  </m:ctrlPr>
                </m:e>
                <m:sup>
                  <m:r>
                    <w:rPr>
                      <w:rFonts w:ascii="Cambria Math" w:hAnsi="Cambria Math" w:eastAsiaTheme="minorEastAsia"/>
                    </w:rPr>
                    <m:t>k</m:t>
                  </m:r>
                </m:sup>
              </m:sSup>
              <m:sSup>
                <m:sSupPr>
                  <m:ctrlPr>
                    <w:rPr>
                      <w:rFonts w:ascii="Cambria Math" w:hAnsi="Cambria Math" w:eastAsiaTheme="minorEastAsia"/>
                      <w:i/>
                      <w:iCs/>
                    </w:rPr>
                  </m:ctrlPr>
                </m:sSupPr>
                <m:e>
                  <m:r>
                    <w:rPr>
                      <w:rFonts w:ascii="Cambria Math" w:hAnsi="Cambria Math" w:eastAsiaTheme="minorEastAsia"/>
                    </w:rPr>
                    <m:t>F</m:t>
                  </m:r>
                  <m:ctrlPr>
                    <w:rPr>
                      <w:rFonts w:ascii="Cambria Math" w:hAnsi="Cambria Math" w:eastAsiaTheme="minorEastAsia"/>
                      <w:i/>
                    </w:rPr>
                  </m:ctrlPr>
                </m:e>
                <m:sup>
                  <m:r>
                    <w:rPr>
                      <w:rFonts w:ascii="Cambria Math" w:hAnsi="Cambria Math" w:eastAsiaTheme="minorEastAsia"/>
                    </w:rPr>
                    <m:t>k</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c</m:t>
                  </m:r>
                </m:e>
                <m:sup>
                  <m:r>
                    <w:rPr>
                      <w:rFonts w:ascii="Cambria Math" w:hAnsi="Cambria Math" w:eastAsiaTheme="minorEastAsia"/>
                    </w:rPr>
                    <m:t>k+1</m:t>
                  </m:r>
                </m:sup>
              </m:sSup>
              <m:sSup>
                <m:sSupPr>
                  <m:ctrlPr>
                    <w:rPr>
                      <w:rFonts w:ascii="Cambria Math" w:hAnsi="Cambria Math" w:eastAsiaTheme="minorEastAsia"/>
                      <w:i/>
                      <w:iCs/>
                    </w:rPr>
                  </m:ctrlPr>
                </m:sSupPr>
                <m:e>
                  <m:r>
                    <w:rPr>
                      <w:rFonts w:ascii="Cambria Math" w:hAnsi="Cambria Math" w:eastAsiaTheme="minorEastAsia"/>
                    </w:rPr>
                    <m:t>F</m:t>
                  </m:r>
                  <m:ctrlPr>
                    <w:rPr>
                      <w:rFonts w:ascii="Cambria Math" w:hAnsi="Cambria Math" w:eastAsiaTheme="minorEastAsia"/>
                      <w:i/>
                    </w:rPr>
                  </m:ctrlPr>
                </m:e>
                <m:sup>
                  <m:r>
                    <w:rPr>
                      <w:rFonts w:ascii="Cambria Math" w:hAnsi="Cambria Math" w:eastAsiaTheme="minorEastAsia"/>
                    </w:rPr>
                    <m:t>k+1</m:t>
                  </m:r>
                </m:sup>
              </m:sSup>
              <m:ctrlPr>
                <w:rPr>
                  <w:rFonts w:ascii="Cambria Math" w:hAnsi="Cambria Math"/>
                  <w:i/>
                </w:rPr>
              </m:ctrlPr>
            </m:num>
            <m:den>
              <m:r>
                <m:rPr>
                  <m:sty m:val="p"/>
                </m:rPr>
                <w:rPr>
                  <w:rFonts w:ascii="Cambria Math" w:hAnsi="Cambria Math" w:eastAsiaTheme="minorEastAsia"/>
                </w:rPr>
                <m:t>1-</m:t>
              </m:r>
              <m:sSup>
                <m:sSupPr>
                  <m:ctrlPr>
                    <w:rPr>
                      <w:rFonts w:ascii="Cambria Math" w:hAnsi="Cambria Math" w:eastAsiaTheme="minorEastAsia"/>
                      <w:i/>
                    </w:rPr>
                  </m:ctrlPr>
                </m:sSupPr>
                <m:e>
                  <m:r>
                    <w:rPr>
                      <w:rFonts w:ascii="Cambria Math" w:hAnsi="Cambria Math" w:eastAsiaTheme="minorEastAsia"/>
                    </w:rPr>
                    <m:t>c</m:t>
                  </m:r>
                  <m:ctrlPr>
                    <w:rPr>
                      <w:rFonts w:ascii="Cambria Math" w:hAnsi="Cambria Math" w:eastAsiaTheme="minorEastAsia"/>
                    </w:rPr>
                  </m:ctrlPr>
                </m:e>
                <m:sup>
                  <m:r>
                    <w:rPr>
                      <w:rFonts w:ascii="Cambria Math" w:hAnsi="Cambria Math" w:eastAsiaTheme="minorEastAsia"/>
                    </w:rPr>
                    <m:t>k</m:t>
                  </m:r>
                </m:sup>
              </m:sSup>
            </m:den>
          </m:f>
          <m:r>
            <m:rPr>
              <m:sty m:val="p"/>
            </m:rPr>
            <w:rPr>
              <w:rFonts w:ascii="Cambria Math" w:hAnsi="Cambria Math" w:eastAsiaTheme="minorEastAsia"/>
            </w:rPr>
            <m:t>,</m:t>
          </m:r>
          <m:r>
            <m:rPr>
              <m:sty m:val="p"/>
            </m:rPr>
            <w:rPr>
              <w:rFonts w:ascii="Cambria Math" w:hAnsi="Cambria Math" w:eastAsiaTheme="minorEastAsia"/>
            </w:rPr>
            <w:br/>
          </m:r>
        </m:oMath>
      </m:oMathPara>
      <w:r w:rsidRPr="00445B91">
        <w:rPr>
          <w:rFonts w:ascii="Aptos" w:hAnsi="Aptos" w:cs="Times New Roman" w:eastAsiaTheme="minorEastAsia"/>
        </w:rPr>
        <w:t xml:space="preserve">where </w:t>
      </w:r>
      <m:oMath>
        <m:sSubSup>
          <m:sSubSupPr>
            <m:ctrlPr>
              <w:rPr>
                <w:rFonts w:ascii="Cambria Math" w:hAnsi="Cambria Math" w:cs="Times New Roman" w:eastAsiaTheme="minorEastAsia"/>
                <w:i/>
              </w:rPr>
            </m:ctrlPr>
          </m:sSubSupPr>
          <m:e>
            <m:r>
              <w:rPr>
                <w:rFonts w:ascii="Cambria Math" w:hAnsi="Cambria Math" w:cs="Times New Roman" w:eastAsiaTheme="minorEastAsia"/>
              </w:rPr>
              <m:t>c</m:t>
            </m:r>
          </m:e>
          <m:sub>
            <m:r>
              <w:rPr>
                <w:rFonts w:ascii="Cambria Math" w:hAnsi="Cambria Math" w:cs="Times New Roman" w:eastAsiaTheme="minorEastAsia"/>
              </w:rPr>
              <m:t>i</m:t>
            </m:r>
          </m:sub>
          <m:sup>
            <m:r>
              <w:rPr>
                <w:rFonts w:ascii="Cambria Math" w:hAnsi="Cambria Math" w:cs="Times New Roman" w:eastAsiaTheme="minorEastAsia"/>
              </w:rPr>
              <m:t>k</m:t>
            </m:r>
          </m:sup>
        </m:sSubSup>
        <m:r>
          <w:rPr>
            <w:rFonts w:ascii="Cambria Math" w:hAnsi="Cambria Math" w:cs="Times New Roman" w:eastAsiaTheme="minorEastAsia"/>
          </w:rPr>
          <m:t>=</m:t>
        </m:r>
        <m:f>
          <m:fPr>
            <m:type m:val="lin"/>
            <m:ctrlPr>
              <w:rPr>
                <w:rFonts w:ascii="Cambria Math" w:hAnsi="Cambria Math" w:cs="Times New Roman" w:eastAsiaTheme="minorEastAsia"/>
              </w:rPr>
            </m:ctrlPr>
          </m:fPr>
          <m:num>
            <m:d>
              <m:dPr>
                <m:begChr m:val="["/>
                <m:endChr m:val="]"/>
                <m:ctrlPr>
                  <w:rPr>
                    <w:rFonts w:ascii="Cambria Math" w:hAnsi="Cambria Math" w:cs="Times New Roman" w:eastAsiaTheme="minorEastAsia"/>
                    <w:i/>
                  </w:rPr>
                </m:ctrlPr>
              </m:dPr>
              <m:e>
                <m:sSub>
                  <m:sSubPr>
                    <m:ctrlPr>
                      <w:rPr>
                        <w:rFonts w:ascii="Cambria Math" w:hAnsi="Cambria Math" w:cs="Times New Roman" w:eastAsiaTheme="minorEastAsia"/>
                        <w:i/>
                      </w:rPr>
                    </m:ctrlPr>
                  </m:sSubPr>
                  <m:e>
                    <m:r>
                      <w:rPr>
                        <w:rFonts w:ascii="Cambria Math" w:hAnsi="Cambria Math" w:cs="Times New Roman" w:eastAsiaTheme="minorEastAsia"/>
                      </w:rPr>
                      <m:t>α</m:t>
                    </m:r>
                  </m:e>
                  <m:sub>
                    <m:r>
                      <w:rPr>
                        <w:rFonts w:ascii="Cambria Math" w:hAnsi="Cambria Math" w:cs="Times New Roman" w:eastAsiaTheme="minorEastAsia"/>
                      </w:rPr>
                      <m:t>i</m:t>
                    </m:r>
                  </m:sub>
                </m:sSub>
                <m:sSubSup>
                  <m:sSubSupPr>
                    <m:ctrlPr>
                      <w:rPr>
                        <w:rFonts w:ascii="Cambria Math" w:hAnsi="Cambria Math" w:cs="Times New Roman" w:eastAsiaTheme="minorEastAsia"/>
                        <w:i/>
                      </w:rPr>
                    </m:ctrlPr>
                  </m:sSubSupPr>
                  <m:e>
                    <m:r>
                      <w:rPr>
                        <w:rFonts w:ascii="Cambria Math" w:hAnsi="Cambria Math" w:cs="Times New Roman" w:eastAsiaTheme="minorEastAsia"/>
                      </w:rPr>
                      <m:t>q</m:t>
                    </m:r>
                  </m:e>
                  <m:sub>
                    <m:r>
                      <w:rPr>
                        <w:rFonts w:ascii="Cambria Math" w:hAnsi="Cambria Math" w:cs="Times New Roman" w:eastAsiaTheme="minorEastAsia"/>
                      </w:rPr>
                      <m:t>l,i</m:t>
                    </m:r>
                  </m:sub>
                  <m:sup>
                    <m:r>
                      <w:rPr>
                        <w:rFonts w:ascii="Cambria Math" w:hAnsi="Cambria Math" w:cs="Times New Roman" w:eastAsiaTheme="minorEastAsia"/>
                      </w:rPr>
                      <m:t>k</m:t>
                    </m:r>
                  </m:sup>
                </m:sSubSup>
                <m:r>
                  <w:rPr>
                    <w:rFonts w:ascii="Cambria Math" w:hAnsi="Cambria Math" w:cs="Times New Roman" w:eastAsiaTheme="minorEastAsia"/>
                  </w:rPr>
                  <m:t xml:space="preserve"> dz</m:t>
                </m:r>
              </m:e>
            </m:d>
            <m:ctrlPr>
              <w:rPr>
                <w:rFonts w:ascii="Cambria Math" w:hAnsi="Cambria Math" w:cs="Times New Roman" w:eastAsiaTheme="minorEastAsia"/>
                <w:i/>
              </w:rPr>
            </m:ctrlPr>
          </m:num>
          <m:den>
            <m:d>
              <m:dPr>
                <m:begChr m:val="["/>
                <m:endChr m:val="]"/>
                <m:ctrlPr>
                  <w:rPr>
                    <w:rFonts w:ascii="Cambria Math" w:hAnsi="Cambria Math" w:cs="Times New Roman" w:eastAsiaTheme="minorEastAsia"/>
                  </w:rPr>
                </m:ctrlPr>
              </m:dPr>
              <m:e>
                <m:r>
                  <m:rPr>
                    <m:sty m:val="p"/>
                  </m:rPr>
                  <w:rPr>
                    <w:rFonts w:ascii="Cambria Math" w:hAnsi="Cambria Math" w:cs="Times New Roman" w:eastAsiaTheme="minorEastAsia"/>
                  </w:rPr>
                  <m:t>2</m:t>
                </m:r>
                <m:d>
                  <m:dPr>
                    <m:ctrlPr>
                      <w:rPr>
                        <w:rFonts w:ascii="Cambria Math" w:hAnsi="Cambria Math" w:cs="Times New Roman" w:eastAsiaTheme="minorEastAsia"/>
                      </w:rPr>
                    </m:ctrlPr>
                  </m:dPr>
                  <m:e>
                    <m:sSubSup>
                      <m:sSubSupPr>
                        <m:ctrlPr>
                          <w:rPr>
                            <w:rFonts w:ascii="Cambria Math" w:hAnsi="Cambria Math" w:cs="Times New Roman" w:eastAsiaTheme="minorEastAsia"/>
                            <w:i/>
                            <w:iCs/>
                          </w:rPr>
                        </m:ctrlPr>
                      </m:sSubSupPr>
                      <m:e>
                        <m:r>
                          <w:rPr>
                            <w:rFonts w:ascii="Cambria Math" w:hAnsi="Cambria Math" w:cs="Times New Roman" w:eastAsiaTheme="minorEastAsia"/>
                          </w:rPr>
                          <m:t>q</m:t>
                        </m:r>
                        <m:ctrlPr>
                          <w:rPr>
                            <w:rFonts w:ascii="Cambria Math" w:hAnsi="Cambria Math" w:cs="Times New Roman" w:eastAsiaTheme="minorEastAsia"/>
                          </w:rPr>
                        </m:ctrlPr>
                      </m:e>
                      <m:sub>
                        <m:r>
                          <w:rPr>
                            <w:rFonts w:ascii="Cambria Math" w:hAnsi="Cambria Math" w:cs="Times New Roman" w:eastAsiaTheme="minorEastAsia"/>
                          </w:rPr>
                          <m:t>T,i</m:t>
                        </m:r>
                      </m:sub>
                      <m:sup>
                        <m:r>
                          <w:rPr>
                            <w:rFonts w:ascii="Cambria Math" w:hAnsi="Cambria Math" w:cs="Times New Roman" w:eastAsiaTheme="minorEastAsia"/>
                          </w:rPr>
                          <m:t>k</m:t>
                        </m:r>
                      </m:sup>
                    </m:sSubSup>
                    <m:r>
                      <m:rPr>
                        <m:sty m:val="p"/>
                      </m:rPr>
                      <w:rPr>
                        <w:rFonts w:ascii="Cambria Math" w:hAnsi="Cambria Math" w:cs="Times New Roman" w:eastAsiaTheme="minorEastAsia"/>
                      </w:rPr>
                      <m:t>-</m:t>
                    </m:r>
                    <m:sSup>
                      <m:sSupPr>
                        <m:ctrlPr>
                          <w:rPr>
                            <w:rFonts w:ascii="Cambria Math" w:hAnsi="Cambria Math" w:cs="Times New Roman" w:eastAsiaTheme="minorEastAsia"/>
                            <w:i/>
                            <w:iCs/>
                          </w:rPr>
                        </m:ctrlPr>
                      </m:sSupPr>
                      <m:e>
                        <m:r>
                          <w:rPr>
                            <w:rFonts w:ascii="Cambria Math" w:hAnsi="Cambria Math" w:cs="Times New Roman" w:eastAsiaTheme="minorEastAsia"/>
                          </w:rPr>
                          <m:t>q</m:t>
                        </m:r>
                        <m:ctrlPr>
                          <w:rPr>
                            <w:rFonts w:ascii="Cambria Math" w:hAnsi="Cambria Math" w:cs="Times New Roman" w:eastAsiaTheme="minorEastAsia"/>
                          </w:rPr>
                        </m:ctrlPr>
                      </m:e>
                      <m:sup>
                        <m:r>
                          <w:rPr>
                            <w:rFonts w:ascii="Cambria Math" w:hAnsi="Cambria Math" w:cs="Times New Roman" w:eastAsiaTheme="minorEastAsia"/>
                          </w:rPr>
                          <m:t>k</m:t>
                        </m:r>
                      </m:sup>
                    </m:sSup>
                  </m:e>
                </m:d>
                <m:ctrlPr>
                  <w:rPr>
                    <w:rFonts w:ascii="Cambria Math" w:hAnsi="Cambria Math" w:cs="Times New Roman" w:eastAsiaTheme="minorEastAsia"/>
                    <w:i/>
                  </w:rPr>
                </m:ctrlPr>
              </m:e>
            </m:d>
          </m:den>
        </m:f>
      </m:oMath>
      <w:r w:rsidRPr="00445B91">
        <w:rPr>
          <w:rFonts w:ascii="Aptos" w:hAnsi="Aptos" w:cs="Times New Roman" w:eastAsiaTheme="minorEastAsia"/>
        </w:rPr>
        <w:t>.</w:t>
      </w:r>
    </w:p>
    <w:p w:rsidR="00771E52" w:rsidP="00E97BBB" w:rsidRDefault="00771E52" w14:paraId="660006EC" w14:textId="77777777">
      <w:pPr>
        <w:pStyle w:val="BodyText"/>
        <w:rPr>
          <w:rFonts w:ascii="Aptos" w:hAnsi="Aptos" w:cs="Times New Roman" w:eastAsiaTheme="minorEastAsia"/>
        </w:rPr>
      </w:pPr>
    </w:p>
    <w:p w:rsidR="00771E52" w:rsidP="00771E52" w:rsidRDefault="00771E52" w14:paraId="61AEBA21" w14:textId="77777777">
      <w:pPr>
        <w:pStyle w:val="Heading3"/>
        <w:rPr>
          <w:rFonts w:ascii="Aptos" w:hAnsi="Aptos"/>
        </w:rPr>
      </w:pPr>
      <w:r>
        <w:rPr>
          <w:rFonts w:ascii="Aptos" w:hAnsi="Aptos"/>
        </w:rPr>
        <w:t>Cloud radiative effect</w:t>
      </w:r>
    </w:p>
    <w:p w:rsidR="00771E52" w:rsidP="00771E52" w:rsidRDefault="00771E52" w14:paraId="77B61D8A" w14:textId="5A115969">
      <w:pPr>
        <w:pStyle w:val="BodyText"/>
        <w:rPr>
          <w:rFonts w:ascii="Aptos" w:hAnsi="Aptos"/>
        </w:rPr>
      </w:pPr>
      <w:r>
        <w:rPr>
          <w:rFonts w:ascii="Aptos" w:hAnsi="Aptos"/>
        </w:rPr>
        <w:t>The observed GOES low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&gt;</m:t>
        </m:r>
      </m:oMath>
      <w:r>
        <w:rPr>
          <w:rFonts w:ascii="Aptos" w:hAnsi="Aptos"/>
        </w:rPr>
        <w:t xml:space="preserve"> 680 hPa) </w:t>
      </w:r>
      <w:r>
        <w:rPr>
          <w:rFonts w:ascii="Aptos" w:hAnsi="Aptos" w:eastAsiaTheme="minorEastAsia"/>
        </w:rPr>
        <w:t xml:space="preserve">cloud fraction </w:t>
      </w:r>
      <m:oMath>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hAnsi="Cambria Math" w:eastAsiaTheme="minorEastAsia"/>
          </w:rPr>
          <m:t xml:space="preserve"> </m:t>
        </m:r>
      </m:oMath>
      <w:r w:rsidR="001F40E7">
        <w:rPr>
          <w:rFonts w:ascii="Aptos" w:hAnsi="Aptos" w:eastAsiaTheme="minorEastAsia"/>
          <w:iCs/>
        </w:rPr>
        <w:t xml:space="preserve">counts pixels in </w:t>
      </w:r>
      <w:r>
        <w:rPr>
          <w:rFonts w:ascii="Aptos" w:hAnsi="Aptos"/>
        </w:rPr>
        <w:t xml:space="preserve">cloud optical thickness </w:t>
      </w:r>
      <m:oMath>
        <m:r>
          <w:rPr>
            <w:rFonts w:ascii="Cambria Math" w:hAnsi="Cambria Math"/>
          </w:rPr>
          <m:t>τ</m:t>
        </m:r>
      </m:oMath>
      <w:r>
        <w:rPr>
          <w:rFonts w:ascii="Aptos" w:hAnsi="Aptos" w:eastAsiaTheme="minorEastAsia"/>
        </w:rPr>
        <w:t xml:space="preserve"> </w:t>
      </w:r>
      <w:r>
        <w:rPr>
          <w:rFonts w:ascii="Aptos" w:hAnsi="Aptos"/>
        </w:rPr>
        <w:t xml:space="preserve">and cloud top pressure </w:t>
      </w:r>
      <m:oMath>
        <m:sSub>
          <m:sSubPr>
            <m:ctrlPr>
              <w:rPr>
                <w:rFonts w:ascii="Cambria Math" w:hAnsi="Cambria Math"/>
                <w:i/>
                <w:iCs/>
              </w:rPr>
            </m:ctrlPr>
          </m:sSubPr>
          <m:e>
            <m:r>
              <w:rPr>
                <w:rFonts w:ascii="Cambria Math" w:hAnsi="Cambria Math"/>
              </w:rPr>
              <m:t>p</m:t>
            </m:r>
          </m:e>
          <m:sub>
            <m:r>
              <w:rPr>
                <w:rFonts w:ascii="Cambria Math" w:hAnsi="Cambria Math"/>
              </w:rPr>
              <m:t>c</m:t>
            </m:r>
          </m:sub>
        </m:sSub>
      </m:oMath>
      <w:r>
        <w:rPr>
          <w:rFonts w:ascii="Aptos" w:hAnsi="Aptos"/>
        </w:rPr>
        <w:t xml:space="preserve"> (Minnis et al. 2008) bins</w:t>
      </w:r>
      <w:r w:rsidR="001F40E7">
        <w:rPr>
          <w:rFonts w:ascii="Aptos" w:hAnsi="Aptos"/>
        </w:rPr>
        <w:t xml:space="preserve">. The shortwave (SW), longwave (LW), and total cloud radiative effect (CRE) is estimated from the </w:t>
      </w:r>
      <w:r>
        <w:rPr>
          <w:rFonts w:ascii="Aptos" w:hAnsi="Aptos"/>
        </w:rPr>
        <w:t xml:space="preserve">Zelinka et al. (2012) cloud radiative kernel </w:t>
      </w:r>
      <m:oMath>
        <m:r>
          <w:rPr>
            <w:rFonts w:ascii="Cambria Math" w:hAnsi="Cambria Math"/>
          </w:rPr>
          <m:t>K(τ,</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Pr>
          <w:rFonts w:ascii="Aptos" w:hAnsi="Aptos"/>
        </w:rPr>
        <w:t xml:space="preserve">: </w:t>
      </w:r>
      <m:oMath>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w:rPr>
            <w:rFonts w:ascii="Cambria Math" w:hAnsi="Cambria Math"/>
          </w:rPr>
          <m:t>=</m:t>
        </m:r>
        <m:nary>
          <m:naryPr>
            <m:chr m:val="∑"/>
            <m:supHide m:val="1"/>
            <m:ctrlPr>
              <w:rPr>
                <w:rFonts w:ascii="Cambria Math" w:hAnsi="Cambria Math"/>
                <w:i/>
                <w:iCs/>
              </w:rPr>
            </m:ctrlPr>
          </m:naryPr>
          <m:sub>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sub>
          <m:sup/>
          <m:e>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hAnsi="Cambria Math"/>
              </w:rPr>
              <m:t xml:space="preserve"> K(τ,</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e>
        </m:nary>
      </m:oMath>
      <w:r>
        <w:rPr>
          <w:rFonts w:ascii="Aptos" w:hAnsi="Aptos"/>
        </w:rPr>
        <w:t xml:space="preserve">. Total, shortwave (SW), and longwave (LW) CRE changes </w:t>
      </w:r>
      <m:oMath>
        <m:r>
          <w:rPr>
            <w:rFonts w:ascii="Cambria Math" w:hAnsi="Cambria Math"/>
          </w:rPr>
          <m:t>ΔCRE=</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hAnsi="Cambria Math" w:eastAsiaTheme="minorEastAsia"/>
                <w:i/>
                <w:iCs/>
              </w:rPr>
            </m:ctrlPr>
          </m:dPr>
          <m:e>
            <m:f>
              <m:fPr>
                <m:type m:val="lin"/>
                <m:ctrlPr>
                  <w:rPr>
                    <w:rFonts w:ascii="Cambria Math" w:hAnsi="Cambria Math" w:eastAsiaTheme="minorEastAsia"/>
                    <w:i/>
                    <w:iCs/>
                  </w:rPr>
                </m:ctrlPr>
              </m:fPr>
              <m:num>
                <m:r>
                  <m:rPr>
                    <m:sty m:val="p"/>
                  </m:rPr>
                  <w:rPr>
                    <w:rFonts w:ascii="Cambria Math" w:hAnsi="Cambria Math" w:eastAsiaTheme="minorEastAsia"/>
                  </w:rPr>
                  <m:t>Δ</m:t>
                </m:r>
                <m:r>
                  <w:rPr>
                    <w:rFonts w:ascii="Cambria Math" w:hAnsi="Cambria Math" w:eastAsiaTheme="minorEastAsia"/>
                  </w:rPr>
                  <m:t>C</m:t>
                </m:r>
              </m:num>
              <m:den>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ctl</m:t>
                    </m:r>
                  </m:sub>
                </m:sSub>
              </m:den>
            </m:f>
          </m:e>
        </m:d>
      </m:oMath>
      <w:r w:rsidR="001F40E7">
        <w:rPr>
          <w:rFonts w:ascii="Aptos" w:hAnsi="Aptos" w:eastAsiaTheme="minorEastAsia"/>
          <w:iCs/>
        </w:rPr>
        <w:t xml:space="preserve"> </w:t>
      </w:r>
      <w:r>
        <w:rPr>
          <w:rFonts w:ascii="Aptos" w:hAnsi="Aptos"/>
        </w:rPr>
        <w:t xml:space="preserve">are multiplied by the relative </w:t>
      </w:r>
      <w:r w:rsidR="001F40E7">
        <w:rPr>
          <w:rFonts w:ascii="Aptos" w:hAnsi="Aptos"/>
        </w:rPr>
        <w:t xml:space="preserve">modeled </w:t>
      </w:r>
      <w:r>
        <w:rPr>
          <w:rFonts w:ascii="Aptos" w:hAnsi="Aptos"/>
        </w:rPr>
        <w:t xml:space="preserve">change in the shallow cumulus albedo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ctl</m:t>
                </m:r>
              </m:sub>
            </m:sSub>
          </m:den>
        </m:f>
        <m:r>
          <w:rPr>
            <w:rFonts w:ascii="Cambria Math" w:hAnsi="Cambria Math"/>
          </w:rPr>
          <m:t>=</m:t>
        </m:r>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Pr>
          <w:rFonts w:ascii="Aptos" w:hAnsi="Aptos"/>
        </w:rPr>
        <w:t xml:space="preserve"> for the shallow cumulus experiments (Table 1)</w:t>
      </w:r>
      <w:r>
        <w:rPr>
          <w:rFonts w:ascii="Aptos" w:hAnsi="Aptos" w:eastAsiaTheme="minorEastAsia"/>
          <w:iCs/>
        </w:rPr>
        <w:t>.</w:t>
      </w:r>
      <w:r>
        <w:rPr>
          <w:rFonts w:ascii="Aptos" w:hAnsi="Aptos"/>
        </w:rPr>
        <w:t xml:space="preserve"> The CRE for low clouds</w:t>
      </w:r>
      <w:r w:rsidR="001F40E7">
        <w:rPr>
          <w:rFonts w:ascii="Aptos" w:hAnsi="Aptos"/>
        </w:rPr>
        <w:t>,</w:t>
      </w:r>
      <w:r>
        <w:rPr>
          <w:rFonts w:ascii="Aptos" w:hAnsi="Aptos"/>
        </w:rPr>
        <w:t xml:space="preserve"> </w:t>
      </w:r>
      <w:r w:rsidR="001F40E7">
        <w:rPr>
          <w:rFonts w:ascii="Aptos" w:hAnsi="Aptos"/>
        </w:rPr>
        <w:t xml:space="preserve">assumed </w:t>
      </w:r>
      <w:r>
        <w:rPr>
          <w:rFonts w:ascii="Aptos" w:hAnsi="Aptos"/>
        </w:rPr>
        <w:t>comprised 2/3 of shallow cumulus (SC) clouds and 1/3 of LCL clouds</w:t>
      </w:r>
      <w:r w:rsidR="001F40E7">
        <w:rPr>
          <w:rFonts w:ascii="Aptos" w:hAnsi="Aptos"/>
        </w:rPr>
        <w:t>,</w:t>
      </w:r>
      <w:r>
        <w:rPr>
          <w:rFonts w:ascii="Aptos" w:hAnsi="Aptos"/>
        </w:rPr>
        <w:t xml:space="preserve"> is computed by weighting the relative changes of SC and LCL clouds,</w:t>
      </w:r>
      <w:r>
        <w:rPr>
          <w:rFonts w:ascii="Aptos" w:hAnsi="Aptos"/>
        </w:rPr>
        <w:br/>
      </w:r>
      <m:oMathPara>
        <m:oMath>
          <m:r>
            <m:rPr>
              <m:sty m:val="p"/>
            </m:rPr>
            <w:rPr>
              <w:rFonts w:ascii="Cambria Math" w:hAnsi="Cambria Math"/>
            </w:rPr>
            <m:t>ΔCRE</m:t>
          </m:r>
          <m:r>
            <w:rPr>
              <w:rFonts w:ascii="Cambria Math" w:hAnsi="Cambria Math"/>
            </w:rPr>
            <m:t>=</m:t>
          </m:r>
          <m:f>
            <m:fPr>
              <m:type m:val="lin"/>
              <m:ctrlPr>
                <w:rPr>
                  <w:rFonts w:ascii="Cambria Math" w:hAnsi="Cambria Math"/>
                  <w:i/>
                </w:rPr>
              </m:ctrlPr>
            </m:fPr>
            <m:num>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hAnsi="Cambria Math"/>
                      <w:i/>
                    </w:rPr>
                  </m:ctrlPr>
                </m:dPr>
                <m:e>
                  <m:d>
                    <m:dPr>
                      <m:ctrlPr>
                        <w:rPr>
                          <w:rFonts w:ascii="Cambria Math" w:hAnsi="Cambria Math"/>
                          <w:i/>
                        </w:rPr>
                      </m:ctrlPr>
                    </m:dPr>
                    <m:e>
                      <m:f>
                        <m:fPr>
                          <m:type m:val="lin"/>
                          <m:ctrlPr>
                            <w:rPr>
                              <w:rFonts w:ascii="Cambria Math" w:hAnsi="Cambria Math"/>
                              <w:i/>
                            </w:rPr>
                          </m:ctrlPr>
                        </m:fPr>
                        <m:num>
                          <m:r>
                            <w:rPr>
                              <w:rFonts w:ascii="Cambria Math" w:hAnsi="Cambria Math"/>
                            </w:rPr>
                            <m:t>2</m:t>
                          </m:r>
                        </m:num>
                        <m:den>
                          <m:r>
                            <w:rPr>
                              <w:rFonts w:ascii="Cambria Math" w:hAnsi="Cambria Math"/>
                            </w:rPr>
                            <m:t>3</m:t>
                          </m:r>
                        </m:den>
                      </m:f>
                    </m:e>
                  </m:d>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SC</m:t>
                          </m:r>
                        </m:sub>
                      </m:sSub>
                    </m:num>
                    <m:den>
                      <m:sSub>
                        <m:sSubPr>
                          <m:ctrlPr>
                            <w:rPr>
                              <w:rFonts w:ascii="Cambria Math" w:hAnsi="Cambria Math"/>
                              <w:i/>
                            </w:rPr>
                          </m:ctrlPr>
                        </m:sSubPr>
                        <m:e>
                          <m:r>
                            <w:rPr>
                              <w:rFonts w:ascii="Cambria Math" w:hAnsi="Cambria Math"/>
                            </w:rPr>
                            <m:t>C</m:t>
                          </m:r>
                        </m:e>
                        <m:sub>
                          <m:r>
                            <w:rPr>
                              <w:rFonts w:ascii="Cambria Math" w:hAnsi="Cambria Math"/>
                            </w:rPr>
                            <m:t>SC</m:t>
                          </m:r>
                        </m:sub>
                      </m:sSub>
                    </m:den>
                  </m:f>
                  <m:r>
                    <w:rPr>
                      <w:rFonts w:ascii="Cambria Math" w:hAnsi="Cambria Math"/>
                    </w:rPr>
                    <m:t>+</m:t>
                  </m:r>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LCL</m:t>
                          </m:r>
                        </m:sub>
                      </m:sSub>
                    </m:num>
                    <m:den>
                      <m:sSub>
                        <m:sSubPr>
                          <m:ctrlPr>
                            <w:rPr>
                              <w:rFonts w:ascii="Cambria Math" w:hAnsi="Cambria Math"/>
                              <w:i/>
                            </w:rPr>
                          </m:ctrlPr>
                        </m:sSubPr>
                        <m:e>
                          <m:r>
                            <w:rPr>
                              <w:rFonts w:ascii="Cambria Math" w:hAnsi="Cambria Math"/>
                            </w:rPr>
                            <m:t>C</m:t>
                          </m:r>
                        </m:e>
                        <m:sub>
                          <m:r>
                            <w:rPr>
                              <w:rFonts w:ascii="Cambria Math" w:hAnsi="Cambria Math"/>
                            </w:rPr>
                            <m:t>LCL</m:t>
                          </m:r>
                        </m:sub>
                      </m:sSub>
                    </m:den>
                  </m:f>
                </m:e>
              </m:d>
              <m:ctrlPr>
                <w:rPr>
                  <w:rFonts w:ascii="Cambria Math" w:hAnsi="Cambria Math"/>
                  <w:i/>
                  <w:iCs/>
                </w:rPr>
              </m:ctrlP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eastAsiaTheme="minorEastAsia"/>
            </w:rPr>
            <m:t>,</m:t>
          </m:r>
          <m:r>
            <m:rPr>
              <m:sty m:val="p"/>
            </m:rPr>
            <w:rPr>
              <w:rFonts w:ascii="Aptos" w:hAnsi="Aptos" w:eastAsiaTheme="minorEastAsia"/>
            </w:rPr>
            <w:br/>
          </m:r>
        </m:oMath>
      </m:oMathPara>
      <w:r>
        <w:rPr>
          <w:rFonts w:ascii="Aptos" w:hAnsi="Aptos"/>
        </w:rPr>
        <w:t>from their respective models.</w:t>
      </w:r>
    </w:p>
    <w:p w:rsidR="00F13B3A" w:rsidP="00F13B3A" w:rsidRDefault="00F13B3A" w14:paraId="6636A61A" w14:textId="77777777">
      <w:pPr>
        <w:pStyle w:val="Heading2"/>
      </w:pPr>
      <w:bookmarkStart w:name="cloud-base-clouds" w:id="3"/>
      <w:r>
        <w:t>LCL clouds</w:t>
      </w:r>
    </w:p>
    <w:p w:rsidR="00F13B3A" w:rsidP="00F13B3A" w:rsidRDefault="00F13B3A" w14:paraId="598F30A6" w14:textId="31D878F6">
      <w:pPr>
        <w:pStyle w:val="BodyText"/>
        <w:rPr>
          <w:rFonts w:ascii="Aptos" w:hAnsi="Aptos"/>
        </w:rPr>
      </w:pPr>
      <w:r>
        <w:rPr>
          <w:rFonts w:ascii="Aptos" w:hAnsi="Aptos"/>
        </w:rPr>
        <w:t xml:space="preserve">Large-eddy simulation (LES; </w:t>
      </w:r>
      <w:r w:rsidRPr="00C949F2">
        <w:rPr>
          <w:rFonts w:ascii="Aptos" w:hAnsi="Aptos"/>
        </w:rPr>
        <w:t>(Bretherton et al. </w:t>
      </w:r>
      <w:r>
        <w:rPr>
          <w:rFonts w:ascii="Aptos" w:hAnsi="Aptos"/>
        </w:rPr>
        <w:t>2013</w:t>
      </w:r>
      <w:r w:rsidRPr="00C949F2">
        <w:rPr>
          <w:rFonts w:ascii="Aptos" w:hAnsi="Aptos"/>
        </w:rPr>
        <w:t>, Blossey et al. </w:t>
      </w:r>
      <w:r>
        <w:rPr>
          <w:rFonts w:ascii="Aptos" w:hAnsi="Aptos"/>
        </w:rPr>
        <w:t xml:space="preserve">2013) and observations (Bony et al., 2021; </w:t>
      </w:r>
      <w:r w:rsidRPr="00C949F2">
        <w:rPr>
          <w:rFonts w:ascii="Aptos" w:hAnsi="Aptos"/>
        </w:rPr>
        <w:t>Vogel et al.</w:t>
      </w:r>
      <w:r>
        <w:rPr>
          <w:rFonts w:ascii="Aptos" w:hAnsi="Aptos"/>
        </w:rPr>
        <w:t>,</w:t>
      </w:r>
      <w:r w:rsidRPr="00C949F2">
        <w:rPr>
          <w:rFonts w:ascii="Aptos" w:hAnsi="Aptos"/>
        </w:rPr>
        <w:t> 2022</w:t>
      </w:r>
      <w:r>
        <w:rPr>
          <w:rFonts w:ascii="Aptos" w:hAnsi="Aptos"/>
        </w:rPr>
        <w:t>; Fig. REFLALBEDO</w:t>
      </w:r>
      <w:r w:rsidRPr="00C949F2">
        <w:rPr>
          <w:rFonts w:ascii="Aptos" w:hAnsi="Aptos"/>
        </w:rPr>
        <w:t>)</w:t>
      </w:r>
      <w:r>
        <w:rPr>
          <w:rFonts w:ascii="Aptos" w:hAnsi="Aptos"/>
        </w:rPr>
        <w:t xml:space="preserve"> have a</w:t>
      </w:r>
      <w:r w:rsidRPr="00C949F2">
        <w:rPr>
          <w:rFonts w:ascii="Aptos" w:hAnsi="Aptos"/>
        </w:rPr>
        <w:t xml:space="preserve"> cloud fraction </w:t>
      </w:r>
      <w:r>
        <w:rPr>
          <w:rFonts w:ascii="Aptos" w:hAnsi="Aptos"/>
        </w:rPr>
        <w:t xml:space="preserve">maximum of </w:t>
      </w:r>
      <w:r w:rsidRPr="00C949F2">
        <w:rPr>
          <w:rFonts w:ascii="Aptos" w:hAnsi="Aptos"/>
        </w:rPr>
        <w:t xml:space="preserve">about 5 % </w:t>
      </w:r>
      <w:r>
        <w:rPr>
          <w:rFonts w:ascii="Aptos" w:hAnsi="Aptos"/>
        </w:rPr>
        <w:t>near the</w:t>
      </w:r>
      <w:r w:rsidRPr="00C949F2">
        <w:rPr>
          <w:rFonts w:ascii="Aptos" w:hAnsi="Aptos"/>
        </w:rPr>
        <w:t xml:space="preserve"> cloud base</w:t>
      </w:r>
      <w:r>
        <w:rPr>
          <w:rFonts w:ascii="Aptos" w:hAnsi="Aptos"/>
        </w:rPr>
        <w:t>. We scale this LCL cloud fraction from the subcloud relative humidity and moisture fluxes and test the sensitivity of relative humidity (RH) at cloud base. RH may be constant (Held and Shell XXXX) or increase slightly to the damp the surface evaporation to +2 % K</w:t>
      </w:r>
      <w:r>
        <w:rPr>
          <w:rFonts w:ascii="Aptos" w:hAnsi="Aptos"/>
          <w:vertAlign w:val="superscript"/>
        </w:rPr>
        <w:t>–1</w:t>
      </w:r>
      <w:r w:rsidRPr="00C949F2">
        <w:rPr>
          <w:rFonts w:ascii="Aptos" w:hAnsi="Aptos"/>
        </w:rPr>
        <w:t>.</w:t>
      </w:r>
    </w:p>
    <w:p w:rsidRPr="002177AF" w:rsidR="00F13B3A" w:rsidP="00F13B3A" w:rsidRDefault="00F13B3A" w14:paraId="654A3E26"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eastAsiaTheme="minorEastAsia"/>
          <w:color w:val="3B2322"/>
          <w:kern w:val="0"/>
        </w:rPr>
      </w:pPr>
      <w:r>
        <w:rPr>
          <w:rFonts w:ascii="Aptos" w:hAnsi="Aptos"/>
        </w:rPr>
        <w:t xml:space="preserve">The LCL </w:t>
      </w:r>
      <w:r w:rsidRPr="00C949F2">
        <w:rPr>
          <w:rFonts w:ascii="Aptos" w:hAnsi="Aptos"/>
        </w:rPr>
        <w:t xml:space="preserve">cloud fraction </w:t>
      </w:r>
      <w:r>
        <w:rPr>
          <w:rFonts w:ascii="Aptos" w:hAnsi="Aptos"/>
        </w:rPr>
        <w:t>is</w:t>
      </w:r>
      <w:r w:rsidRPr="00C949F2">
        <w:rPr>
          <w:rFonts w:ascii="Aptos" w:hAnsi="Aptos"/>
        </w:rPr>
        <w:t xml:space="preserve"> the fraction </w:t>
      </w:r>
      <w:r>
        <w:rPr>
          <w:rFonts w:ascii="Aptos" w:hAnsi="Aptos"/>
        </w:rPr>
        <w:t>of air</w:t>
      </w:r>
      <w:r w:rsidRPr="00C949F2">
        <w:rPr>
          <w:rFonts w:ascii="Aptos" w:hAnsi="Aptos"/>
        </w:rPr>
        <w:t xml:space="preserve"> </w:t>
      </w:r>
      <w:r>
        <w:rPr>
          <w:rFonts w:ascii="Aptos" w:hAnsi="Aptos"/>
        </w:rPr>
        <w:t xml:space="preserve">from the moist subcloud boundary layer thermals </w:t>
      </w:r>
      <w:r w:rsidRPr="00C949F2">
        <w:rPr>
          <w:rFonts w:ascii="Aptos" w:hAnsi="Aptos"/>
        </w:rPr>
        <w:t>that reach</w:t>
      </w:r>
      <w:r>
        <w:rPr>
          <w:rFonts w:ascii="Aptos" w:hAnsi="Aptos"/>
        </w:rPr>
        <w:t>es</w:t>
      </w:r>
      <w:r w:rsidRPr="00C949F2">
        <w:rPr>
          <w:rFonts w:ascii="Aptos" w:hAnsi="Aptos"/>
        </w:rPr>
        <w:t xml:space="preserve"> saturation </w:t>
      </w:r>
      <w:r>
        <w:rPr>
          <w:rFonts w:ascii="Aptos" w:hAnsi="Aptos"/>
        </w:rPr>
        <w:t xml:space="preserve">at cloud base </w:t>
      </w:r>
      <w:r w:rsidRPr="00C949F2">
        <w:rPr>
          <w:rFonts w:ascii="Aptos" w:hAnsi="Aptos"/>
        </w:rPr>
        <w:t>(</w:t>
      </w:r>
      <w:proofErr w:type="spellStart"/>
      <w:r w:rsidRPr="00C949F2">
        <w:rPr>
          <w:rFonts w:ascii="Aptos" w:hAnsi="Aptos"/>
        </w:rPr>
        <w:t>Sommeria</w:t>
      </w:r>
      <w:proofErr w:type="spellEnd"/>
      <w:r w:rsidRPr="00C949F2">
        <w:rPr>
          <w:rFonts w:ascii="Aptos" w:hAnsi="Aptos"/>
        </w:rPr>
        <w:t xml:space="preserve"> and Deardorff, 1977; Mellor 1977).</w:t>
      </w:r>
      <w:r>
        <w:rPr>
          <w:rFonts w:ascii="Aptos" w:hAnsi="Aptos"/>
        </w:rPr>
        <w:t xml:space="preserve"> </w:t>
      </w:r>
      <w:r w:rsidRPr="00C949F2">
        <w:rPr>
          <w:rFonts w:ascii="Aptos" w:hAnsi="Aptos"/>
        </w:rPr>
        <w:t>For a normal distribution of relative humidity</w:t>
      </w:r>
      <w:r>
        <w:rPr>
          <w:rFonts w:ascii="Aptos" w:hAnsi="Aptos"/>
        </w:rPr>
        <w:t xml:space="preserve"> in the subcloud layer</w:t>
      </w:r>
      <w:r w:rsidRPr="00C949F2">
        <w:rPr>
          <w:rFonts w:ascii="Aptos" w:hAnsi="Aptos"/>
        </w:rPr>
        <w:t>, th</w:t>
      </w:r>
      <w:r>
        <w:rPr>
          <w:rFonts w:ascii="Aptos" w:hAnsi="Aptos"/>
        </w:rPr>
        <w:t>e mean fraction of the thermals that are saturated at cloud base</w:t>
      </w:r>
      <w:r w:rsidRPr="00C949F2">
        <w:rPr>
          <w:rFonts w:ascii="Aptos" w:hAnsi="Aptos"/>
        </w:rPr>
        <w:t xml:space="preserve"> is</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ctrlPr>
              <w:rPr>
                <w:rFonts w:ascii="Cambria Math" w:hAnsi="Cambria Math"/>
                <w:i/>
              </w:rPr>
            </m:ctrlPr>
          </m:e>
        </m:d>
        <m:r>
          <w:rPr>
            <w:rFonts w:ascii="Cambria Math" w:hAnsi="Cambria Math"/>
          </w:rPr>
          <m:t>/2,</m:t>
        </m:r>
        <m:r>
          <m:rPr>
            <m:sty m:val="p"/>
          </m:rPr>
          <w:rPr>
            <w:rFonts w:ascii="Cambria Math" w:hAnsi="Cambria Math"/>
          </w:rPr>
          <m:t xml:space="preserve"> </m:t>
        </m:r>
      </m:oMath>
      <w:r w:rsidRPr="00C949F2">
        <w:rPr>
          <w:rFonts w:ascii="Aptos" w:hAnsi="Aptos"/>
        </w:rPr>
        <w:t>w</w:t>
      </w:r>
      <w:r>
        <w:rPr>
          <w:rFonts w:ascii="Aptos" w:hAnsi="Aptos"/>
        </w:rPr>
        <w:t>here</w:t>
      </w:r>
      <w:r w:rsidRPr="00C949F2">
        <w:rPr>
          <w:rFonts w:ascii="Aptos" w:hAnsi="Aptos"/>
        </w:rPr>
        <w:t xml:space="preserve"> </w:t>
      </w:r>
      <m:oMath>
        <m:r>
          <w:rPr>
            <w:rFonts w:ascii="Cambria Math" w:hAnsi="Cambria Math"/>
          </w:rPr>
          <m:t>s</m:t>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
                        <m:ctrlPr>
                          <w:rPr>
                            <w:rFonts w:ascii="Cambria Math" w:hAnsi="Cambria Math"/>
                            <w:kern w:val="0"/>
                            <w14:ligatures w14:val="none"/>
                          </w:rPr>
                        </m:ctrlPr>
                      </m:accPr>
                      <m:e>
                        <m:r>
                          <m:rPr>
                            <m:sty m:val="p"/>
                          </m:rPr>
                          <w:rPr>
                            <w:rFonts w:ascii="Cambria Math" w:hAnsi="Cambria Math"/>
                          </w:rPr>
                          <m:t>RH</m:t>
                        </m:r>
                      </m:e>
                    </m:acc>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Pr>
          <w:rFonts w:ascii="Aptos" w:hAnsi="Aptos"/>
        </w:rPr>
        <w:t xml:space="preserve"> is</w:t>
      </w:r>
      <w:r w:rsidRPr="00C949F2">
        <w:rPr>
          <w:rFonts w:ascii="Aptos" w:hAnsi="Aptos"/>
        </w:rPr>
        <w:t xml:space="preserve"> the </w:t>
      </w:r>
      <w:r>
        <w:rPr>
          <w:rFonts w:ascii="Aptos" w:hAnsi="Aptos"/>
        </w:rPr>
        <w:t xml:space="preserve">mean relative </w:t>
      </w:r>
      <w:r w:rsidRPr="00C949F2">
        <w:rPr>
          <w:rFonts w:ascii="Aptos" w:hAnsi="Aptos"/>
        </w:rPr>
        <w:t xml:space="preserve">saturation deficit </w:t>
      </w:r>
      <w:r>
        <w:rPr>
          <w:rFonts w:ascii="Aptos" w:hAnsi="Aptos"/>
        </w:rPr>
        <w:t>normalized by</w:t>
      </w:r>
      <w:r w:rsidRPr="00C949F2">
        <w:rPr>
          <w:rFonts w:ascii="Aptos" w:hAnsi="Aptos"/>
        </w:rPr>
        <w:t xml:space="preserve"> the </w:t>
      </w:r>
      <w:r>
        <w:rPr>
          <w:rFonts w:ascii="Aptos" w:hAnsi="Aptos"/>
        </w:rPr>
        <w:t xml:space="preserve">standard deviation </w:t>
      </w:r>
      <w:r w:rsidRPr="00C949F2">
        <w:rPr>
          <w:rFonts w:ascii="Aptos" w:hAnsi="Aptos"/>
        </w:rPr>
        <w:t>of RH.</w:t>
      </w:r>
      <w:r>
        <w:rPr>
          <w:rFonts w:ascii="Aptos" w:hAnsi="Aptos"/>
        </w:rPr>
        <w:t xml:space="preserve"> Cloud fraction changes strongly inversely to </w:t>
      </w:r>
      <m:oMath>
        <m:r>
          <w:rPr>
            <w:rFonts w:ascii="Cambria Math" w:hAnsi="Cambria Math"/>
          </w:rPr>
          <m:t>s</m:t>
        </m:r>
      </m:oMath>
      <w:r>
        <w:rPr>
          <w:rFonts w:ascii="Aptos" w:hAnsi="Aptos" w:eastAsiaTheme="minorEastAsia"/>
        </w:rPr>
        <w:t xml:space="preserve"> according to</w:t>
      </w:r>
      <w:r>
        <w:rPr>
          <w:rFonts w:ascii="Aptos" w:hAnsi="Aptos"/>
        </w:rPr>
        <w:t xml:space="preserve"> </w:t>
      </w:r>
      <m:oMath>
        <m:f>
          <m:fPr>
            <m:type m:val="lin"/>
            <m:ctrlPr>
              <w:rPr>
                <w:rFonts w:ascii="Cambria Math" w:hAnsi="Cambria Math" w:cs="Menlo"/>
                <w:i/>
                <w:color w:val="3B2322"/>
                <w:kern w:val="0"/>
              </w:rPr>
            </m:ctrlPr>
          </m:fPr>
          <m:num>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sSub>
                  <m:sSubPr>
                    <m:ctrlPr>
                      <w:rPr>
                        <w:rFonts w:ascii="Cambria Math" w:hAnsi="Cambria Math" w:cs="Menlo"/>
                        <w:i/>
                        <w:color w:val="3B2322"/>
                        <w:kern w:val="0"/>
                      </w:rPr>
                    </m:ctrlPr>
                  </m:sSubPr>
                  <m:e>
                    <m:r>
                      <w:rPr>
                        <w:rFonts w:ascii="Cambria Math" w:hAnsi="Cambria Math" w:cs="Menlo"/>
                        <w:color w:val="3B2322"/>
                        <w:kern w:val="0"/>
                      </w:rPr>
                      <m:t>C</m:t>
                    </m:r>
                  </m:e>
                  <m:sub>
                    <m:r>
                      <w:rPr>
                        <w:rFonts w:ascii="Cambria Math" w:hAnsi="Cambria Math" w:cs="Menlo"/>
                        <w:color w:val="3B2322"/>
                        <w:kern w:val="0"/>
                      </w:rPr>
                      <m:t>CB</m:t>
                    </m:r>
                  </m:sub>
                </m:sSub>
              </m:e>
            </m:func>
          </m:num>
          <m:den>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r>
                  <w:rPr>
                    <w:rFonts w:ascii="Cambria Math" w:hAnsi="Cambria Math" w:cs="Menlo"/>
                    <w:color w:val="3B2322"/>
                    <w:kern w:val="0"/>
                  </w:rPr>
                  <m:t>s</m:t>
                </m:r>
              </m:e>
            </m:func>
          </m:den>
        </m:f>
        <m:r>
          <w:rPr>
            <w:rFonts w:ascii="Cambria Math" w:hAnsi="Cambria Math" w:cs="Menlo"/>
            <w:color w:val="3B2322"/>
            <w:kern w:val="0"/>
          </w:rPr>
          <m:t>≈-3.2</m:t>
        </m:r>
      </m:oMath>
      <w:r>
        <w:rPr>
          <w:rFonts w:ascii="Aptos" w:hAnsi="Aptos" w:eastAsiaTheme="minorEastAsia"/>
          <w:color w:val="3B2322"/>
          <w:kern w:val="0"/>
        </w:rPr>
        <w:t xml:space="preserve">. </w:t>
      </w:r>
      <w:r w:rsidRPr="00C949F2">
        <w:rPr>
          <w:rFonts w:ascii="Aptos" w:hAnsi="Aptos"/>
        </w:rPr>
        <w:t>The cloud-base cloud fraction</w:t>
      </w:r>
      <w:r>
        <w:rPr>
          <w:rFonts w:ascii="Aptos" w:hAnsi="Aptos"/>
        </w:rPr>
        <w:t xml:space="preserve"> observed by combined radar and lidar is</w:t>
      </w:r>
      <w:r w:rsidRPr="00C949F2">
        <w:rPr>
          <w:rFonts w:ascii="Aptos" w:hAnsi="Aptos"/>
        </w:rPr>
        <w:t xml:space="preserve"> </w:t>
      </w:r>
      <w:r>
        <w:rPr>
          <w:rFonts w:ascii="Aptos" w:hAnsi="Aptos"/>
        </w:rPr>
        <w:t>0.0</w:t>
      </w:r>
      <w:r w:rsidRPr="00C949F2">
        <w:rPr>
          <w:rFonts w:ascii="Aptos" w:hAnsi="Aptos"/>
        </w:rPr>
        <w:t xml:space="preserve">54 </w:t>
      </w:r>
      <m:oMath>
        <m:r>
          <m:rPr>
            <m:sty m:val="p"/>
          </m:rPr>
          <w:rPr>
            <w:rFonts w:ascii="Cambria Math" w:hAnsi="Cambria Math"/>
          </w:rPr>
          <m:t>±</m:t>
        </m:r>
      </m:oMath>
      <w:r>
        <w:rPr>
          <w:rFonts w:ascii="Aptos" w:hAnsi="Aptos" w:eastAsiaTheme="minorEastAsia"/>
        </w:rPr>
        <w:t>0.0</w:t>
      </w:r>
      <w:r w:rsidRPr="00C949F2">
        <w:rPr>
          <w:rFonts w:ascii="Aptos" w:hAnsi="Aptos"/>
        </w:rPr>
        <w:t xml:space="preserve">31% </w:t>
      </w:r>
      <w:r>
        <w:rPr>
          <w:rFonts w:ascii="Aptos" w:hAnsi="Aptos"/>
        </w:rPr>
        <w:t xml:space="preserve">in EUREC4A </w:t>
      </w:r>
      <w:r w:rsidRPr="00C949F2">
        <w:rPr>
          <w:rFonts w:ascii="Aptos" w:hAnsi="Aptos"/>
        </w:rPr>
        <w:t xml:space="preserve">(BASTALIAS, Bony et al., 2022; Vogel et al., 2022). </w:t>
      </w:r>
      <w:r>
        <w:rPr>
          <w:rFonts w:ascii="Aptos" w:hAnsi="Aptos"/>
        </w:rPr>
        <w:t>Cloud base cloud fraction</w:t>
      </w:r>
      <w:r w:rsidRPr="00C949F2">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=0.055 </m:t>
        </m:r>
      </m:oMath>
      <w:r>
        <w:rPr>
          <w:rFonts w:ascii="Aptos" w:hAnsi="Aptos" w:eastAsiaTheme="minorEastAsia"/>
        </w:rPr>
        <w:t xml:space="preserve">matches the observations </w:t>
      </w:r>
      <w:r w:rsidRPr="00C949F2">
        <w:rPr>
          <w:rFonts w:ascii="Aptos" w:hAnsi="Aptos"/>
        </w:rPr>
        <w:t xml:space="preserve">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w:t>
      </w:r>
    </w:p>
    <w:p w:rsidRPr="006756AD" w:rsidR="00F13B3A" w:rsidP="00F13B3A" w:rsidRDefault="00F13B3A" w14:paraId="6C3F1C95" w14:textId="77777777">
      <w:pPr>
        <w:pStyle w:val="BodyText"/>
        <w:rPr>
          <w:rFonts w:ascii="Aptos" w:hAnsi="Aptos" w:eastAsiaTheme="minorEastAsia"/>
        </w:rPr>
      </w:pPr>
      <w:r>
        <w:rPr>
          <w:rFonts w:ascii="Aptos" w:hAnsi="Aptos"/>
        </w:rPr>
        <w:t xml:space="preserve">The distribution of the saturation deficit depends on the mean humidity, the subcloud gradient, and the moisture flux. </w:t>
      </w:r>
      <w:r w:rsidRPr="00C949F2">
        <w:rPr>
          <w:rFonts w:ascii="Aptos" w:hAnsi="Aptos"/>
        </w:rPr>
        <w:t xml:space="preserve">The </w:t>
      </w:r>
      <w:r>
        <w:rPr>
          <w:rFonts w:ascii="Aptos" w:hAnsi="Aptos"/>
        </w:rPr>
        <w:t>standard deviation</w:t>
      </w:r>
      <w:r w:rsidRPr="00C949F2">
        <w:rPr>
          <w:rFonts w:ascii="Aptos" w:hAnsi="Aptos"/>
        </w:rPr>
        <w:t xml:space="preserve"> of specific humidity is </w:t>
      </w:r>
      <w:r>
        <w:rPr>
          <w:rFonts w:ascii="Aptos" w:hAnsi="Aptos"/>
        </w:rPr>
        <w:t xml:space="preserve">solved </w:t>
      </w:r>
      <w:r w:rsidRPr="00C949F2">
        <w:rPr>
          <w:rFonts w:ascii="Aptos" w:hAnsi="Aptos"/>
        </w:rPr>
        <w:t xml:space="preserve">from production-dissipation balance </w:t>
      </w:r>
      <w:r>
        <w:rPr>
          <w:rFonts w:ascii="Aptos" w:hAnsi="Aptos"/>
        </w:rPr>
        <w:t>for</w:t>
      </w:r>
      <w:r w:rsidRPr="00C949F2">
        <w:rPr>
          <w:rFonts w:ascii="Aptos" w:hAnsi="Aptos"/>
        </w:rPr>
        <w:t xml:space="preserve"> </w:t>
      </w:r>
      <w:r>
        <w:rPr>
          <w:rFonts w:ascii="Aptos" w:hAnsi="Aptos"/>
        </w:rPr>
        <w:t xml:space="preserve">the subcloud </w:t>
      </w:r>
      <w:r w:rsidRPr="00C949F2">
        <w:rPr>
          <w:rFonts w:ascii="Aptos" w:hAnsi="Aptos"/>
        </w:rPr>
        <w:t>specific humidity variance</w:t>
      </w:r>
      <w:r>
        <w:rPr>
          <w:rFonts w:ascii="Aptos" w:hAnsi="Aptos"/>
        </w:rPr>
        <w:t xml:space="preserve"> </w:t>
      </w:r>
      <m:oMath>
        <m:f>
          <m:fPr>
            <m:type m:val="lin"/>
            <m:ctrlPr>
              <w:rPr>
                <w:rFonts w:ascii="Cambria Math" w:hAnsi="Cambria Math"/>
                <w:i/>
              </w:rPr>
            </m:ctrlPr>
          </m:fPr>
          <m:num>
            <m:r>
              <w:rPr>
                <w:rFonts w:ascii="Cambria Math" w:hAnsi="Cambria Math"/>
              </w:rPr>
              <m:t>∂</m:t>
            </m:r>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'2</m:t>
                    </m:r>
                  </m:sup>
                </m:sSup>
              </m:e>
            </m:bar>
          </m:num>
          <m:den>
            <m:r>
              <w:rPr>
                <w:rFonts w:ascii="Cambria Math" w:hAnsi="Cambria Math"/>
              </w:rPr>
              <m:t>∂t</m:t>
            </m:r>
          </m:den>
        </m:f>
        <m:r>
          <w:rPr>
            <w:rFonts w:ascii="Cambria Math" w:hAnsi="Cambria Math"/>
          </w:rPr>
          <m:t>=0</m:t>
        </m:r>
      </m:oMath>
      <w:r>
        <w:rPr>
          <w:rFonts w:ascii="Aptos" w:hAnsi="Aptos"/>
        </w:rPr>
        <w:t>,</w:t>
      </w:r>
      <w:r>
        <w:rPr>
          <w:rFonts w:ascii="Aptos" w:hAnsi="Aptos"/>
        </w:rPr>
        <w:br/>
      </w:r>
      <m:oMathPara>
        <m:oMath>
          <m:r>
            <m:rPr>
              <m:sty m:val="p"/>
            </m:rPr>
            <w:rPr>
              <w:rFonts w:ascii="Cambria Math" w:hAnsi="Cambria Math"/>
            </w:rPr>
            <m:t>0=-</m:t>
          </m:r>
          <m:sSup>
            <m:sSupPr>
              <m:ctrlPr>
                <w:rPr>
                  <w:rFonts w:ascii="Cambria Math" w:hAnsi="Cambria Math" w:eastAsiaTheme="minorEastAsia"/>
                  <w:i/>
                </w:rPr>
              </m:ctrlPr>
            </m:sSupPr>
            <m:e>
              <m:r>
                <w:rPr>
                  <w:rFonts w:ascii="Cambria Math" w:hAnsi="Cambria Math" w:eastAsiaTheme="minorEastAsia"/>
                </w:rPr>
                <m:t>u</m:t>
              </m:r>
            </m:e>
            <m:sup>
              <m:r>
                <w:rPr>
                  <w:rFonts w:ascii="Cambria Math" w:hAnsi="Cambria Math" w:eastAsiaTheme="minorEastAsia"/>
                </w:rPr>
                <m:t>*</m:t>
              </m:r>
            </m:sup>
          </m:sSup>
          <m:sSup>
            <m:sSupPr>
              <m:ctrlPr>
                <w:rPr>
                  <w:rFonts w:ascii="Cambria Math" w:hAnsi="Cambria Math" w:eastAsiaTheme="minorEastAsia"/>
                  <w:i/>
                </w:rPr>
              </m:ctrlPr>
            </m:sSupPr>
            <m:e>
              <m:r>
                <w:rPr>
                  <w:rFonts w:ascii="Cambria Math" w:hAnsi="Cambria Math" w:eastAsiaTheme="minorEastAsia"/>
                </w:rPr>
                <m:t>q</m:t>
              </m:r>
            </m:e>
            <m:sup>
              <m:r>
                <w:rPr>
                  <w:rFonts w:ascii="Cambria Math" w:hAnsi="Cambria Math" w:eastAsiaTheme="minorEastAsia"/>
                </w:rPr>
                <m:t>*</m:t>
              </m:r>
            </m:sup>
          </m:sSup>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Pr>
          <w:rFonts w:ascii="Aptos" w:hAnsi="Aptos"/>
        </w:rPr>
        <w:t>Humidity</w:t>
      </w:r>
      <w:r w:rsidRPr="00C949F2">
        <w:rPr>
          <w:rFonts w:ascii="Aptos" w:hAnsi="Aptos"/>
        </w:rPr>
        <w:t xml:space="preserve"> </w:t>
      </w:r>
      <w:r>
        <w:rPr>
          <w:rFonts w:ascii="Aptos" w:hAnsi="Aptos"/>
        </w:rPr>
        <w:t xml:space="preserve">variance is produced by </w:t>
      </w:r>
      <w:r w:rsidRPr="00C949F2">
        <w:rPr>
          <w:rFonts w:ascii="Aptos" w:hAnsi="Aptos"/>
        </w:rPr>
        <w:t xml:space="preserve">flux </w:t>
      </w:r>
      <m:oMath>
        <m:sSup>
          <m:sSupPr>
            <m:ctrlPr>
              <w:rPr>
                <w:rFonts w:ascii="Cambria Math" w:hAnsi="Cambria Math" w:eastAsiaTheme="minorEastAsia"/>
                <w:i/>
              </w:rPr>
            </m:ctrlPr>
          </m:sSupPr>
          <m:e>
            <m:r>
              <w:rPr>
                <w:rFonts w:ascii="Cambria Math" w:hAnsi="Cambria Math" w:eastAsiaTheme="minorEastAsia"/>
              </w:rPr>
              <m:t>u</m:t>
            </m:r>
          </m:e>
          <m:sup>
            <m:r>
              <w:rPr>
                <w:rFonts w:ascii="Cambria Math" w:hAnsi="Cambria Math" w:eastAsiaTheme="minorEastAsia"/>
              </w:rPr>
              <m:t>*</m:t>
            </m:r>
          </m:sup>
        </m:sSup>
        <m:sSup>
          <m:sSupPr>
            <m:ctrlPr>
              <w:rPr>
                <w:rFonts w:ascii="Cambria Math" w:hAnsi="Cambria Math" w:eastAsiaTheme="minorEastAsia"/>
                <w:i/>
              </w:rPr>
            </m:ctrlPr>
          </m:sSupPr>
          <m:e>
            <m:r>
              <w:rPr>
                <w:rFonts w:ascii="Cambria Math" w:hAnsi="Cambria Math" w:eastAsiaTheme="minorEastAsia"/>
              </w:rPr>
              <m:t>q</m:t>
            </m:r>
          </m:e>
          <m:sup>
            <m:r>
              <w:rPr>
                <w:rFonts w:ascii="Cambria Math" w:hAnsi="Cambria Math" w:eastAsiaTheme="minorEastAsia"/>
              </w:rPr>
              <m:t>*</m:t>
            </m:r>
          </m:sup>
        </m:sSup>
        <m:r>
          <w:rPr>
            <w:rFonts w:ascii="Cambria Math" w:hAnsi="Cambria Math" w:eastAsiaTheme="minorEastAsia"/>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Pr>
          <w:rFonts w:ascii="Aptos" w:hAnsi="Aptos"/>
        </w:rPr>
        <w:t xml:space="preserve"> and 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Pr>
          <w:rFonts w:ascii="Aptos" w:hAnsi="Aptos" w:eastAsiaTheme="minorEastAsia"/>
        </w:rPr>
        <w:t xml:space="preserve">. </w:t>
      </w:r>
      <w:r>
        <w:rPr>
          <w:rFonts w:ascii="Aptos" w:hAnsi="Aptos"/>
        </w:rPr>
        <w:t xml:space="preserve">It dissipates with rate </w:t>
      </w:r>
      <m:oMath>
        <m:sSub>
          <m:sSubPr>
            <m:ctrlPr>
              <w:rPr>
                <w:rFonts w:ascii="Cambria Math" w:hAnsi="Cambria Math"/>
                <w:i/>
                <w:iCs/>
              </w:rPr>
            </m:ctrlPr>
          </m:sSubPr>
          <m:e>
            <m:r>
              <w:rPr>
                <w:rFonts w:ascii="Cambria Math" w:hAnsi="Cambria Math"/>
              </w:rPr>
              <m:t>χ</m:t>
            </m: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oMath>
      <w:r>
        <w:rPr>
          <w:rFonts w:ascii="Aptos" w:hAnsi="Aptos" w:eastAsiaTheme="minorEastAsia"/>
        </w:rPr>
        <w:t xml:space="preserve"> from turbulent stirring and viscous mixing of humidity fluctuations, </w:t>
      </w:r>
      <w:r>
        <w:rPr>
          <w:rFonts w:ascii="Aptos" w:hAnsi="Aptos" w:eastAsiaTheme="minorEastAsia"/>
        </w:rPr>
        <w:t xml:space="preserve">where </w:t>
      </w:r>
      <m:oMath>
        <m:sSub>
          <m:sSubPr>
            <m:ctrlPr>
              <w:rPr>
                <w:rFonts w:ascii="Cambria Math" w:hAnsi="Cambria Math" w:eastAsiaTheme="minorEastAsia"/>
                <w:i/>
              </w:rPr>
            </m:ctrlPr>
          </m:sSubPr>
          <m:e>
            <m:r>
              <w:rPr>
                <w:rFonts w:ascii="Cambria Math" w:hAnsi="Cambria Math" w:eastAsiaTheme="minorEastAsia"/>
              </w:rPr>
              <m:t>k</m:t>
            </m:r>
          </m:e>
          <m:sub>
            <m:r>
              <w:rPr>
                <w:rFonts w:ascii="Cambria Math" w:hAnsi="Cambria Math" w:eastAsiaTheme="minorEastAsia"/>
              </w:rPr>
              <m:t>1</m:t>
            </m:r>
          </m:sub>
        </m:sSub>
      </m:oMath>
      <w:r>
        <w:rPr>
          <w:rFonts w:ascii="Aptos" w:hAnsi="Aptos" w:eastAsiaTheme="minorEastAsia"/>
        </w:rPr>
        <w:t xml:space="preserve"> is a constant and </w:t>
      </w:r>
      <m:oMath>
        <m:sSub>
          <m:sSubPr>
            <m:ctrlPr>
              <w:rPr>
                <w:rFonts w:ascii="Cambria Math" w:hAnsi="Cambria Math" w:eastAsiaTheme="minorEastAsia"/>
                <w:i/>
              </w:rPr>
            </m:ctrlPr>
          </m:sSubPr>
          <m:e>
            <m:r>
              <w:rPr>
                <w:rFonts w:ascii="Cambria Math" w:hAnsi="Cambria Math" w:eastAsiaTheme="minorEastAsia"/>
              </w:rPr>
              <m:t>z</m:t>
            </m:r>
          </m:e>
          <m:sub>
            <m:r>
              <w:rPr>
                <w:rFonts w:ascii="Cambria Math" w:hAnsi="Cambria Math" w:eastAsiaTheme="minorEastAsia"/>
              </w:rPr>
              <m:t>CB</m:t>
            </m:r>
          </m:sub>
        </m:sSub>
      </m:oMath>
      <w:r>
        <w:rPr>
          <w:rFonts w:ascii="Aptos" w:hAnsi="Aptos" w:eastAsiaTheme="minorEastAsia"/>
        </w:rPr>
        <w:t xml:space="preserve"> is the cloud base height</w:t>
      </w:r>
      <w:r>
        <w:rPr>
          <w:rFonts w:ascii="Aptos" w:hAnsi="Aptos"/>
        </w:rPr>
        <w:t xml:space="preserve">. Shear production is greater than buoyancy production. Solving for humidity variance, the friction velocity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w</m:t>
                    </m:r>
                  </m:e>
                  <m:sup>
                    <m:r>
                      <w:rPr>
                        <w:rFonts w:ascii="Cambria Math" w:hAnsi="Cambria Math"/>
                      </w:rPr>
                      <m:t>'</m:t>
                    </m:r>
                  </m:sup>
                </m:sSup>
              </m:e>
            </m:acc>
          </m:e>
          <m:sup>
            <m:r>
              <w:rPr>
                <w:rFonts w:ascii="Cambria Math" w:hAnsi="Cambria Math"/>
              </w:rPr>
              <m:t>1/2</m:t>
            </m:r>
          </m:sup>
        </m:sSup>
      </m:oMath>
      <w:r>
        <w:rPr>
          <w:rFonts w:ascii="Aptos" w:hAnsi="Aptos" w:eastAsiaTheme="minorEastAsia"/>
        </w:rPr>
        <w:t xml:space="preserve"> cancels and</w:t>
      </w:r>
      <w:r>
        <w:rPr>
          <w:rFonts w:ascii="Aptos"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w:rPr>
            <w:rFonts w:ascii="Cambria Math" w:hAnsi="Cambria Math"/>
          </w:rPr>
          <m:t>=</m:t>
        </m:r>
        <m:f>
          <m:fPr>
            <m:type m:val="lin"/>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den>
        </m:f>
        <m:r>
          <m:rPr>
            <m:sty m:val="p"/>
          </m:rPr>
          <w:rPr>
            <w:rFonts w:ascii="Cambria Math" w:hAnsi="Cambria Math"/>
          </w:rPr>
          <m:t xml:space="preserve">. </m:t>
        </m:r>
      </m:oMath>
      <w:r>
        <w:rPr>
          <w:rFonts w:ascii="Aptos" w:hAnsi="Aptos" w:eastAsiaTheme="minorEastAsia"/>
        </w:rPr>
        <w:t xml:space="preserve">Then the RH standard deviation at cloud base, </w:t>
      </w:r>
      <m:oMath>
        <m:r>
          <m:rPr>
            <m:sty m:val="p"/>
          </m:rPr>
          <w:rPr>
            <w:rFonts w:ascii="Cambria Math" w:hAnsi="Cambria Math" w:eastAsiaTheme="minorEastAsia"/>
          </w:rPr>
          <w:br/>
        </m:r>
      </m:oMath>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f>
            <m:fPr>
              <m:type m:val="lin"/>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σ</m:t>
                  </m:r>
                </m:e>
                <m:sub>
                  <m:r>
                    <w:rPr>
                      <w:rFonts w:ascii="Cambria Math" w:hAnsi="Cambria Math" w:eastAsiaTheme="minorEastAsia"/>
                    </w:rPr>
                    <m:t>q</m:t>
                  </m:r>
                </m:sub>
              </m:sSub>
              <m:ctrlPr>
                <w:rPr>
                  <w:rFonts w:ascii="Cambria Math" w:hAnsi="Cambria Math"/>
                </w:rPr>
              </m:ctrlPr>
            </m:num>
            <m:den>
              <m:sSub>
                <m:sSubPr>
                  <m:ctrlPr>
                    <w:rPr>
                      <w:rFonts w:ascii="Cambria Math" w:hAnsi="Cambria Math" w:eastAsiaTheme="minorEastAsia"/>
                      <w:i/>
                    </w:rPr>
                  </m:ctrlPr>
                </m:sSubPr>
                <m:e>
                  <m:r>
                    <w:rPr>
                      <w:rFonts w:ascii="Cambria Math" w:hAnsi="Cambria Math" w:eastAsiaTheme="minorEastAsia"/>
                    </w:rPr>
                    <m:t>q</m:t>
                  </m:r>
                </m:e>
                <m:sub>
                  <m:r>
                    <w:rPr>
                      <w:rFonts w:ascii="Cambria Math" w:hAnsi="Cambria Math" w:eastAsiaTheme="minorEastAsia"/>
                    </w:rPr>
                    <m:t>s,CB</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q</m:t>
                              </m:r>
                            </m:e>
                            <m:sub>
                              <m:r>
                                <w:rPr>
                                  <w:rFonts w:ascii="Cambria Math" w:hAnsi="Cambria Math"/>
                                </w:rPr>
                                <m:t>s,CB</m:t>
                              </m:r>
                            </m:sub>
                            <m:sup>
                              <m:r>
                                <w:rPr>
                                  <w:rFonts w:ascii="Cambria Math" w:hAnsi="Cambria Math"/>
                                </w:rPr>
                                <m:t>2</m:t>
                              </m:r>
                            </m:sup>
                          </m:sSubSup>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hAnsi="Cambria Math"/>
            </w:rPr>
            <w:br/>
          </m:r>
        </m:oMath>
      </m:oMathPara>
      <w:r>
        <w:rPr>
          <w:rFonts w:ascii="Aptos" w:hAnsi="Aptos"/>
        </w:rPr>
        <w:t xml:space="preserve">depends on </w:t>
      </w:r>
      <w:r w:rsidRPr="00C949F2">
        <w:rPr>
          <w:rFonts w:ascii="Aptos" w:hAnsi="Aptos"/>
        </w:rPr>
        <w:t>the humidity scale</w:t>
      </w:r>
      <w:r>
        <w:rPr>
          <w:rFonts w:ascii="Aptos" w:hAnsi="Aptos"/>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Pr="00C949F2">
        <w:rPr>
          <w:rFonts w:ascii="Aptos" w:hAnsi="Aptos"/>
        </w:rPr>
        <w:t>, the subcloud mean humidity difference</w:t>
      </w:r>
      <w:r>
        <w:rPr>
          <w:rFonts w:ascii="Aptos" w:hAnsi="Aptos"/>
        </w:rP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oMath>
      <w:r w:rsidRPr="00C949F2">
        <w:rPr>
          <w:rFonts w:ascii="Aptos" w:hAnsi="Aptos"/>
        </w:rPr>
        <w:t xml:space="preserve">, and the </w:t>
      </w:r>
      <w:r>
        <w:rPr>
          <w:rFonts w:ascii="Aptos" w:hAnsi="Aptos"/>
        </w:rPr>
        <w:t xml:space="preserve">cloud-base </w:t>
      </w:r>
      <w:r w:rsidRPr="00C949F2">
        <w:rPr>
          <w:rFonts w:ascii="Aptos" w:hAnsi="Aptos"/>
        </w:rPr>
        <w:t>saturation specific humidity</w:t>
      </w:r>
      <w:r>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s,CB</m:t>
            </m:r>
          </m:sub>
        </m:sSub>
      </m:oMath>
      <w:r w:rsidRPr="00C949F2">
        <w:rPr>
          <w:rFonts w:ascii="Aptos" w:hAnsi="Aptos"/>
        </w:rPr>
        <w:t>.</w:t>
      </w:r>
      <w:r>
        <w:rPr>
          <w:rFonts w:ascii="Aptos" w:hAnsi="Aptos"/>
        </w:rPr>
        <w:t xml:space="preserve"> Absent another reason, we assume </w:t>
      </w:r>
      <w:r w:rsidRPr="002B3094">
        <w:rPr>
          <w:rFonts w:ascii="Aptos" w:hAnsi="Aptos"/>
        </w:rPr>
        <w:t>specific humidit</w:t>
      </w:r>
      <w:r>
        <w:rPr>
          <w:rFonts w:ascii="Aptos" w:hAnsi="Aptos"/>
        </w:rPr>
        <w:t>y gradient</w:t>
      </w:r>
      <w:r w:rsidRPr="002B3094">
        <w:rPr>
          <w:rFonts w:ascii="Aptos" w:hAnsi="Aptos"/>
        </w:rPr>
        <w:t xml:space="preserve"> </w:t>
      </w:r>
      <w:r w:rsidRPr="002B3094">
        <w:rPr>
          <w:rFonts w:ascii="Aptos" w:hAnsi="Aptos" w:eastAsiaTheme="minorEastAsia"/>
        </w:rPr>
        <w:t>scale</w:t>
      </w:r>
      <w:r>
        <w:rPr>
          <w:rFonts w:ascii="Aptos" w:hAnsi="Aptos" w:eastAsiaTheme="minorEastAsia"/>
        </w:rPr>
        <w:t>s</w:t>
      </w:r>
      <w:r w:rsidRPr="002B3094">
        <w:rPr>
          <w:rFonts w:ascii="Aptos" w:hAnsi="Aptos" w:eastAsiaTheme="minorEastAsia"/>
        </w:rPr>
        <w:t xml:space="preserve"> as +7% K</w:t>
      </w:r>
      <w:r w:rsidRPr="002B3094">
        <w:rPr>
          <w:rFonts w:ascii="Aptos" w:hAnsi="Aptos" w:eastAsiaTheme="minorEastAsia"/>
          <w:vertAlign w:val="superscript"/>
        </w:rPr>
        <w:t>–1</w:t>
      </w:r>
      <w:r w:rsidRPr="002B3094">
        <w:rPr>
          <w:rFonts w:ascii="Aptos" w:hAnsi="Aptos" w:eastAsiaTheme="minorEastAsia"/>
        </w:rPr>
        <w:t>, so the change of</w:t>
      </w:r>
      <w:r w:rsidRPr="002B3094">
        <w:rPr>
          <w:rFonts w:ascii="Aptos" w:hAnsi="Aptos" w:eastAsiaTheme="minorEastAsia"/>
          <w:iCs/>
        </w:rPr>
        <w:t xml:space="preserve"> </w:t>
      </w:r>
      <m:oMath>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sSub>
              <m:sSubPr>
                <m:ctrlPr>
                  <w:rPr>
                    <w:rFonts w:ascii="Cambria Math" w:hAnsi="Cambria Math"/>
                    <w:i/>
                  </w:rPr>
                </m:ctrlPr>
              </m:sSubPr>
              <m:e>
                <m:r>
                  <w:rPr>
                    <w:rFonts w:ascii="Cambria Math" w:hAnsi="Cambria Math"/>
                  </w:rPr>
                  <m:t>q</m:t>
                </m:r>
              </m:e>
              <m:sub>
                <m:r>
                  <w:rPr>
                    <w:rFonts w:ascii="Cambria Math" w:hAnsi="Cambria Math"/>
                  </w:rPr>
                  <m:t>s,CB</m:t>
                </m:r>
              </m:sub>
            </m:sSub>
          </m:den>
        </m:f>
      </m:oMath>
      <w:r w:rsidRPr="002B3094">
        <w:rPr>
          <w:rFonts w:ascii="Aptos" w:hAnsi="Aptos" w:eastAsiaTheme="minorEastAsia"/>
        </w:rPr>
        <w:t xml:space="preserve"> </w:t>
      </w:r>
      <w:r w:rsidRPr="002B3094">
        <w:rPr>
          <w:rFonts w:ascii="Aptos" w:hAnsi="Aptos"/>
        </w:rPr>
        <w:t>cancels and</w:t>
      </w:r>
      <w:r w:rsidRPr="002B3094">
        <w:rPr>
          <w:rFonts w:ascii="Aptos" w:hAnsi="Aptos"/>
        </w:rPr>
        <w:br/>
      </w:r>
      <w:bookmarkStart w:name="scaling-subcloud-humidity-with-warming" w:id="4"/>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d>
            <m:dPr>
              <m:ctrlPr>
                <w:rPr>
                  <w:rFonts w:ascii="Cambria Math" w:hAnsi="Cambria Math"/>
                  <w:i/>
                </w:rPr>
              </m:ctrlPr>
            </m:dPr>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box>
            <m:boxPr>
              <m:ctrlPr>
                <w:rPr>
                  <w:rFonts w:ascii="Cambria Math" w:hAnsi="Cambria Math"/>
                </w:rPr>
              </m:ctrlPr>
            </m:boxPr>
            <m:e>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e>
              </m:d>
            </m:e>
          </m:box>
          <m:r>
            <w:rPr>
              <w:rFonts w:ascii="Cambria Math" w:hAnsi="Cambria Math"/>
            </w:rPr>
            <m:t>.</m:t>
          </m:r>
          <m:r>
            <m:rPr>
              <m:sty m:val="p"/>
            </m:rPr>
            <w:rPr>
              <w:rFonts w:ascii="Aptos" w:hAnsi="Aptos" w:eastAsiaTheme="minorEastAsia"/>
            </w:rPr>
            <w:br/>
          </m:r>
        </m:oMath>
      </m:oMathPara>
      <w:r>
        <w:rPr>
          <w:rFonts w:ascii="Aptos" w:hAnsi="Aptos"/>
        </w:rPr>
        <w:t xml:space="preserve">The </w:t>
      </w:r>
      <w:r w:rsidRPr="00C949F2">
        <w:rPr>
          <w:rFonts w:ascii="Aptos" w:hAnsi="Aptos"/>
        </w:rPr>
        <w:t>surface evaporation</w:t>
      </w:r>
      <w:r>
        <w:rPr>
          <w:rFonts w:ascii="Aptos" w:hAnsi="Aptos"/>
        </w:rPr>
        <w:t xml:space="preserve"> </w:t>
      </w:r>
      <m:oMath>
        <m:r>
          <w:rPr>
            <w:rFonts w:ascii="Cambria Math" w:hAnsi="Cambria Math"/>
          </w:rPr>
          <m:t>E=ρL</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q</m:t>
            </m:r>
          </m:e>
          <m:sup>
            <m:r>
              <w:rPr>
                <w:rFonts w:ascii="Cambria Math" w:hAnsi="Cambria Math"/>
              </w:rPr>
              <m:t>*</m:t>
            </m:r>
          </m:sup>
        </m:sSup>
      </m:oMath>
      <w:r>
        <w:rPr>
          <w:rFonts w:ascii="Aptos" w:hAnsi="Aptos"/>
        </w:rPr>
        <w:t xml:space="preserve"> and </w:t>
      </w:r>
      <w:r w:rsidRPr="00C949F2">
        <w:rPr>
          <w:rFonts w:ascii="Aptos" w:hAnsi="Aptos"/>
        </w:rPr>
        <w:t xml:space="preserve">cloud-base moisture flux </w:t>
      </w:r>
      <w:r>
        <w:rPr>
          <w:rFonts w:ascii="Aptos" w:hAnsi="Aptos"/>
        </w:rPr>
        <w:t>increase +2 % K</w:t>
      </w:r>
      <w:r>
        <w:rPr>
          <w:rFonts w:ascii="Aptos" w:hAnsi="Aptos"/>
          <w:vertAlign w:val="superscript"/>
        </w:rPr>
        <w:t>–1</w:t>
      </w:r>
      <w:r>
        <w:rPr>
          <w:rFonts w:ascii="Aptos" w:hAnsi="Aptos"/>
        </w:rPr>
        <w:t xml:space="preserve"> </w:t>
      </w:r>
      <w:r w:rsidRPr="00C949F2">
        <w:rPr>
          <w:rFonts w:ascii="Aptos" w:hAnsi="Aptos"/>
        </w:rPr>
        <w:t>t</w:t>
      </w:r>
      <w:r>
        <w:rPr>
          <w:rFonts w:ascii="Aptos" w:hAnsi="Aptos"/>
        </w:rPr>
        <w:t>o</w:t>
      </w:r>
      <w:r w:rsidRPr="00C949F2">
        <w:rPr>
          <w:rFonts w:ascii="Aptos" w:hAnsi="Aptos"/>
        </w:rPr>
        <w:t xml:space="preserve"> balance the</w:t>
      </w:r>
      <w:r>
        <w:rPr>
          <w:rFonts w:ascii="Aptos" w:hAnsi="Aptos"/>
        </w:rPr>
        <w:t xml:space="preserve"> increase</w:t>
      </w:r>
      <w:r w:rsidRPr="00C949F2">
        <w:rPr>
          <w:rFonts w:ascii="Aptos" w:hAnsi="Aptos"/>
        </w:rPr>
        <w:t xml:space="preserve"> of precipitation. </w:t>
      </w:r>
      <w:r>
        <w:rPr>
          <w:rFonts w:ascii="Aptos" w:hAnsi="Aptos"/>
        </w:rPr>
        <w:t>From factoring the evaporation,</w:t>
      </w:r>
      <w:r w:rsidRPr="00F7367B">
        <w:rPr>
          <w:rFonts w:ascii="Cambria Math" w:hAnsi="Cambria Math"/>
          <w:i/>
        </w:rPr>
        <w:br/>
      </w:r>
      <m:oMathPara>
        <m:oMath>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r>
                <w:rPr>
                  <w:rFonts w:ascii="Cambria Math" w:hAnsi="Cambria Math" w:eastAsiaTheme="minorEastAsia"/>
                </w:rPr>
                <m:t>E</m:t>
              </m:r>
            </m:e>
          </m:func>
          <m:r>
            <w:rPr>
              <w:rFonts w:ascii="Cambria Math" w:hAnsi="Cambria Math"/>
            </w:rPr>
            <m:t>=</m:t>
          </m:r>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r>
                <w:rPr>
                  <w:rFonts w:ascii="Cambria Math" w:hAnsi="Cambria Math" w:eastAsiaTheme="minorEastAsia"/>
                </w:rPr>
                <m:t>U</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Cs/>
                        </w:rPr>
                      </m:ctrlPr>
                    </m:sSubPr>
                    <m:e>
                      <m:acc>
                        <m:accPr>
                          <m:chr m:val="̅"/>
                          <m:ctrlPr>
                            <w:rPr>
                              <w:rFonts w:ascii="Cambria Math" w:hAnsi="Cambria Math"/>
                            </w:rPr>
                          </m:ctrlPr>
                        </m:accPr>
                        <m:e>
                          <m:r>
                            <m:rPr>
                              <m:sty m:val="p"/>
                            </m:rPr>
                            <w:rPr>
                              <w:rFonts w:ascii="Cambria Math" w:hAnsi="Cambria Math"/>
                            </w:rPr>
                            <m:t>RH</m:t>
                          </m:r>
                        </m:e>
                      </m:acc>
                    </m:e>
                    <m:sub>
                      <m:r>
                        <m:rPr>
                          <m:sty m:val="p"/>
                        </m:rPr>
                        <w:rPr>
                          <w:rFonts w:ascii="Cambria Math" w:hAnsi="Cambria Math"/>
                        </w:rPr>
                        <m:t>sfc</m:t>
                      </m:r>
                    </m:sub>
                  </m:sSub>
                </m:e>
              </m:d>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u</m:t>
                  </m:r>
                </m:e>
                <m:sup>
                  <m:r>
                    <w:rPr>
                      <w:rFonts w:ascii="Cambria Math" w:hAnsi="Cambria Math"/>
                    </w:rPr>
                    <m:t>*</m:t>
                  </m:r>
                </m:sup>
              </m:sSup>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q</m:t>
                  </m:r>
                </m:e>
                <m:sup>
                  <m:r>
                    <w:rPr>
                      <w:rFonts w:ascii="Cambria Math" w:hAnsi="Cambria Math"/>
                    </w:rPr>
                    <m:t>*</m:t>
                  </m:r>
                </m:sup>
              </m:sSup>
            </m:e>
          </m:func>
          <m:r>
            <w:rPr>
              <w:rFonts w:ascii="Cambria Math" w:hAnsi="Cambria Math" w:eastAsiaTheme="minorEastAsia"/>
            </w:rPr>
            <m:t>.</m:t>
          </m:r>
        </m:oMath>
      </m:oMathPara>
    </w:p>
    <w:p w:rsidR="00F13B3A" w:rsidP="00F13B3A" w:rsidRDefault="00F13B3A" w14:paraId="4C3865BB" w14:textId="1A4CBB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hAnsi="Aptos" w:eastAsiaTheme="minorEastAsia"/>
        </w:rPr>
      </w:pPr>
      <w:r>
        <w:rPr>
          <w:rFonts w:ascii="Aptos" w:hAnsi="Aptos" w:eastAsiaTheme="minorEastAsia"/>
        </w:rPr>
        <w:t xml:space="preserve">The change of the mean normalized saturation deficit is </w:t>
      </w:r>
      <w:r>
        <w:rPr>
          <w:rFonts w:ascii="Aptos" w:hAnsi="Aptos" w:eastAsiaTheme="minorEastAsia"/>
        </w:rPr>
        <w:br/>
      </w:r>
      <m:oMathPara>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s</m:t>
              </m:r>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d>
                <m:dPr>
                  <m:ctrlPr>
                    <w:rPr>
                      <w:rFonts w:ascii="Cambria Math" w:hAnsi="Cambria Math" w:eastAsiaTheme="minorEastAsia"/>
                      <w:i/>
                      <w:iCs/>
                    </w:rPr>
                  </m:ctrlPr>
                </m:dPr>
                <m:e>
                  <m:r>
                    <w:rPr>
                      <w:rFonts w:ascii="Cambria Math" w:hAnsi="Cambria Math" w:eastAsiaTheme="minorEastAsia"/>
                    </w:rPr>
                    <m:t>1-</m:t>
                  </m:r>
                  <m:sSub>
                    <m:sSubPr>
                      <m:ctrlPr>
                        <w:rPr>
                          <w:rFonts w:ascii="Cambria Math" w:hAnsi="Cambria Math" w:eastAsiaTheme="minorEastAsia"/>
                          <w:i/>
                          <w:iCs/>
                        </w:rPr>
                      </m:ctrlPr>
                    </m:sSubPr>
                    <m:e>
                      <m:bar>
                        <m:barPr>
                          <m:pos m:val="top"/>
                          <m:ctrlPr>
                            <w:rPr>
                              <w:rFonts w:ascii="Cambria Math" w:hAnsi="Cambria Math" w:eastAsiaTheme="minorEastAsia"/>
                              <w:i/>
                              <w:iCs/>
                            </w:rPr>
                          </m:ctrlPr>
                        </m:barPr>
                        <m:e>
                          <m:r>
                            <w:rPr>
                              <w:rFonts w:ascii="Cambria Math" w:hAnsi="Cambria Math" w:eastAsiaTheme="minorEastAsia"/>
                            </w:rPr>
                            <m:t>RH</m:t>
                          </m:r>
                        </m:e>
                      </m:bar>
                    </m:e>
                    <m:sub>
                      <m:r>
                        <w:rPr>
                          <w:rFonts w:ascii="Cambria Math" w:hAnsi="Cambria Math" w:eastAsiaTheme="minorEastAsia"/>
                        </w:rPr>
                        <m:t>CB</m:t>
                      </m:r>
                    </m:sub>
                  </m:sSub>
                </m:e>
              </m:d>
            </m:e>
          </m:func>
          <m:r>
            <w:rPr>
              <w:rFonts w:ascii="Cambria Math" w:hAnsi="Cambria Math" w:eastAsiaTheme="minorEastAsia"/>
            </w:rPr>
            <m:t>+</m:t>
          </m:r>
          <m:d>
            <m:dPr>
              <m:ctrlPr>
                <w:rPr>
                  <w:rFonts w:ascii="Cambria Math" w:hAnsi="Cambria Math" w:eastAsiaTheme="minorEastAsia"/>
                  <w:i/>
                  <w:iCs/>
                </w:rPr>
              </m:ctrlPr>
            </m:dPr>
            <m:e>
              <m:f>
                <m:fPr>
                  <m:type m:val="lin"/>
                  <m:ctrlPr>
                    <w:rPr>
                      <w:rFonts w:ascii="Cambria Math" w:hAnsi="Cambria Math" w:eastAsiaTheme="minorEastAsia"/>
                      <w:i/>
                      <w:iCs/>
                    </w:rPr>
                  </m:ctrlPr>
                </m:fPr>
                <m:num>
                  <m:r>
                    <w:rPr>
                      <w:rFonts w:ascii="Cambria Math" w:hAnsi="Cambria Math" w:eastAsiaTheme="minorEastAsia"/>
                    </w:rPr>
                    <m:t>1</m:t>
                  </m:r>
                </m:num>
                <m:den>
                  <m:r>
                    <w:rPr>
                      <w:rFonts w:ascii="Cambria Math" w:hAnsi="Cambria Math" w:eastAsiaTheme="minorEastAsia"/>
                    </w:rPr>
                    <m:t>2</m:t>
                  </m:r>
                </m:den>
              </m:f>
            </m:e>
          </m:d>
          <m:d>
            <m:dPr>
              <m:ctrlPr>
                <w:rPr>
                  <w:rFonts w:ascii="Cambria Math" w:hAnsi="Cambria Math" w:eastAsiaTheme="minorEastAsia"/>
                  <w:i/>
                  <w:iCs/>
                </w:rPr>
              </m:ctrlPr>
            </m:dPr>
            <m:e>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sSub>
                    <m:sSubPr>
                      <m:ctrlPr>
                        <w:rPr>
                          <w:rFonts w:ascii="Cambria Math" w:hAnsi="Cambria Math" w:eastAsiaTheme="minorEastAsia"/>
                          <w:i/>
                          <w:iCs/>
                        </w:rPr>
                      </m:ctrlPr>
                    </m:sSubPr>
                    <m:e>
                      <m:r>
                        <w:rPr>
                          <w:rFonts w:ascii="Cambria Math" w:hAnsi="Cambria Math" w:eastAsiaTheme="minorEastAsia"/>
                        </w:rPr>
                        <m:t>q</m:t>
                      </m:r>
                    </m:e>
                    <m:sub>
                      <m:r>
                        <w:rPr>
                          <w:rFonts w:ascii="Cambria Math" w:hAnsi="Cambria Math" w:eastAsiaTheme="minorEastAsia"/>
                        </w:rPr>
                        <m:t>s,CB</m:t>
                      </m:r>
                    </m:sub>
                  </m:sSub>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sSup>
                    <m:sSupPr>
                      <m:ctrlPr>
                        <w:rPr>
                          <w:rFonts w:ascii="Cambria Math" w:hAnsi="Cambria Math" w:eastAsiaTheme="minorEastAsia"/>
                          <w:i/>
                          <w:iCs/>
                        </w:rPr>
                      </m:ctrlPr>
                    </m:sSupPr>
                    <m:e>
                      <m:r>
                        <w:rPr>
                          <w:rFonts w:ascii="Cambria Math" w:hAnsi="Cambria Math" w:eastAsiaTheme="minorEastAsia"/>
                        </w:rPr>
                        <m:t>q</m:t>
                      </m:r>
                    </m:e>
                    <m:sup>
                      <m:r>
                        <w:rPr>
                          <w:rFonts w:ascii="Cambria Math" w:hAnsi="Cambria Math" w:eastAsiaTheme="minorEastAsia"/>
                        </w:rPr>
                        <m:t>*</m:t>
                      </m:r>
                    </m:sup>
                  </m:sSup>
                </m:e>
              </m:func>
            </m:e>
          </m:d>
          <m:r>
            <w:rPr>
              <w:rFonts w:ascii="Cambria Math" w:hAnsi="Cambria Math" w:eastAsiaTheme="minorEastAsia"/>
            </w:rPr>
            <m:t>,</m:t>
          </m:r>
          <m:r>
            <m:rPr>
              <m:sty m:val="p"/>
            </m:rPr>
            <w:rPr>
              <w:rFonts w:ascii="Cambria Math" w:hAnsi="Cambria Math" w:eastAsiaTheme="minorEastAsia"/>
            </w:rPr>
            <w:br/>
          </m:r>
        </m:oMath>
      </m:oMathPara>
      <w:r>
        <w:rPr>
          <w:rFonts w:ascii="Aptos" w:hAnsi="Aptos" w:eastAsiaTheme="minorEastAsia"/>
          <w:iCs/>
        </w:rPr>
        <w:t xml:space="preserve">with </w:t>
      </w:r>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sSup>
              <m:sSupPr>
                <m:ctrlPr>
                  <w:rPr>
                    <w:rFonts w:ascii="Cambria Math" w:hAnsi="Cambria Math" w:eastAsiaTheme="minorEastAsia"/>
                    <w:i/>
                    <w:iCs/>
                  </w:rPr>
                </m:ctrlPr>
              </m:sSupPr>
              <m:e>
                <m:r>
                  <w:rPr>
                    <w:rFonts w:ascii="Cambria Math" w:hAnsi="Cambria Math" w:eastAsiaTheme="minorEastAsia"/>
                  </w:rPr>
                  <m:t>q</m:t>
                </m:r>
              </m:e>
              <m:sup>
                <m:r>
                  <w:rPr>
                    <w:rFonts w:ascii="Cambria Math" w:hAnsi="Cambria Math" w:eastAsiaTheme="minorEastAsia"/>
                  </w:rPr>
                  <m:t>*</m:t>
                </m:r>
              </m:sup>
            </m:sSup>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E</m:t>
            </m:r>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U</m:t>
            </m:r>
          </m:e>
        </m:func>
      </m:oMath>
      <w:r>
        <w:rPr>
          <w:rFonts w:ascii="Aptos" w:hAnsi="Aptos" w:eastAsiaTheme="minorEastAsia"/>
          <w:iCs/>
        </w:rPr>
        <w:t xml:space="preserve">. </w:t>
      </w:r>
      <w:r>
        <w:rPr>
          <w:rFonts w:ascii="Aptos" w:hAnsi="Aptos" w:eastAsiaTheme="minorEastAsia"/>
        </w:rPr>
        <w:t xml:space="preserve">We evaluate this as </w:t>
      </w:r>
      <w:r w:rsidR="00BE3347">
        <w:rPr>
          <w:rFonts w:ascii="Aptos" w:hAnsi="Aptos" w:eastAsiaTheme="minorEastAsia"/>
        </w:rPr>
        <w:br/>
      </w:r>
      <m:oMathPara>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s</m:t>
              </m:r>
            </m:e>
          </m:func>
          <m:r>
            <w:rPr>
              <w:rFonts w:ascii="Cambria Math" w:hAnsi="Cambria Math" w:eastAsiaTheme="minorEastAsia"/>
            </w:rPr>
            <m:t>=-c(b-1/2)(d</m:t>
          </m:r>
          <m:func>
            <m:funcPr>
              <m:ctrlPr>
                <w:rPr>
                  <w:rFonts w:ascii="Cambria Math" w:hAnsi="Cambria Math" w:eastAsiaTheme="minorEastAsia"/>
                  <w:i/>
                  <w:iCs/>
                </w:rPr>
              </m:ctrlPr>
            </m:funcPr>
            <m:fName>
              <m:r>
                <m:rPr>
                  <m:sty m:val="p"/>
                </m:rPr>
                <w:rPr>
                  <w:rFonts w:ascii="Cambria Math" w:hAnsi="Cambria Math" w:eastAsiaTheme="minorEastAsia"/>
                </w:rPr>
                <m:t>ln</m:t>
              </m:r>
            </m:fName>
            <m:e>
              <m:sSub>
                <m:sSubPr>
                  <m:ctrlPr>
                    <w:rPr>
                      <w:rFonts w:ascii="Cambria Math" w:hAnsi="Cambria Math" w:eastAsiaTheme="minorEastAsia"/>
                      <w:i/>
                      <w:iCs/>
                    </w:rPr>
                  </m:ctrlPr>
                </m:sSubPr>
                <m:e>
                  <m:r>
                    <w:rPr>
                      <w:rFonts w:ascii="Cambria Math" w:hAnsi="Cambria Math" w:eastAsiaTheme="minorEastAsia"/>
                    </w:rPr>
                    <m:t>q</m:t>
                  </m:r>
                </m:e>
                <m:sub>
                  <m:r>
                    <w:rPr>
                      <w:rFonts w:ascii="Cambria Math" w:hAnsi="Cambria Math" w:eastAsiaTheme="minorEastAsia"/>
                    </w:rPr>
                    <m:t>s</m:t>
                  </m:r>
                </m:sub>
              </m:sSub>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E</m:t>
              </m:r>
            </m:e>
          </m:func>
          <m:r>
            <w:rPr>
              <w:rFonts w:ascii="Cambria Math" w:hAnsi="Cambria Math" w:eastAsiaTheme="minorEastAsia"/>
            </w:rPr>
            <m:t>)</m:t>
          </m:r>
          <m:r>
            <m:rPr>
              <m:sty m:val="p"/>
            </m:rPr>
            <w:rPr>
              <w:rFonts w:ascii="Cambria Math" w:hAnsi="Cambria Math" w:eastAsiaTheme="minorEastAsia"/>
            </w:rPr>
            <w:br/>
          </m:r>
        </m:oMath>
      </m:oMathPara>
      <w:r>
        <w:rPr>
          <w:rFonts w:ascii="Aptos" w:hAnsi="Aptos" w:eastAsiaTheme="minorEastAsia"/>
        </w:rPr>
        <w:t xml:space="preserve">a function of two parameters </w:t>
      </w:r>
      <m:oMath>
        <m:r>
          <w:rPr>
            <w:rFonts w:ascii="Cambria Math" w:hAnsi="Cambria Math" w:eastAsiaTheme="minorEastAsia"/>
          </w:rPr>
          <m:t>b</m:t>
        </m:r>
      </m:oMath>
      <w:r>
        <w:rPr>
          <w:rFonts w:ascii="Aptos" w:hAnsi="Aptos" w:eastAsiaTheme="minorEastAsia"/>
        </w:rPr>
        <w:t xml:space="preserve"> and </w:t>
      </w:r>
      <m:oMath>
        <m:r>
          <w:rPr>
            <w:rFonts w:ascii="Cambria Math" w:hAnsi="Cambria Math" w:eastAsiaTheme="minorEastAsia"/>
          </w:rPr>
          <m:t>c</m:t>
        </m:r>
      </m:oMath>
      <w:r>
        <w:rPr>
          <w:rFonts w:ascii="Aptos" w:hAnsi="Aptos" w:eastAsiaTheme="minorEastAsia"/>
        </w:rPr>
        <w:t xml:space="preserve">, </w:t>
      </w:r>
      <w:r w:rsidR="00BE3347">
        <w:rPr>
          <w:rFonts w:ascii="Aptos" w:hAnsi="Aptos" w:eastAsiaTheme="minorEastAsia"/>
        </w:rPr>
        <w:t>not known precisely but</w:t>
      </w:r>
      <w:r>
        <w:rPr>
          <w:rFonts w:ascii="Aptos" w:hAnsi="Aptos" w:eastAsiaTheme="minorEastAsia"/>
        </w:rPr>
        <w:t xml:space="preserve"> bounded by 0 and 1. The coefficient </w:t>
      </w:r>
      <m:oMath>
        <m:r>
          <w:rPr>
            <w:rFonts w:ascii="Cambria Math" w:hAnsi="Cambria Math" w:eastAsiaTheme="minorEastAsia"/>
          </w:rPr>
          <m:t>b=</m:t>
        </m:r>
        <m:f>
          <m:fPr>
            <m:type m:val="lin"/>
            <m:ctrlPr>
              <w:rPr>
                <w:rFonts w:ascii="Cambria Math" w:hAnsi="Cambria Math" w:eastAsiaTheme="minorEastAsia"/>
                <w:i/>
              </w:rPr>
            </m:ctrlPr>
          </m:fPr>
          <m:num>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d>
                  <m:dPr>
                    <m:ctrlPr>
                      <w:rPr>
                        <w:rFonts w:ascii="Cambria Math" w:hAnsi="Cambria Math" w:eastAsiaTheme="minorEastAsia"/>
                        <w:i/>
                      </w:rPr>
                    </m:ctrlPr>
                  </m:dPr>
                  <m:e>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w:rPr>
                            <w:rFonts w:ascii="Cambria Math" w:hAnsi="Cambria Math" w:eastAsiaTheme="minorEastAsia"/>
                          </w:rPr>
                          <m:t>CB</m:t>
                        </m:r>
                      </m:sub>
                    </m:sSub>
                  </m:e>
                </m:d>
              </m:e>
            </m:func>
          </m:num>
          <m:den>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m:rPr>
                        <m:sty m:val="p"/>
                      </m:rPr>
                      <w:rPr>
                        <w:rFonts w:ascii="Cambria Math" w:hAnsi="Cambria Math" w:eastAsiaTheme="minorEastAsia"/>
                      </w:rPr>
                      <m:t>sfc</m:t>
                    </m:r>
                  </m:sub>
                </m:sSub>
                <m:r>
                  <w:rPr>
                    <w:rFonts w:ascii="Cambria Math" w:hAnsi="Cambria Math" w:eastAsiaTheme="minorEastAsia"/>
                  </w:rPr>
                  <m:t>)</m:t>
                </m:r>
              </m:e>
            </m:func>
          </m:den>
        </m:f>
      </m:oMath>
      <w:r>
        <w:rPr>
          <w:rFonts w:ascii="Aptos" w:hAnsi="Aptos" w:eastAsiaTheme="minorEastAsia"/>
        </w:rPr>
        <w:t xml:space="preserve"> is the ratio of the cloud base RH saturation deficit </w:t>
      </w:r>
      <m:oMath>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w:rPr>
                <w:rFonts w:ascii="Cambria Math" w:hAnsi="Cambria Math" w:eastAsiaTheme="minorEastAsia"/>
              </w:rPr>
              <m:t>CB</m:t>
            </m:r>
          </m:sub>
        </m:sSub>
      </m:oMath>
      <w:r>
        <w:rPr>
          <w:rFonts w:ascii="Aptos" w:hAnsi="Aptos" w:eastAsiaTheme="minorEastAsia"/>
        </w:rPr>
        <w:t xml:space="preserve"> to the surface saturation deficit, which is 0 for constant cloud base RH, and 1 for cloud base mean saturation deficit scaling as surface saturation deficit </w:t>
      </w:r>
      <m:oMath>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m:rPr>
                <m:sty m:val="p"/>
              </m:rPr>
              <w:rPr>
                <w:rFonts w:ascii="Cambria Math" w:hAnsi="Cambria Math" w:eastAsiaTheme="minorEastAsia"/>
              </w:rPr>
              <m:t>sfc</m:t>
            </m:r>
          </m:sub>
        </m:sSub>
      </m:oMath>
      <w:r>
        <w:rPr>
          <w:rFonts w:ascii="Aptos" w:hAnsi="Aptos" w:eastAsiaTheme="minorEastAsia"/>
        </w:rPr>
        <w:t>.</w:t>
      </w:r>
    </w:p>
    <w:p w:rsidR="00F13B3A" w:rsidP="00F13B3A" w:rsidRDefault="00F13B3A" w14:paraId="2AA39C77"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hAnsi="Aptos" w:eastAsiaTheme="minorEastAsia"/>
        </w:rPr>
      </w:pPr>
    </w:p>
    <w:p w:rsidRPr="006C0992" w:rsidR="00F13B3A" w:rsidP="00F13B3A" w:rsidRDefault="00B8395C" w14:paraId="61B6396D" w14:textId="3F31E6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hAnsi="Aptos" w:eastAsiaTheme="minorEastAsia"/>
        </w:rPr>
      </w:pPr>
      <w:r>
        <w:rPr>
          <w:rFonts w:ascii="Aptos" w:hAnsi="Aptos" w:eastAsiaTheme="minorEastAsia"/>
        </w:rPr>
        <w:t>The</w:t>
      </w:r>
      <w:r w:rsidR="00BE3347">
        <w:rPr>
          <w:rFonts w:ascii="Aptos" w:hAnsi="Aptos" w:eastAsiaTheme="minorEastAsia"/>
        </w:rPr>
        <w:t xml:space="preserve"> </w:t>
      </w:r>
      <w:r>
        <w:rPr>
          <w:rFonts w:ascii="Aptos" w:hAnsi="Aptos" w:eastAsiaTheme="minorEastAsia"/>
        </w:rPr>
        <w:t xml:space="preserve">coefficient </w:t>
      </w:r>
      <m:oMath>
        <m:r>
          <w:rPr>
            <w:rFonts w:ascii="Cambria Math" w:hAnsi="Cambria Math" w:eastAsiaTheme="minorEastAsia"/>
          </w:rPr>
          <m:t>c=</m:t>
        </m:r>
        <m:f>
          <m:fPr>
            <m:type m:val="lin"/>
            <m:ctrlPr>
              <w:rPr>
                <w:rFonts w:ascii="Cambria Math" w:hAnsi="Cambria Math" w:eastAsiaTheme="minorEastAsia"/>
                <w:i/>
              </w:rPr>
            </m:ctrlPr>
          </m:fPr>
          <m:num>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m:rPr>
                        <m:sty m:val="p"/>
                      </m:rPr>
                      <w:rPr>
                        <w:rFonts w:ascii="Cambria Math" w:hAnsi="Cambria Math" w:eastAsiaTheme="minorEastAsia"/>
                      </w:rPr>
                      <m:t>sfc</m:t>
                    </m:r>
                  </m:sub>
                </m:sSub>
                <m:r>
                  <w:rPr>
                    <w:rFonts w:ascii="Cambria Math" w:hAnsi="Cambria Math" w:eastAsiaTheme="minorEastAsia"/>
                  </w:rPr>
                  <m:t>)</m:t>
                </m:r>
              </m:e>
            </m:func>
          </m:num>
          <m:den>
            <m:d>
              <m:dPr>
                <m:ctrlPr>
                  <w:rPr>
                    <w:rFonts w:ascii="Cambria Math" w:hAnsi="Cambria Math" w:eastAsiaTheme="minorEastAsia"/>
                    <w:i/>
                  </w:rPr>
                </m:ctrlPr>
              </m:dPr>
              <m:e>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r>
                      <w:rPr>
                        <w:rFonts w:ascii="Cambria Math" w:hAnsi="Cambria Math" w:eastAsiaTheme="minorEastAsia"/>
                      </w:rPr>
                      <m:t>E</m:t>
                    </m:r>
                  </m:e>
                </m:func>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sSub>
                      <m:sSubPr>
                        <m:ctrlPr>
                          <w:rPr>
                            <w:rFonts w:ascii="Cambria Math" w:hAnsi="Cambria Math" w:eastAsiaTheme="minorEastAsia"/>
                            <w:i/>
                          </w:rPr>
                        </m:ctrlPr>
                      </m:sSubPr>
                      <m:e>
                        <m:r>
                          <w:rPr>
                            <w:rFonts w:ascii="Cambria Math" w:hAnsi="Cambria Math" w:eastAsiaTheme="minorEastAsia"/>
                          </w:rPr>
                          <m:t>q</m:t>
                        </m:r>
                      </m:e>
                      <m:sub>
                        <m:r>
                          <w:rPr>
                            <w:rFonts w:ascii="Cambria Math" w:hAnsi="Cambria Math" w:eastAsiaTheme="minorEastAsia"/>
                          </w:rPr>
                          <m:t>s</m:t>
                        </m:r>
                      </m:sub>
                    </m:sSub>
                  </m:e>
                </m:func>
              </m:e>
            </m:d>
          </m:den>
        </m:f>
      </m:oMath>
      <w:r w:rsidR="003526B3">
        <w:rPr>
          <w:rFonts w:ascii="Aptos" w:hAnsi="Aptos" w:eastAsiaTheme="minorEastAsia"/>
        </w:rPr>
        <w:t xml:space="preserve">, </w:t>
      </w:r>
      <w:r>
        <w:rPr>
          <w:rFonts w:ascii="Aptos" w:hAnsi="Aptos" w:eastAsiaTheme="minorEastAsia"/>
        </w:rPr>
        <w:t>is</w:t>
      </w:r>
      <w:r w:rsidR="003526B3">
        <w:rPr>
          <w:rFonts w:ascii="Aptos" w:hAnsi="Aptos" w:eastAsiaTheme="minorEastAsia"/>
        </w:rPr>
        <w:t xml:space="preserve"> </w:t>
      </w:r>
      <w:r w:rsidR="00BE3347">
        <w:rPr>
          <w:rFonts w:ascii="Aptos" w:hAnsi="Aptos" w:eastAsiaTheme="minorEastAsia"/>
        </w:rPr>
        <w:t xml:space="preserve">the </w:t>
      </w:r>
      <w:r>
        <w:rPr>
          <w:rFonts w:ascii="Aptos" w:hAnsi="Aptos" w:eastAsiaTheme="minorEastAsia"/>
        </w:rPr>
        <w:t>damping</w:t>
      </w:r>
      <w:r w:rsidR="003526B3">
        <w:rPr>
          <w:rFonts w:ascii="Aptos" w:hAnsi="Aptos" w:eastAsiaTheme="minorEastAsia"/>
        </w:rPr>
        <w:t xml:space="preserve"> of the </w:t>
      </w:r>
      <w:r w:rsidR="00BE3347">
        <w:rPr>
          <w:rFonts w:ascii="Aptos" w:hAnsi="Aptos" w:eastAsiaTheme="minorEastAsia"/>
        </w:rPr>
        <w:t xml:space="preserve">change of the </w:t>
      </w:r>
      <w:r w:rsidR="003526B3">
        <w:rPr>
          <w:rFonts w:ascii="Aptos" w:hAnsi="Aptos" w:eastAsiaTheme="minorEastAsia"/>
        </w:rPr>
        <w:t>surface flux</w:t>
      </w:r>
      <w:r>
        <w:rPr>
          <w:rFonts w:ascii="Aptos" w:hAnsi="Aptos" w:eastAsiaTheme="minorEastAsia"/>
        </w:rPr>
        <w:t xml:space="preserve"> by </w:t>
      </w:r>
      <w:r w:rsidR="00BE3347">
        <w:rPr>
          <w:rFonts w:ascii="Aptos" w:hAnsi="Aptos" w:eastAsiaTheme="minorEastAsia"/>
        </w:rPr>
        <w:t xml:space="preserve">the increase of </w:t>
      </w:r>
      <w:r>
        <w:rPr>
          <w:rFonts w:ascii="Aptos" w:hAnsi="Aptos" w:eastAsiaTheme="minorEastAsia"/>
        </w:rPr>
        <w:t xml:space="preserve">surface RH. For constant surface wind speed, </w:t>
      </w:r>
      <m:oMath>
        <m:r>
          <w:rPr>
            <w:rFonts w:ascii="Cambria Math" w:hAnsi="Cambria Math" w:eastAsiaTheme="minorEastAsia"/>
          </w:rPr>
          <m:t>c=1</m:t>
        </m:r>
      </m:oMath>
      <w:r>
        <w:rPr>
          <w:rFonts w:ascii="Aptos" w:hAnsi="Aptos" w:eastAsiaTheme="minorEastAsia"/>
        </w:rPr>
        <w:t xml:space="preserve">. Otherwise, the evaporation is damped </w:t>
      </w:r>
      <w:r w:rsidR="004B2465">
        <w:rPr>
          <w:rFonts w:ascii="Aptos" w:hAnsi="Aptos" w:eastAsiaTheme="minorEastAsia"/>
        </w:rPr>
        <w:t xml:space="preserve">also </w:t>
      </w:r>
      <w:r>
        <w:rPr>
          <w:rFonts w:ascii="Aptos" w:hAnsi="Aptos" w:eastAsiaTheme="minorEastAsia"/>
        </w:rPr>
        <w:t xml:space="preserve">by decreasing wind speed. At </w:t>
      </w:r>
      <m:oMath>
        <m:r>
          <w:rPr>
            <w:rFonts w:ascii="Cambria Math" w:hAnsi="Cambria Math" w:eastAsiaTheme="minorEastAsia"/>
          </w:rPr>
          <m:t>c=0</m:t>
        </m:r>
      </m:oMath>
      <w:r>
        <w:rPr>
          <w:rFonts w:ascii="Aptos" w:hAnsi="Aptos" w:eastAsiaTheme="minorEastAsia"/>
        </w:rPr>
        <w:t xml:space="preserve">, the wind speed controls the flux entirely and surface RH is constant. </w:t>
      </w:r>
      <w:r w:rsidR="00F13B3A">
        <w:rPr>
          <w:rFonts w:ascii="Aptos" w:hAnsi="Aptos" w:eastAsiaTheme="minorEastAsia"/>
          <w:iCs/>
        </w:rPr>
        <w:t xml:space="preserve">Solving for the relative change of </w:t>
      </w:r>
      <m:oMath>
        <m:r>
          <w:rPr>
            <w:rFonts w:ascii="Cambria Math" w:hAnsi="Cambria Math" w:eastAsiaTheme="minorEastAsia"/>
          </w:rPr>
          <m:t>s</m:t>
        </m:r>
      </m:oMath>
      <w:r w:rsidR="00F13B3A">
        <w:rPr>
          <w:rFonts w:ascii="Aptos" w:hAnsi="Aptos" w:eastAsiaTheme="minorEastAsia"/>
          <w:iCs/>
        </w:rPr>
        <w:t xml:space="preserve"> in terms of the parameters yields </w:t>
      </w:r>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s</m:t>
            </m:r>
          </m:e>
        </m:func>
        <m:r>
          <w:rPr>
            <w:rFonts w:ascii="Cambria Math" w:hAnsi="Cambria Math" w:eastAsiaTheme="minorEastAsia"/>
          </w:rPr>
          <m:t>=-c</m:t>
        </m:r>
        <m:d>
          <m:dPr>
            <m:ctrlPr>
              <w:rPr>
                <w:rFonts w:ascii="Cambria Math" w:hAnsi="Cambria Math" w:eastAsiaTheme="minorEastAsia"/>
                <w:i/>
                <w:iCs/>
              </w:rPr>
            </m:ctrlPr>
          </m:dPr>
          <m:e>
            <m:r>
              <w:rPr>
                <w:rFonts w:ascii="Cambria Math" w:hAnsi="Cambria Math" w:eastAsiaTheme="minorEastAsia"/>
              </w:rPr>
              <m:t>b-</m:t>
            </m:r>
            <m:f>
              <m:fPr>
                <m:type m:val="lin"/>
                <m:ctrlPr>
                  <w:rPr>
                    <w:rFonts w:ascii="Cambria Math" w:hAnsi="Cambria Math" w:eastAsiaTheme="minorEastAsia"/>
                    <w:i/>
                    <w:iCs/>
                  </w:rPr>
                </m:ctrlPr>
              </m:fPr>
              <m:num>
                <m:r>
                  <w:rPr>
                    <w:rFonts w:ascii="Cambria Math" w:hAnsi="Cambria Math" w:eastAsiaTheme="minorEastAsia"/>
                  </w:rPr>
                  <m:t>1</m:t>
                </m:r>
              </m:num>
              <m:den>
                <m:r>
                  <w:rPr>
                    <w:rFonts w:ascii="Cambria Math" w:hAnsi="Cambria Math" w:eastAsiaTheme="minorEastAsia"/>
                  </w:rPr>
                  <m:t>2</m:t>
                </m:r>
              </m:den>
            </m:f>
          </m:e>
        </m:d>
        <m:d>
          <m:dPr>
            <m:ctrlPr>
              <w:rPr>
                <w:rFonts w:ascii="Cambria Math" w:hAnsi="Cambria Math" w:eastAsiaTheme="minorEastAsia"/>
                <w:i/>
                <w:iCs/>
              </w:rPr>
            </m:ctrlPr>
          </m:dPr>
          <m:e>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sSub>
                  <m:sSubPr>
                    <m:ctrlPr>
                      <w:rPr>
                        <w:rFonts w:ascii="Cambria Math" w:hAnsi="Cambria Math" w:eastAsiaTheme="minorEastAsia"/>
                        <w:i/>
                        <w:iCs/>
                      </w:rPr>
                    </m:ctrlPr>
                  </m:sSubPr>
                  <m:e>
                    <m:r>
                      <w:rPr>
                        <w:rFonts w:ascii="Cambria Math" w:hAnsi="Cambria Math" w:eastAsiaTheme="minorEastAsia"/>
                      </w:rPr>
                      <m:t>q</m:t>
                    </m:r>
                  </m:e>
                  <m:sub>
                    <m:r>
                      <w:rPr>
                        <w:rFonts w:ascii="Cambria Math" w:hAnsi="Cambria Math" w:eastAsiaTheme="minorEastAsia"/>
                      </w:rPr>
                      <m:t>s</m:t>
                    </m:r>
                  </m:sub>
                </m:sSub>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E</m:t>
                </m:r>
              </m:e>
            </m:func>
          </m:e>
        </m:d>
        <m:r>
          <w:rPr>
            <w:rFonts w:ascii="Cambria Math" w:hAnsi="Cambria Math" w:eastAsiaTheme="minorEastAsia"/>
          </w:rPr>
          <m:t>.</m:t>
        </m:r>
      </m:oMath>
      <w:r w:rsidR="00F13B3A">
        <w:rPr>
          <w:rFonts w:ascii="Aptos" w:hAnsi="Aptos" w:eastAsiaTheme="minorEastAsia"/>
          <w:iCs/>
        </w:rPr>
        <w:t xml:space="preserve"> (</w:t>
      </w:r>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sSub>
              <m:sSubPr>
                <m:ctrlPr>
                  <w:rPr>
                    <w:rFonts w:ascii="Cambria Math" w:hAnsi="Cambria Math" w:eastAsiaTheme="minorEastAsia"/>
                    <w:i/>
                    <w:iCs/>
                  </w:rPr>
                </m:ctrlPr>
              </m:sSubPr>
              <m:e>
                <m:r>
                  <w:rPr>
                    <w:rFonts w:ascii="Cambria Math" w:hAnsi="Cambria Math" w:eastAsiaTheme="minorEastAsia"/>
                  </w:rPr>
                  <m:t>q</m:t>
                </m:r>
              </m:e>
              <m:sub>
                <m:r>
                  <w:rPr>
                    <w:rFonts w:ascii="Cambria Math" w:hAnsi="Cambria Math" w:eastAsiaTheme="minorEastAsia"/>
                  </w:rPr>
                  <m:t>s</m:t>
                </m:r>
              </m:sub>
            </m:sSub>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E</m:t>
            </m:r>
          </m:e>
        </m:func>
        <m:r>
          <w:rPr>
            <w:rFonts w:ascii="Cambria Math" w:hAnsi="Cambria Math" w:eastAsiaTheme="minorEastAsia"/>
          </w:rPr>
          <m:t xml:space="preserve">=+5 % </m:t>
        </m:r>
        <m:sSup>
          <m:sSupPr>
            <m:ctrlPr>
              <w:rPr>
                <w:rFonts w:ascii="Cambria Math" w:hAnsi="Cambria Math" w:eastAsiaTheme="minorEastAsia"/>
              </w:rPr>
            </m:ctrlPr>
          </m:sSupPr>
          <m:e>
            <m:r>
              <m:rPr>
                <m:sty m:val="p"/>
              </m:rPr>
              <w:rPr>
                <w:rFonts w:ascii="Cambria Math" w:hAnsi="Cambria Math" w:eastAsiaTheme="minorEastAsia"/>
              </w:rPr>
              <m:t>K</m:t>
            </m:r>
            <m:ctrlPr>
              <w:rPr>
                <w:rFonts w:ascii="Cambria Math" w:hAnsi="Cambria Math" w:eastAsiaTheme="minorEastAsia"/>
                <w:i/>
                <w:iCs/>
              </w:rPr>
            </m:ctrlPr>
          </m:e>
          <m:sup>
            <m:r>
              <m:rPr>
                <m:sty m:val="p"/>
              </m:rPr>
              <w:rPr>
                <w:rFonts w:ascii="Cambria Math" w:hAnsi="Cambria Math" w:eastAsiaTheme="minorEastAsia"/>
              </w:rPr>
              <m:t>-1</m:t>
            </m:r>
          </m:sup>
        </m:sSup>
        <m:r>
          <w:rPr>
            <w:rFonts w:ascii="Cambria Math" w:hAnsi="Cambria Math" w:eastAsiaTheme="minorEastAsia"/>
          </w:rPr>
          <m:t>&gt;0</m:t>
        </m:r>
      </m:oMath>
      <w:r w:rsidR="00F13B3A">
        <w:rPr>
          <w:rFonts w:ascii="Aptos" w:hAnsi="Aptos" w:eastAsiaTheme="minorEastAsia"/>
        </w:rPr>
        <w:t xml:space="preserve">, and </w:t>
      </w:r>
      <m:oMath>
        <m:r>
          <w:rPr>
            <w:rFonts w:ascii="Cambria Math" w:hAnsi="Cambria Math" w:eastAsiaTheme="minorEastAsia"/>
          </w:rPr>
          <m:t>c&gt;0</m:t>
        </m:r>
      </m:oMath>
      <w:r w:rsidR="00F13B3A">
        <w:rPr>
          <w:rFonts w:ascii="Aptos" w:hAnsi="Aptos" w:eastAsiaTheme="minorEastAsia"/>
        </w:rPr>
        <w:t>)</w:t>
      </w:r>
    </w:p>
    <w:p w:rsidR="00F13B3A" w:rsidP="00F13B3A" w:rsidRDefault="00F13B3A" w14:paraId="26C5ED4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hAnsi="Aptos" w:eastAsiaTheme="minorEastAsia"/>
        </w:rPr>
      </w:pPr>
    </w:p>
    <w:p w:rsidR="00F13B3A" w:rsidP="00F13B3A" w:rsidRDefault="00F13B3A" w14:paraId="122C9F1A" w14:textId="58A540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hAnsi="Aptos" w:eastAsiaTheme="minorEastAsia"/>
          <w:iCs/>
        </w:rPr>
      </w:pPr>
      <w:r>
        <w:rPr>
          <w:rFonts w:ascii="Aptos" w:hAnsi="Aptos" w:eastAsiaTheme="minorEastAsia"/>
        </w:rPr>
        <w:t xml:space="preserve">The LCL cloud model predicts cloud changes of either sign, depending on how strongly the cloud base saturation deficit scales with surface saturation deficit. </w:t>
      </w:r>
      <w:r>
        <w:rPr>
          <w:rFonts w:ascii="Aptos" w:hAnsi="Aptos" w:eastAsiaTheme="minorEastAsia"/>
          <w:iCs/>
        </w:rPr>
        <w:t xml:space="preserve">The parametric dependence </w:t>
      </w:r>
      <m:oMath>
        <m:r>
          <w:rPr>
            <w:rFonts w:ascii="Cambria Math" w:hAnsi="Cambria Math" w:eastAsiaTheme="minorEastAsia"/>
          </w:rPr>
          <m:t>-c</m:t>
        </m:r>
        <m:d>
          <m:dPr>
            <m:ctrlPr>
              <w:rPr>
                <w:rFonts w:ascii="Cambria Math" w:hAnsi="Cambria Math" w:eastAsiaTheme="minorEastAsia"/>
                <w:i/>
                <w:iCs/>
              </w:rPr>
            </m:ctrlPr>
          </m:dPr>
          <m:e>
            <m:r>
              <w:rPr>
                <w:rFonts w:ascii="Cambria Math" w:hAnsi="Cambria Math" w:eastAsiaTheme="minorEastAsia"/>
              </w:rPr>
              <m:t>b-</m:t>
            </m:r>
            <m:f>
              <m:fPr>
                <m:type m:val="lin"/>
                <m:ctrlPr>
                  <w:rPr>
                    <w:rFonts w:ascii="Cambria Math" w:hAnsi="Cambria Math" w:eastAsiaTheme="minorEastAsia"/>
                    <w:i/>
                    <w:iCs/>
                  </w:rPr>
                </m:ctrlPr>
              </m:fPr>
              <m:num>
                <m:r>
                  <w:rPr>
                    <w:rFonts w:ascii="Cambria Math" w:hAnsi="Cambria Math" w:eastAsiaTheme="minorEastAsia"/>
                  </w:rPr>
                  <m:t>1</m:t>
                </m:r>
              </m:num>
              <m:den>
                <m:r>
                  <w:rPr>
                    <w:rFonts w:ascii="Cambria Math" w:hAnsi="Cambria Math" w:eastAsiaTheme="minorEastAsia"/>
                  </w:rPr>
                  <m:t>2</m:t>
                </m:r>
              </m:den>
            </m:f>
          </m:e>
        </m:d>
      </m:oMath>
      <w:r>
        <w:rPr>
          <w:rFonts w:ascii="Aptos" w:hAnsi="Aptos" w:eastAsiaTheme="minorEastAsia"/>
          <w:iCs/>
        </w:rPr>
        <w:t xml:space="preserve"> contoured in Fig. BCSENS</w:t>
      </w:r>
      <w:r w:rsidR="004B2465">
        <w:rPr>
          <w:rFonts w:ascii="Aptos" w:hAnsi="Aptos" w:eastAsiaTheme="minorEastAsia"/>
          <w:iCs/>
        </w:rPr>
        <w:t xml:space="preserve"> </w:t>
      </w:r>
      <w:r>
        <w:rPr>
          <w:rFonts w:ascii="Aptos" w:hAnsi="Aptos" w:eastAsiaTheme="minorEastAsia"/>
          <w:iCs/>
        </w:rPr>
        <w:t>is between –0.5 and +0.5</w:t>
      </w:r>
      <w:r w:rsidR="004B2465">
        <w:rPr>
          <w:rFonts w:ascii="Aptos" w:hAnsi="Aptos" w:eastAsiaTheme="minorEastAsia"/>
          <w:iCs/>
        </w:rPr>
        <w:t xml:space="preserve"> and </w:t>
      </w:r>
      <w:r>
        <w:rPr>
          <w:rFonts w:ascii="Aptos" w:hAnsi="Aptos" w:eastAsiaTheme="minorEastAsia"/>
          <w:iCs/>
        </w:rPr>
        <w:t>multiplies +5 % K</w:t>
      </w:r>
      <w:r>
        <w:rPr>
          <w:rFonts w:ascii="Aptos" w:hAnsi="Aptos" w:eastAsiaTheme="minorEastAsia"/>
          <w:iCs/>
          <w:vertAlign w:val="superscript"/>
        </w:rPr>
        <w:t>–1</w:t>
      </w:r>
      <w:r>
        <w:rPr>
          <w:rFonts w:ascii="Aptos" w:hAnsi="Aptos" w:eastAsiaTheme="minorEastAsia"/>
          <w:iCs/>
        </w:rPr>
        <w:t xml:space="preserve"> to give </w:t>
      </w:r>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s</m:t>
            </m:r>
          </m:e>
        </m:func>
      </m:oMath>
      <w:r>
        <w:rPr>
          <w:rFonts w:ascii="Aptos" w:hAnsi="Aptos" w:eastAsiaTheme="minorEastAsia"/>
          <w:iCs/>
        </w:rPr>
        <w:t xml:space="preserve">. Relative changes of </w:t>
      </w:r>
      <m:oMath>
        <m:r>
          <w:rPr>
            <w:rFonts w:ascii="Cambria Math" w:hAnsi="Cambria Math" w:eastAsiaTheme="minorEastAsia"/>
          </w:rPr>
          <m:t>s</m:t>
        </m:r>
      </m:oMath>
      <w:r>
        <w:rPr>
          <w:rFonts w:ascii="Aptos" w:hAnsi="Aptos" w:eastAsiaTheme="minorEastAsia"/>
          <w:iCs/>
        </w:rPr>
        <w:t xml:space="preserve"> and cloud base clouds have a symmetric response to the sensitivity to cloud base saturation deficit </w:t>
      </w:r>
      <m:oMath>
        <m:r>
          <w:rPr>
            <w:rFonts w:ascii="Cambria Math" w:hAnsi="Cambria Math" w:eastAsiaTheme="minorEastAsia"/>
          </w:rPr>
          <m:t>b</m:t>
        </m:r>
      </m:oMath>
      <w:r>
        <w:rPr>
          <w:rFonts w:ascii="Aptos" w:hAnsi="Aptos" w:eastAsiaTheme="minorEastAsia"/>
          <w:iCs/>
        </w:rPr>
        <w:t xml:space="preserve">. Clouds increase at most by </w:t>
      </w:r>
      <m:oMath>
        <m:r>
          <m:rPr>
            <m:sty m:val="p"/>
          </m:rPr>
          <w:rPr>
            <w:rFonts w:ascii="Cambria Math" w:hAnsi="Cambria Math" w:eastAsiaTheme="minorEastAsia"/>
          </w:rPr>
          <m:t>Δ</m:t>
        </m:r>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r>
          <w:rPr>
            <w:rFonts w:ascii="Cambria Math" w:hAnsi="Cambria Math" w:eastAsiaTheme="minorEastAsia"/>
          </w:rPr>
          <m:t>/</m:t>
        </m:r>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oMath>
      <w:r>
        <w:rPr>
          <w:rFonts w:ascii="Aptos" w:hAnsi="Aptos" w:eastAsiaTheme="minorEastAsia"/>
          <w:iCs/>
        </w:rPr>
        <w:t xml:space="preserve"> = +0.08 for </w:t>
      </w:r>
      <m:oMath>
        <m:f>
          <m:fPr>
            <m:type m:val="lin"/>
            <m:ctrlPr>
              <w:rPr>
                <w:rFonts w:ascii="Cambria Math" w:hAnsi="Cambria Math" w:eastAsiaTheme="minorEastAsia"/>
                <w:i/>
                <w:iCs/>
              </w:rPr>
            </m:ctrlPr>
          </m:fPr>
          <m:num>
            <m:r>
              <m:rPr>
                <m:sty m:val="p"/>
              </m:rPr>
              <w:rPr>
                <w:rFonts w:ascii="Cambria Math" w:hAnsi="Cambria Math" w:eastAsiaTheme="minorEastAsia"/>
              </w:rPr>
              <m:t>Δ</m:t>
            </m:r>
            <m:r>
              <w:rPr>
                <w:rFonts w:ascii="Cambria Math" w:hAnsi="Cambria Math" w:eastAsiaTheme="minorEastAsia"/>
              </w:rPr>
              <m:t>s</m:t>
            </m:r>
          </m:num>
          <m:den>
            <m:r>
              <w:rPr>
                <w:rFonts w:ascii="Cambria Math" w:hAnsi="Cambria Math" w:eastAsiaTheme="minorEastAsia"/>
              </w:rPr>
              <m:t>s</m:t>
            </m:r>
          </m:den>
        </m:f>
        <m:r>
          <w:rPr>
            <w:rFonts w:ascii="Cambria Math" w:hAnsi="Cambria Math" w:eastAsiaTheme="minorEastAsia"/>
          </w:rPr>
          <m:t>=-0.025</m:t>
        </m:r>
      </m:oMath>
      <w:r>
        <w:rPr>
          <w:rFonts w:ascii="Aptos" w:hAnsi="Aptos" w:eastAsiaTheme="minorEastAsia"/>
          <w:iCs/>
        </w:rPr>
        <w:t xml:space="preserve">, and decrease by at most </w:t>
      </w:r>
      <m:oMath>
        <m:r>
          <m:rPr>
            <m:sty m:val="p"/>
          </m:rPr>
          <w:rPr>
            <w:rFonts w:ascii="Cambria Math" w:hAnsi="Cambria Math" w:eastAsiaTheme="minorEastAsia"/>
          </w:rPr>
          <m:t>Δ</m:t>
        </m:r>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r>
          <w:rPr>
            <w:rFonts w:ascii="Cambria Math" w:hAnsi="Cambria Math" w:eastAsiaTheme="minorEastAsia"/>
          </w:rPr>
          <m:t>/</m:t>
        </m:r>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oMath>
      <w:r>
        <w:rPr>
          <w:rFonts w:ascii="Aptos" w:hAnsi="Aptos" w:eastAsiaTheme="minorEastAsia"/>
          <w:iCs/>
        </w:rPr>
        <w:t xml:space="preserve"> = –0.08 for </w:t>
      </w:r>
      <m:oMath>
        <m:f>
          <m:fPr>
            <m:type m:val="lin"/>
            <m:ctrlPr>
              <w:rPr>
                <w:rFonts w:ascii="Cambria Math" w:hAnsi="Cambria Math" w:eastAsiaTheme="minorEastAsia"/>
                <w:i/>
                <w:iCs/>
              </w:rPr>
            </m:ctrlPr>
          </m:fPr>
          <m:num>
            <m:r>
              <m:rPr>
                <m:sty m:val="p"/>
              </m:rPr>
              <w:rPr>
                <w:rFonts w:ascii="Cambria Math" w:hAnsi="Cambria Math" w:eastAsiaTheme="minorEastAsia"/>
              </w:rPr>
              <m:t>Δ</m:t>
            </m:r>
            <m:r>
              <w:rPr>
                <w:rFonts w:ascii="Cambria Math" w:hAnsi="Cambria Math" w:eastAsiaTheme="minorEastAsia"/>
              </w:rPr>
              <m:t>s</m:t>
            </m:r>
          </m:num>
          <m:den>
            <m:r>
              <w:rPr>
                <w:rFonts w:ascii="Cambria Math" w:hAnsi="Cambria Math" w:eastAsiaTheme="minorEastAsia"/>
              </w:rPr>
              <m:t>s</m:t>
            </m:r>
          </m:den>
        </m:f>
        <m:r>
          <w:rPr>
            <w:rFonts w:ascii="Cambria Math" w:hAnsi="Cambria Math" w:eastAsiaTheme="minorEastAsia"/>
          </w:rPr>
          <m:t>=+0.025</m:t>
        </m:r>
      </m:oMath>
      <w:r>
        <w:rPr>
          <w:rFonts w:ascii="Aptos" w:hAnsi="Aptos" w:eastAsiaTheme="minorEastAsia"/>
          <w:iCs/>
        </w:rPr>
        <w:t xml:space="preserve">. </w:t>
      </w:r>
    </w:p>
    <w:p w:rsidRPr="006D362B" w:rsidR="00F13B3A" w:rsidP="00F13B3A" w:rsidRDefault="00BE3347" w14:paraId="54E067E9" w14:textId="799166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hAnsi="Aptos" w:eastAsiaTheme="minorEastAsia"/>
        </w:rPr>
      </w:pPr>
      <w:r>
        <w:rPr>
          <w:rFonts w:ascii="Aptos" w:hAnsi="Aptos" w:eastAsiaTheme="minorEastAsia"/>
          <w:noProof/>
        </w:rPr>
        <w:drawing>
          <wp:inline distT="0" distB="0" distL="0" distR="0" wp14:anchorId="5A27BADD" wp14:editId="0A2823C9">
            <wp:extent cx="3498574" cy="3367137"/>
            <wp:effectExtent l="0" t="0" r="0" b="0"/>
            <wp:docPr id="1640771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1763" name="Picture 1640771763"/>
                    <pic:cNvPicPr/>
                  </pic:nvPicPr>
                  <pic:blipFill rotWithShape="1">
                    <a:blip r:embed="rId17"/>
                    <a:srcRect r="43278" b="40935"/>
                    <a:stretch>
                      <a:fillRect/>
                    </a:stretch>
                  </pic:blipFill>
                  <pic:spPr bwMode="auto">
                    <a:xfrm>
                      <a:off x="0" y="0"/>
                      <a:ext cx="3503428" cy="3371809"/>
                    </a:xfrm>
                    <a:prstGeom prst="rect">
                      <a:avLst/>
                    </a:prstGeom>
                    <a:ln>
                      <a:noFill/>
                    </a:ln>
                    <a:extLst>
                      <a:ext uri="{53640926-AAD7-44D8-BBD7-CCE9431645EC}">
                        <a14:shadowObscured xmlns:a14="http://schemas.microsoft.com/office/drawing/2010/main"/>
                      </a:ext>
                    </a:extLst>
                  </pic:spPr>
                </pic:pic>
              </a:graphicData>
            </a:graphic>
          </wp:inline>
        </w:drawing>
      </w:r>
    </w:p>
    <w:p w:rsidRPr="00E84FB0" w:rsidR="00F13B3A" w:rsidP="00F13B3A" w:rsidRDefault="00F13B3A" w14:paraId="3FFF29B7" w14:textId="29D252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Narrow" w:hAnsi="Aptos Narrow" w:eastAsiaTheme="minorEastAsia"/>
        </w:rPr>
      </w:pPr>
      <w:r w:rsidRPr="00E84FB0">
        <w:rPr>
          <w:rFonts w:ascii="Aptos Narrow" w:hAnsi="Aptos Narrow" w:eastAsiaTheme="minorEastAsia"/>
          <w:iCs/>
        </w:rPr>
        <w:t xml:space="preserve">Figure BCSENS. Change </w:t>
      </w:r>
      <w:r w:rsidRPr="00E84FB0">
        <w:rPr>
          <w:rFonts w:ascii="Aptos Narrow" w:hAnsi="Aptos Narrow" w:eastAsiaTheme="minorEastAsia"/>
        </w:rPr>
        <w:t xml:space="preserve">of the mean normalized saturation deficit </w:t>
      </w:r>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s</m:t>
            </m:r>
          </m:e>
        </m:func>
        <m:r>
          <w:rPr>
            <w:rFonts w:ascii="Cambria Math" w:hAnsi="Cambria Math" w:eastAsiaTheme="minorEastAsia"/>
          </w:rPr>
          <m:t>=-</m:t>
        </m:r>
        <m:d>
          <m:dPr>
            <m:ctrlPr>
              <w:rPr>
                <w:rFonts w:ascii="Cambria Math" w:hAnsi="Cambria Math" w:eastAsiaTheme="minorEastAsia"/>
                <w:i/>
                <w:iCs/>
              </w:rPr>
            </m:ctrlPr>
          </m:dPr>
          <m:e>
            <m:r>
              <w:rPr>
                <w:rFonts w:ascii="Cambria Math" w:hAnsi="Cambria Math" w:eastAsiaTheme="minorEastAsia"/>
              </w:rPr>
              <m:t>b-</m:t>
            </m:r>
            <m:f>
              <m:fPr>
                <m:type m:val="lin"/>
                <m:ctrlPr>
                  <w:rPr>
                    <w:rFonts w:ascii="Cambria Math" w:hAnsi="Cambria Math" w:eastAsiaTheme="minorEastAsia"/>
                    <w:i/>
                    <w:iCs/>
                  </w:rPr>
                </m:ctrlPr>
              </m:fPr>
              <m:num>
                <m:r>
                  <w:rPr>
                    <w:rFonts w:ascii="Cambria Math" w:hAnsi="Cambria Math" w:eastAsiaTheme="minorEastAsia"/>
                  </w:rPr>
                  <m:t>1</m:t>
                </m:r>
              </m:num>
              <m:den>
                <m:r>
                  <w:rPr>
                    <w:rFonts w:ascii="Cambria Math" w:hAnsi="Cambria Math" w:eastAsiaTheme="minorEastAsia"/>
                  </w:rPr>
                  <m:t>2</m:t>
                </m:r>
              </m:den>
            </m:f>
          </m:e>
        </m:d>
        <m:d>
          <m:dPr>
            <m:ctrlPr>
              <w:rPr>
                <w:rFonts w:ascii="Cambria Math" w:hAnsi="Cambria Math" w:eastAsiaTheme="minorEastAsia"/>
                <w:i/>
                <w:iCs/>
              </w:rPr>
            </m:ctrlPr>
          </m:dPr>
          <m:e>
            <m:r>
              <w:rPr>
                <w:rFonts w:ascii="Cambria Math" w:hAnsi="Cambria Math" w:eastAsiaTheme="minorEastAsia"/>
              </w:rPr>
              <m:t>1-c</m:t>
            </m:r>
          </m:e>
        </m:d>
        <m:d>
          <m:dPr>
            <m:ctrlPr>
              <w:rPr>
                <w:rFonts w:ascii="Cambria Math" w:hAnsi="Cambria Math" w:eastAsiaTheme="minorEastAsia"/>
                <w:i/>
                <w:iCs/>
              </w:rPr>
            </m:ctrlPr>
          </m:dPr>
          <m:e>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sSub>
                  <m:sSubPr>
                    <m:ctrlPr>
                      <w:rPr>
                        <w:rFonts w:ascii="Cambria Math" w:hAnsi="Cambria Math" w:eastAsiaTheme="minorEastAsia"/>
                        <w:i/>
                        <w:iCs/>
                      </w:rPr>
                    </m:ctrlPr>
                  </m:sSubPr>
                  <m:e>
                    <m:r>
                      <w:rPr>
                        <w:rFonts w:ascii="Cambria Math" w:hAnsi="Cambria Math" w:eastAsiaTheme="minorEastAsia"/>
                      </w:rPr>
                      <m:t>q</m:t>
                    </m:r>
                  </m:e>
                  <m:sub>
                    <m:r>
                      <w:rPr>
                        <w:rFonts w:ascii="Cambria Math" w:hAnsi="Cambria Math" w:eastAsiaTheme="minorEastAsia"/>
                      </w:rPr>
                      <m:t>s</m:t>
                    </m:r>
                  </m:sub>
                </m:sSub>
              </m:e>
            </m:func>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E</m:t>
                </m:r>
              </m:e>
            </m:func>
          </m:e>
        </m:d>
      </m:oMath>
      <w:r w:rsidRPr="00E84FB0">
        <w:rPr>
          <w:rFonts w:ascii="Aptos Narrow" w:hAnsi="Aptos Narrow" w:eastAsiaTheme="minorEastAsia"/>
          <w:iCs/>
        </w:rPr>
        <w:t xml:space="preserve"> and the resulting cloud-base cloud fraction </w:t>
      </w:r>
      <m:oMath>
        <m:r>
          <w:rPr>
            <w:rFonts w:ascii="Cambria Math" w:hAnsi="Cambria Math" w:eastAsiaTheme="minorEastAsia"/>
          </w:rPr>
          <m:t>d</m:t>
        </m:r>
        <m:func>
          <m:funcPr>
            <m:ctrlPr>
              <w:rPr>
                <w:rFonts w:ascii="Cambria Math" w:hAnsi="Cambria Math" w:eastAsiaTheme="minorEastAsia"/>
                <w:i/>
                <w:iCs/>
              </w:rPr>
            </m:ctrlPr>
          </m:funcPr>
          <m:fName>
            <m:r>
              <m:rPr>
                <m:sty m:val="p"/>
              </m:rPr>
              <w:rPr>
                <w:rFonts w:ascii="Cambria Math" w:hAnsi="Cambria Math" w:eastAsiaTheme="minorEastAsia"/>
              </w:rPr>
              <m:t>ln</m:t>
            </m:r>
          </m:fName>
          <m:e>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e>
        </m:func>
        <m:r>
          <w:rPr>
            <w:rFonts w:ascii="Cambria Math" w:hAnsi="Cambria Math" w:eastAsiaTheme="minorEastAsia"/>
          </w:rPr>
          <m:t>=-3.2 d</m:t>
        </m:r>
        <m:func>
          <m:funcPr>
            <m:ctrlPr>
              <w:rPr>
                <w:rFonts w:ascii="Cambria Math" w:hAnsi="Cambria Math" w:eastAsiaTheme="minorEastAsia"/>
                <w:i/>
                <w:iCs/>
              </w:rPr>
            </m:ctrlPr>
          </m:funcPr>
          <m:fName>
            <m:r>
              <m:rPr>
                <m:sty m:val="p"/>
              </m:rPr>
              <w:rPr>
                <w:rFonts w:ascii="Cambria Math" w:hAnsi="Cambria Math" w:eastAsiaTheme="minorEastAsia"/>
              </w:rPr>
              <m:t>ln</m:t>
            </m:r>
          </m:fName>
          <m:e>
            <m:r>
              <w:rPr>
                <w:rFonts w:ascii="Cambria Math" w:hAnsi="Cambria Math" w:eastAsiaTheme="minorEastAsia"/>
              </w:rPr>
              <m:t>s</m:t>
            </m:r>
          </m:e>
        </m:func>
        <m:r>
          <w:rPr>
            <w:rFonts w:ascii="Cambria Math" w:hAnsi="Cambria Math" w:eastAsiaTheme="minorEastAsia"/>
          </w:rPr>
          <m:t>.</m:t>
        </m:r>
      </m:oMath>
      <w:r w:rsidRPr="00E84FB0">
        <w:rPr>
          <w:rFonts w:ascii="Aptos Narrow" w:hAnsi="Aptos Narrow" w:eastAsiaTheme="minorEastAsia"/>
          <w:iCs/>
        </w:rPr>
        <w:t xml:space="preserve"> The relative change of </w:t>
      </w:r>
      <m:oMath>
        <m:r>
          <w:rPr>
            <w:rFonts w:ascii="Cambria Math" w:hAnsi="Cambria Math" w:eastAsiaTheme="minorEastAsia"/>
          </w:rPr>
          <m:t>s</m:t>
        </m:r>
      </m:oMath>
      <w:r w:rsidRPr="00E84FB0">
        <w:rPr>
          <w:rFonts w:ascii="Aptos Narrow" w:hAnsi="Aptos Narrow" w:eastAsiaTheme="minorEastAsia"/>
          <w:iCs/>
        </w:rPr>
        <w:t xml:space="preserve"> is </w:t>
      </w:r>
      <m:oMath>
        <m:f>
          <m:fPr>
            <m:type m:val="lin"/>
            <m:ctrlPr>
              <w:rPr>
                <w:rFonts w:ascii="Cambria Math" w:hAnsi="Cambria Math" w:eastAsiaTheme="minorEastAsia"/>
                <w:i/>
                <w:iCs/>
              </w:rPr>
            </m:ctrlPr>
          </m:fPr>
          <m:num>
            <m:r>
              <m:rPr>
                <m:sty m:val="p"/>
              </m:rPr>
              <w:rPr>
                <w:rFonts w:ascii="Cambria Math" w:hAnsi="Cambria Math" w:eastAsiaTheme="minorEastAsia"/>
              </w:rPr>
              <m:t>Δ</m:t>
            </m:r>
            <m:r>
              <w:rPr>
                <w:rFonts w:ascii="Cambria Math" w:hAnsi="Cambria Math" w:eastAsiaTheme="minorEastAsia"/>
              </w:rPr>
              <m:t>s</m:t>
            </m:r>
          </m:num>
          <m:den>
            <m:r>
              <w:rPr>
                <w:rFonts w:ascii="Cambria Math" w:hAnsi="Cambria Math" w:eastAsiaTheme="minorEastAsia"/>
              </w:rPr>
              <m:t>s</m:t>
            </m:r>
          </m:den>
        </m:f>
        <m:r>
          <w:rPr>
            <w:rFonts w:ascii="Cambria Math" w:hAnsi="Cambria Math" w:eastAsiaTheme="minorEastAsia"/>
          </w:rPr>
          <m:t xml:space="preserve">= </m:t>
        </m:r>
      </m:oMath>
      <w:r w:rsidRPr="00E84FB0">
        <w:rPr>
          <w:rFonts w:ascii="Aptos Narrow" w:hAnsi="Aptos Narrow" w:eastAsiaTheme="minorEastAsia"/>
          <w:iCs/>
        </w:rPr>
        <w:t xml:space="preserve">–0.025 to +0.025, and of cloud base cloud fraction </w:t>
      </w:r>
      <m:oMath>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oMath>
      <w:r w:rsidRPr="00E84FB0">
        <w:rPr>
          <w:rFonts w:ascii="Aptos Narrow" w:hAnsi="Aptos Narrow" w:eastAsiaTheme="minorEastAsia"/>
          <w:iCs/>
        </w:rPr>
        <w:t xml:space="preserve"> is </w:t>
      </w:r>
      <m:oMath>
        <m:f>
          <m:fPr>
            <m:type m:val="lin"/>
            <m:ctrlPr>
              <w:rPr>
                <w:rFonts w:ascii="Cambria Math" w:hAnsi="Cambria Math" w:eastAsiaTheme="minorEastAsia"/>
                <w:i/>
                <w:iCs/>
              </w:rPr>
            </m:ctrlPr>
          </m:fPr>
          <m:num>
            <m:r>
              <m:rPr>
                <m:sty m:val="p"/>
              </m:rPr>
              <w:rPr>
                <w:rFonts w:ascii="Cambria Math" w:hAnsi="Cambria Math" w:eastAsiaTheme="minorEastAsia"/>
              </w:rPr>
              <m:t>Δ</m:t>
            </m:r>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num>
          <m:den>
            <m:sSub>
              <m:sSubPr>
                <m:ctrlPr>
                  <w:rPr>
                    <w:rFonts w:ascii="Cambria Math" w:hAnsi="Cambria Math" w:eastAsiaTheme="minorEastAsia"/>
                    <w:i/>
                    <w:iCs/>
                  </w:rPr>
                </m:ctrlPr>
              </m:sSubPr>
              <m:e>
                <m:r>
                  <w:rPr>
                    <w:rFonts w:ascii="Cambria Math" w:hAnsi="Cambria Math" w:eastAsiaTheme="minorEastAsia"/>
                  </w:rPr>
                  <m:t>C</m:t>
                </m:r>
              </m:e>
              <m:sub>
                <m:r>
                  <w:rPr>
                    <w:rFonts w:ascii="Cambria Math" w:hAnsi="Cambria Math" w:eastAsiaTheme="minorEastAsia"/>
                  </w:rPr>
                  <m:t>CB</m:t>
                </m:r>
              </m:sub>
            </m:sSub>
          </m:den>
        </m:f>
        <m:r>
          <w:rPr>
            <w:rFonts w:ascii="Cambria Math" w:hAnsi="Cambria Math" w:eastAsiaTheme="minorEastAsia"/>
          </w:rPr>
          <m:t>=</m:t>
        </m:r>
      </m:oMath>
      <w:r w:rsidRPr="00E84FB0">
        <w:rPr>
          <w:rFonts w:ascii="Aptos Narrow" w:hAnsi="Aptos Narrow" w:eastAsiaTheme="minorEastAsia"/>
          <w:iCs/>
        </w:rPr>
        <w:t xml:space="preserve"> +0.08 to –0.08. Cloud base clouds are unchanged for </w:t>
      </w:r>
      <m:oMath>
        <m:r>
          <w:rPr>
            <w:rFonts w:ascii="Cambria Math" w:hAnsi="Cambria Math" w:eastAsiaTheme="minorEastAsia"/>
          </w:rPr>
          <m:t>c=1</m:t>
        </m:r>
      </m:oMath>
      <w:r w:rsidRPr="00E84FB0">
        <w:rPr>
          <w:rFonts w:ascii="Aptos Narrow" w:hAnsi="Aptos Narrow" w:eastAsiaTheme="minorEastAsia"/>
          <w:iCs/>
        </w:rPr>
        <w:t xml:space="preserve"> or </w:t>
      </w:r>
      <m:oMath>
        <m:r>
          <w:rPr>
            <w:rFonts w:ascii="Cambria Math" w:hAnsi="Cambria Math" w:eastAsiaTheme="minorEastAsia"/>
          </w:rPr>
          <m:t>b=1/2</m:t>
        </m:r>
      </m:oMath>
      <w:r w:rsidRPr="00E84FB0">
        <w:rPr>
          <w:rFonts w:ascii="Aptos Narrow" w:hAnsi="Aptos Narrow" w:eastAsiaTheme="minorEastAsia"/>
          <w:iCs/>
        </w:rPr>
        <w:t>.</w:t>
      </w:r>
      <w:r w:rsidRPr="00E84FB0" w:rsidR="00E84FB0">
        <w:rPr>
          <w:rFonts w:ascii="Aptos Narrow" w:hAnsi="Aptos Narrow" w:eastAsiaTheme="minorEastAsia"/>
          <w:iCs/>
        </w:rPr>
        <w:t xml:space="preserve"> The parameter </w:t>
      </w:r>
      <m:oMath>
        <m:r>
          <w:rPr>
            <w:rFonts w:ascii="Cambria Math" w:hAnsi="Cambria Math" w:eastAsiaTheme="minorEastAsia"/>
          </w:rPr>
          <m:t>b=</m:t>
        </m:r>
        <m:f>
          <m:fPr>
            <m:type m:val="lin"/>
            <m:ctrlPr>
              <w:rPr>
                <w:rFonts w:ascii="Cambria Math" w:hAnsi="Cambria Math" w:eastAsiaTheme="minorEastAsia"/>
                <w:i/>
              </w:rPr>
            </m:ctrlPr>
          </m:fPr>
          <m:num>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d>
                  <m:dPr>
                    <m:ctrlPr>
                      <w:rPr>
                        <w:rFonts w:ascii="Cambria Math" w:hAnsi="Cambria Math" w:eastAsiaTheme="minorEastAsia"/>
                        <w:i/>
                      </w:rPr>
                    </m:ctrlPr>
                  </m:dPr>
                  <m:e>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w:rPr>
                            <w:rFonts w:ascii="Cambria Math" w:hAnsi="Cambria Math" w:eastAsiaTheme="minorEastAsia"/>
                          </w:rPr>
                          <m:t>CB</m:t>
                        </m:r>
                      </m:sub>
                    </m:sSub>
                  </m:e>
                </m:d>
              </m:e>
            </m:func>
          </m:num>
          <m:den>
            <m:r>
              <w:rPr>
                <w:rFonts w:ascii="Cambria Math" w:hAnsi="Cambria Math" w:eastAsiaTheme="minorEastAsia"/>
              </w:rPr>
              <m:t>d</m:t>
            </m:r>
            <m:func>
              <m:funcPr>
                <m:ctrlPr>
                  <w:rPr>
                    <w:rFonts w:ascii="Cambria Math" w:hAnsi="Cambria Math" w:eastAsiaTheme="minorEastAsia"/>
                    <w:i/>
                  </w:rPr>
                </m:ctrlPr>
              </m:funcPr>
              <m:fName>
                <m:r>
                  <m:rPr>
                    <m:sty m:val="p"/>
                  </m:rPr>
                  <w:rPr>
                    <w:rFonts w:ascii="Cambria Math" w:hAnsi="Cambria Math" w:eastAsiaTheme="minorEastAsia"/>
                  </w:rPr>
                  <m:t>ln</m:t>
                </m:r>
              </m:fName>
              <m:e>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m:rPr>
                        <m:sty m:val="p"/>
                      </m:rPr>
                      <w:rPr>
                        <w:rFonts w:ascii="Cambria Math" w:hAnsi="Cambria Math" w:eastAsiaTheme="minorEastAsia"/>
                      </w:rPr>
                      <m:t>sfc</m:t>
                    </m:r>
                  </m:sub>
                </m:sSub>
                <m:r>
                  <w:rPr>
                    <w:rFonts w:ascii="Cambria Math" w:hAnsi="Cambria Math" w:eastAsiaTheme="minorEastAsia"/>
                  </w:rPr>
                  <m:t>)</m:t>
                </m:r>
              </m:e>
            </m:func>
          </m:den>
        </m:f>
      </m:oMath>
      <w:r w:rsidRPr="00E84FB0" w:rsidR="00E84FB0">
        <w:rPr>
          <w:rFonts w:ascii="Aptos Narrow" w:hAnsi="Aptos Narrow" w:eastAsiaTheme="minorEastAsia"/>
        </w:rPr>
        <w:t xml:space="preserve"> is the sensitivity of the cloud-base saturation deficit</w:t>
      </w:r>
      <w:r w:rsidR="00E84FB0">
        <w:rPr>
          <w:rFonts w:ascii="Aptos Narrow" w:hAnsi="Aptos Narrow" w:eastAsiaTheme="minorEastAsia"/>
        </w:rPr>
        <w:t xml:space="preserve"> to the surface saturation deficit, and </w:t>
      </w:r>
    </w:p>
    <w:p w:rsidRPr="00793FA5" w:rsidR="00F13B3A" w:rsidP="00F13B3A" w:rsidRDefault="00F13B3A" w14:paraId="3AF023AD" w14:textId="00FA99AE">
      <w:pPr>
        <w:pStyle w:val="BodyText"/>
        <w:rPr>
          <w:rFonts w:ascii="Aptos" w:hAnsi="Aptos" w:eastAsiaTheme="minorEastAsia"/>
          <w:kern w:val="2"/>
        </w:rPr>
      </w:pPr>
      <w:r w:rsidRPr="00AF7F9E">
        <w:rPr>
          <w:rFonts w:ascii="Aptos" w:hAnsi="Aptos" w:eastAsiaTheme="minorEastAsia"/>
        </w:rPr>
        <w:t xml:space="preserve">Cloud base clouds </w:t>
      </w:r>
      <w:r>
        <w:rPr>
          <w:rFonts w:ascii="Aptos" w:hAnsi="Aptos" w:eastAsiaTheme="minorEastAsia"/>
        </w:rPr>
        <w:t xml:space="preserve">do not change </w:t>
      </w:r>
      <w:r>
        <w:rPr>
          <w:rFonts w:ascii="Aptos" w:hAnsi="Aptos" w:eastAsiaTheme="minorEastAsia"/>
          <w:iCs/>
        </w:rPr>
        <w:t xml:space="preserve">for </w:t>
      </w:r>
      <m:oMath>
        <m:sSup>
          <m:sSupPr>
            <m:ctrlPr>
              <w:rPr>
                <w:rFonts w:ascii="Cambria Math" w:hAnsi="Cambria Math" w:eastAsiaTheme="minorEastAsia"/>
                <w:i/>
                <w:iCs/>
              </w:rPr>
            </m:ctrlPr>
          </m:sSupPr>
          <m:e>
            <m:r>
              <w:rPr>
                <w:rFonts w:ascii="Cambria Math" w:hAnsi="Cambria Math" w:eastAsiaTheme="minorEastAsia"/>
              </w:rPr>
              <m:t>c</m:t>
            </m:r>
          </m:e>
          <m:sup>
            <m:r>
              <w:rPr>
                <w:rFonts w:ascii="Cambria Math" w:hAnsi="Cambria Math" w:eastAsiaTheme="minorEastAsia"/>
              </w:rPr>
              <m:t>'</m:t>
            </m:r>
          </m:sup>
        </m:sSup>
        <m:r>
          <w:rPr>
            <w:rFonts w:ascii="Cambria Math" w:hAnsi="Cambria Math" w:eastAsiaTheme="minorEastAsia"/>
          </w:rPr>
          <m:t>=0, c=1</m:t>
        </m:r>
      </m:oMath>
      <w:r>
        <w:rPr>
          <w:rFonts w:ascii="Aptos" w:hAnsi="Aptos" w:eastAsiaTheme="minorEastAsia"/>
          <w:iCs/>
        </w:rPr>
        <w:t xml:space="preserve"> or </w:t>
      </w:r>
      <m:oMath>
        <m:r>
          <w:rPr>
            <w:rFonts w:ascii="Cambria Math" w:hAnsi="Cambria Math" w:eastAsiaTheme="minorEastAsia"/>
          </w:rPr>
          <m:t>b=1/2</m:t>
        </m:r>
      </m:oMath>
      <w:r>
        <w:rPr>
          <w:rFonts w:ascii="Aptos" w:hAnsi="Aptos" w:eastAsiaTheme="minorEastAsia"/>
          <w:iCs/>
        </w:rPr>
        <w:t xml:space="preserve">.  </w:t>
      </w:r>
      <w:r>
        <w:rPr>
          <w:rFonts w:ascii="Aptos" w:hAnsi="Aptos" w:eastAsiaTheme="minorEastAsia"/>
        </w:rPr>
        <w:t xml:space="preserve">For </w:t>
      </w:r>
      <m:oMath>
        <m:r>
          <w:rPr>
            <w:rFonts w:ascii="Cambria Math" w:hAnsi="Cambria Math" w:eastAsiaTheme="minorEastAsia"/>
          </w:rPr>
          <m:t>c=1,</m:t>
        </m:r>
      </m:oMath>
      <w:r>
        <w:rPr>
          <w:rFonts w:ascii="Aptos" w:hAnsi="Aptos" w:eastAsiaTheme="minorEastAsia"/>
        </w:rPr>
        <w:t xml:space="preserve"> decreasing wind speed –5% K</w:t>
      </w:r>
      <w:r>
        <w:rPr>
          <w:rFonts w:ascii="Aptos" w:hAnsi="Aptos" w:eastAsiaTheme="minorEastAsia"/>
          <w:vertAlign w:val="superscript"/>
        </w:rPr>
        <w:t>–1</w:t>
      </w:r>
      <w:r>
        <w:rPr>
          <w:rFonts w:ascii="Aptos" w:hAnsi="Aptos" w:eastAsiaTheme="minorEastAsia"/>
        </w:rPr>
        <w:t xml:space="preserve"> damps the evaporation to +2% K</w:t>
      </w:r>
      <w:r>
        <w:rPr>
          <w:rFonts w:ascii="Aptos" w:hAnsi="Aptos" w:eastAsiaTheme="minorEastAsia"/>
          <w:vertAlign w:val="superscript"/>
        </w:rPr>
        <w:t>–1</w:t>
      </w:r>
      <w:r>
        <w:rPr>
          <w:rFonts w:ascii="Aptos" w:hAnsi="Aptos" w:eastAsiaTheme="minorEastAsia"/>
        </w:rPr>
        <w:t xml:space="preserve">, and surface saturation deficit and RH are constant, having no effect on clouds. </w:t>
      </w:r>
      <w:r w:rsidRPr="00AF7F9E">
        <w:rPr>
          <w:rFonts w:ascii="Aptos" w:hAnsi="Aptos"/>
        </w:rPr>
        <w:t>Clouds</w:t>
      </w:r>
      <w:r>
        <w:rPr>
          <w:rFonts w:ascii="Aptos" w:hAnsi="Aptos" w:eastAsiaTheme="minorEastAsia"/>
        </w:rPr>
        <w:t xml:space="preserve"> are most sensitive at </w:t>
      </w:r>
      <m:oMath>
        <m:r>
          <w:rPr>
            <w:rFonts w:ascii="Cambria Math" w:hAnsi="Cambria Math" w:eastAsiaTheme="minorEastAsia"/>
          </w:rPr>
          <m:t>c=0</m:t>
        </m:r>
      </m:oMath>
      <w:r>
        <w:rPr>
          <w:rFonts w:ascii="Aptos" w:hAnsi="Aptos" w:eastAsiaTheme="minorEastAsia"/>
        </w:rPr>
        <w:t xml:space="preserve">, when wind does not change and </w:t>
      </w:r>
      <m:oMath>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m:rPr>
                <m:sty m:val="p"/>
              </m:rPr>
              <w:rPr>
                <w:rFonts w:ascii="Cambria Math" w:hAnsi="Cambria Math" w:eastAsiaTheme="minorEastAsia"/>
              </w:rPr>
              <m:t>sfc</m:t>
            </m:r>
          </m:sub>
        </m:sSub>
      </m:oMath>
      <w:r>
        <w:rPr>
          <w:rFonts w:ascii="Aptos" w:hAnsi="Aptos" w:eastAsiaTheme="minorEastAsia"/>
        </w:rPr>
        <w:t xml:space="preserve"> decreases (RH increases) to damp the surface evaporation. For </w:t>
      </w:r>
      <m:oMath>
        <m:r>
          <w:rPr>
            <w:rFonts w:ascii="Cambria Math" w:hAnsi="Cambria Math" w:eastAsiaTheme="minorEastAsia"/>
          </w:rPr>
          <m:t>b=0</m:t>
        </m:r>
      </m:oMath>
      <w:r>
        <w:rPr>
          <w:rFonts w:ascii="Aptos" w:hAnsi="Aptos" w:eastAsiaTheme="minorEastAsia"/>
        </w:rPr>
        <w:t xml:space="preserve">, saturation deficit </w:t>
      </w:r>
      <m:oMath>
        <m:r>
          <w:rPr>
            <w:rFonts w:ascii="Cambria Math" w:hAnsi="Cambria Math" w:eastAsiaTheme="minorEastAsia"/>
          </w:rPr>
          <m:t>1-</m:t>
        </m:r>
        <m:sSub>
          <m:sSubPr>
            <m:ctrlPr>
              <w:rPr>
                <w:rFonts w:ascii="Cambria Math" w:hAnsi="Cambria Math" w:eastAsiaTheme="minorEastAsia"/>
                <w:i/>
              </w:rPr>
            </m:ctrlPr>
          </m:sSubPr>
          <m:e>
            <m:bar>
              <m:barPr>
                <m:pos m:val="top"/>
                <m:ctrlPr>
                  <w:rPr>
                    <w:rFonts w:ascii="Cambria Math" w:hAnsi="Cambria Math" w:eastAsiaTheme="minorEastAsia"/>
                    <w:i/>
                  </w:rPr>
                </m:ctrlPr>
              </m:barPr>
              <m:e>
                <m:r>
                  <m:rPr>
                    <m:sty m:val="p"/>
                  </m:rPr>
                  <w:rPr>
                    <w:rFonts w:ascii="Cambria Math" w:hAnsi="Cambria Math" w:eastAsiaTheme="minorEastAsia"/>
                  </w:rPr>
                  <m:t>RH</m:t>
                </m:r>
              </m:e>
            </m:bar>
          </m:e>
          <m:sub>
            <m:r>
              <w:rPr>
                <w:rFonts w:ascii="Cambria Math" w:hAnsi="Cambria Math" w:eastAsiaTheme="minorEastAsia"/>
              </w:rPr>
              <m:t>CB</m:t>
            </m:r>
          </m:sub>
        </m:sSub>
      </m:oMath>
      <w:r>
        <w:rPr>
          <w:rFonts w:ascii="Aptos" w:hAnsi="Aptos" w:eastAsiaTheme="minorEastAsia"/>
        </w:rPr>
        <w:t xml:space="preserve"> is constant. Then increasing the specific humidity more strongly than the flux narrows the width of the RH, decreasing clouds. For </w:t>
      </w:r>
      <m:oMath>
        <m:r>
          <w:rPr>
            <w:rFonts w:ascii="Cambria Math" w:hAnsi="Cambria Math" w:eastAsiaTheme="minorEastAsia"/>
          </w:rPr>
          <m:t>b=1</m:t>
        </m:r>
      </m:oMath>
      <w:r>
        <w:rPr>
          <w:rFonts w:ascii="Aptos" w:hAnsi="Aptos" w:eastAsiaTheme="minorEastAsia"/>
        </w:rPr>
        <w:t xml:space="preserve">, surface and cloud base saturation deficits decrease proportionally, so cloud-base RH and clouds increase. At </w:t>
      </w:r>
      <m:oMath>
        <m:r>
          <w:rPr>
            <w:rFonts w:ascii="Cambria Math" w:hAnsi="Cambria Math" w:eastAsiaTheme="minorEastAsia"/>
          </w:rPr>
          <m:t>b=</m:t>
        </m:r>
      </m:oMath>
      <w:r>
        <w:rPr>
          <w:rFonts w:ascii="Aptos" w:hAnsi="Aptos" w:eastAsiaTheme="minorEastAsia"/>
        </w:rPr>
        <w:t xml:space="preserve"> </w:t>
      </w:r>
      <w:r w:rsidRPr="005E3549">
        <w:rPr>
          <w:rFonts w:ascii="Aptos" w:hAnsi="Aptos" w:eastAsiaTheme="minorEastAsia"/>
        </w:rPr>
        <w:t>1/2</w:t>
      </w:r>
      <w:r>
        <w:rPr>
          <w:rFonts w:ascii="Aptos" w:hAnsi="Aptos" w:eastAsiaTheme="minorEastAsia"/>
        </w:rPr>
        <w:t xml:space="preserve">, the two competing effects—increasing mean RH and narrowing its standard deviation </w:t>
      </w:r>
      <m:oMath>
        <m:sSub>
          <m:sSubPr>
            <m:ctrlPr>
              <w:rPr>
                <w:rFonts w:ascii="Cambria Math" w:hAnsi="Cambria Math" w:eastAsiaTheme="minorEastAsia"/>
                <w:i/>
              </w:rPr>
            </m:ctrlPr>
          </m:sSubPr>
          <m:e>
            <m:r>
              <w:rPr>
                <w:rFonts w:ascii="Cambria Math" w:hAnsi="Cambria Math" w:eastAsiaTheme="minorEastAsia"/>
              </w:rPr>
              <m:t>σ</m:t>
            </m:r>
          </m:e>
          <m:sub>
            <m:r>
              <w:rPr>
                <w:rFonts w:ascii="Cambria Math" w:hAnsi="Cambria Math" w:eastAsiaTheme="minorEastAsia"/>
              </w:rPr>
              <m:t>RH</m:t>
            </m:r>
          </m:sub>
        </m:sSub>
      </m:oMath>
      <w:r>
        <w:rPr>
          <w:rFonts w:ascii="Aptos" w:hAnsi="Aptos" w:eastAsiaTheme="minorEastAsia"/>
        </w:rPr>
        <w:t>—balance.</w:t>
      </w:r>
    </w:p>
    <w:p w:rsidR="00F13B3A" w:rsidP="00F13B3A" w:rsidRDefault="00F13B3A" w14:paraId="299587A7" w14:textId="561BDD5F">
      <w:pPr>
        <w:pStyle w:val="BodyText"/>
        <w:rPr>
          <w:rFonts w:ascii="Aptos" w:hAnsi="Aptos"/>
        </w:rPr>
      </w:pPr>
      <w:r>
        <w:rPr>
          <w:rFonts w:ascii="Aptos" w:hAnsi="Aptos"/>
        </w:rPr>
        <w:t>S</w:t>
      </w:r>
      <w:r w:rsidRPr="00C949F2">
        <w:rPr>
          <w:rFonts w:ascii="Aptos" w:hAnsi="Aptos"/>
        </w:rPr>
        <w:t xml:space="preserve">caling </w:t>
      </w:r>
      <m:oMath>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rPr>
              <m:t>0</m:t>
            </m:r>
          </m:sub>
        </m:sSub>
        <m:r>
          <w:rPr>
            <w:rFonts w:ascii="Cambria Math" w:hAnsi="Cambria Math"/>
          </w:rPr>
          <m:t>=1.13</m:t>
        </m:r>
      </m:oMath>
      <w:r w:rsidRPr="00C949F2">
        <w:rPr>
          <w:rFonts w:ascii="Aptos" w:hAnsi="Aptos"/>
        </w:rPr>
        <w:t xml:space="preserve"> by </w:t>
      </w:r>
      <w:r>
        <w:rPr>
          <w:rFonts w:ascii="Aptos" w:hAnsi="Aptos"/>
        </w:rPr>
        <w:t>(1 - 0.025) = 0.</w:t>
      </w:r>
      <w:r w:rsidRPr="00C949F2">
        <w:rPr>
          <w:rFonts w:ascii="Aptos" w:hAnsi="Aptos"/>
        </w:rPr>
        <w:t>975</w:t>
      </w:r>
      <w:r>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for cloud base saturation deficit </w:t>
      </w:r>
      <m:oMath>
        <m:r>
          <w:rPr>
            <w:rFonts w:ascii="Cambria Math" w:hAnsi="Cambria Math"/>
          </w:rPr>
          <m:t>1-</m:t>
        </m:r>
        <m:sSub>
          <m:sSubPr>
            <m:ctrlPr>
              <w:rPr>
                <w:rFonts w:ascii="Cambria Math" w:hAnsi="Cambria Math"/>
                <w:i/>
              </w:rPr>
            </m:ctrlPr>
          </m:sSubPr>
          <m:e>
            <m:bar>
              <m:barPr>
                <m:pos m:val="top"/>
                <m:ctrlPr>
                  <w:rPr>
                    <w:rFonts w:ascii="Cambria Math" w:hAnsi="Cambria Math"/>
                    <w:i/>
                  </w:rPr>
                </m:ctrlPr>
              </m:barPr>
              <m:e>
                <m:r>
                  <m:rPr>
                    <m:sty m:val="p"/>
                  </m:rPr>
                  <w:rPr>
                    <w:rFonts w:ascii="Cambria Math" w:hAnsi="Cambria Math"/>
                  </w:rPr>
                  <m:t>RH</m:t>
                </m:r>
              </m:e>
            </m:bar>
          </m:e>
          <m:sub>
            <m:r>
              <w:rPr>
                <w:rFonts w:ascii="Cambria Math" w:hAnsi="Cambria Math" w:eastAsiaTheme="minorEastAsia"/>
              </w:rPr>
              <m:t>CB</m:t>
            </m:r>
          </m:sub>
        </m:sSub>
      </m:oMath>
      <w:r>
        <w:rPr>
          <w:rFonts w:ascii="Aptos" w:hAnsi="Aptos" w:eastAsiaTheme="minorEastAsia"/>
        </w:rPr>
        <w:t xml:space="preserve"> </w:t>
      </w:r>
      <w:r>
        <w:rPr>
          <w:rFonts w:ascii="Aptos" w:hAnsi="Aptos"/>
        </w:rPr>
        <w:t>decreasing proportional to that at the surface, yields</w:t>
      </w:r>
      <w:r w:rsidRPr="00C949F2">
        <w:rPr>
          <w:rFonts w:ascii="Aptos" w:hAnsi="Aptos"/>
        </w:rPr>
        <w:t xml:space="preserve"> </w:t>
      </w:r>
      <w:r>
        <w:rPr>
          <w:rFonts w:ascii="Aptos" w:hAnsi="Aptos"/>
        </w:rPr>
        <w:t xml:space="preserve">a </w:t>
      </w:r>
      <w:r w:rsidRPr="00C949F2">
        <w:rPr>
          <w:rFonts w:ascii="Aptos" w:hAnsi="Aptos"/>
        </w:rPr>
        <w:t>cloud-base cloud fraction</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e>
        </m:d>
        <m:r>
          <m:rPr>
            <m:sty m:val="p"/>
          </m:rPr>
          <w:rPr>
            <w:rFonts w:ascii="Cambria Math" w:hAnsi="Cambria Math"/>
          </w:rPr>
          <m:t xml:space="preserve">=0.060, </m:t>
        </m:r>
      </m:oMath>
      <w:r w:rsidRPr="00C949F2">
        <w:rPr>
          <w:rFonts w:ascii="Aptos" w:hAnsi="Aptos"/>
        </w:rPr>
        <w:t>a</w:t>
      </w:r>
      <w:r>
        <w:rPr>
          <w:rFonts w:ascii="Aptos" w:hAnsi="Aptos"/>
        </w:rPr>
        <w:t xml:space="preserve">n absolute increase of </w:t>
      </w:r>
      <w:r w:rsidRPr="00C949F2">
        <w:rPr>
          <w:rFonts w:ascii="Aptos" w:hAnsi="Aptos"/>
        </w:rPr>
        <w:t>0.005 K</w:t>
      </w:r>
      <w:r>
        <w:rPr>
          <w:rFonts w:ascii="Aptos" w:hAnsi="Aptos"/>
          <w:vertAlign w:val="superscript"/>
        </w:rPr>
        <w:t>–1</w:t>
      </w:r>
      <w:r>
        <w:rPr>
          <w:rFonts w:ascii="Aptos" w:hAnsi="Aptos"/>
        </w:rPr>
        <w:t xml:space="preserve"> (relative </w:t>
      </w:r>
      <w:r w:rsidRPr="00C949F2">
        <w:rPr>
          <w:rFonts w:ascii="Aptos" w:hAnsi="Aptos"/>
        </w:rPr>
        <w:t>+</w:t>
      </w:r>
      <w:r>
        <w:rPr>
          <w:rFonts w:ascii="Aptos" w:hAnsi="Aptos"/>
        </w:rPr>
        <w:t>8</w:t>
      </w:r>
      <w:r w:rsidRPr="00C949F2">
        <w:rPr>
          <w:rFonts w:ascii="Aptos" w:hAnsi="Aptos"/>
        </w:rPr>
        <w:t>% K</w:t>
      </w:r>
      <w:r>
        <w:rPr>
          <w:rFonts w:ascii="Aptos" w:hAnsi="Aptos"/>
          <w:vertAlign w:val="superscript"/>
        </w:rPr>
        <w:t>–1</w:t>
      </w:r>
      <w:r>
        <w:rPr>
          <w:rFonts w:ascii="Aptos" w:hAnsi="Aptos"/>
        </w:rPr>
        <w:t xml:space="preserve">). Increasing the surface humidity but keeping the cloud base humidity constant decreases the LCL clouds by the same amount. LCL clouds could thus significantly modify the predicted reduction of shallow cumulus clouds. The net cloud changes depend on the partitioning of the original clouds into cumulus clouds and LCL clouds that are strongly coupled to the subcloud layer. </w:t>
      </w:r>
      <w:r w:rsidR="00CA0C07">
        <w:rPr>
          <w:rFonts w:ascii="Aptos" w:hAnsi="Aptos"/>
        </w:rPr>
        <w:t xml:space="preserve">The large uncertainties in the change of conditions that drive the LCL clouds bound the results for the sum of the shallow cumulus and LCL clouds. </w:t>
      </w:r>
      <w:r>
        <w:rPr>
          <w:rFonts w:ascii="Aptos" w:hAnsi="Aptos"/>
        </w:rPr>
        <w:t xml:space="preserve">Assuming 1/3 of the clouds </w:t>
      </w:r>
      <w:r>
        <w:rPr>
          <w:rFonts w:ascii="Aptos" w:hAnsi="Aptos"/>
        </w:rPr>
        <w:t>are LCL clouds that change by ±8% K</w:t>
      </w:r>
      <w:r>
        <w:rPr>
          <w:rFonts w:ascii="Aptos" w:hAnsi="Aptos"/>
          <w:vertAlign w:val="superscript"/>
        </w:rPr>
        <w:t>–1</w:t>
      </w:r>
      <w:r>
        <w:rPr>
          <w:rFonts w:ascii="Aptos" w:hAnsi="Aptos"/>
        </w:rPr>
        <w:t>, and 2/3 are shallow cumulus that decrease –7.56 % K</w:t>
      </w:r>
      <w:r>
        <w:rPr>
          <w:rFonts w:ascii="Aptos" w:hAnsi="Aptos"/>
          <w:vertAlign w:val="superscript"/>
        </w:rPr>
        <w:t>–1</w:t>
      </w:r>
      <w:r>
        <w:rPr>
          <w:rFonts w:ascii="Aptos" w:hAnsi="Aptos"/>
        </w:rPr>
        <w:t>, the total effect would be for clouds to decrease with a range of –7.7 to –2.4 % K</w:t>
      </w:r>
      <w:r>
        <w:rPr>
          <w:rFonts w:ascii="Aptos" w:hAnsi="Aptos"/>
          <w:vertAlign w:val="superscript"/>
        </w:rPr>
        <w:t>–1</w:t>
      </w:r>
      <w:r>
        <w:rPr>
          <w:rFonts w:ascii="Aptos" w:hAnsi="Aptos"/>
        </w:rPr>
        <w:t>.</w:t>
      </w:r>
    </w:p>
    <w:bookmarkEnd w:id="3"/>
    <w:bookmarkEnd w:id="4"/>
    <w:p w:rsidRPr="00E93B41" w:rsidR="00F13B3A" w:rsidP="00771E52" w:rsidRDefault="00F13B3A" w14:paraId="6F3F308E" w14:textId="6BCF4BF4">
      <w:pPr>
        <w:pStyle w:val="BodyText"/>
        <w:rPr>
          <w:rFonts w:ascii="Aptos" w:hAnsi="Aptos"/>
        </w:rPr>
      </w:pPr>
      <w:r>
        <w:rPr>
          <w:rFonts w:ascii="Aptos" w:hAnsi="Aptos"/>
        </w:rPr>
        <w:t>This simple scaling of the LCL clouds to the subcloud RH fluctuations demonstrates the sensitivity of the clouds to the mean RH, RH gradients, and moisture flux. The sign of the change of LCL clouds depends on subtle changes in surface humidity that may be compensated by the effect of wind on the surface evaporation; and to what degree cloud base humidity increases with surface humidity.</w:t>
      </w:r>
    </w:p>
    <w:p w:rsidRPr="009E1FD2" w:rsidR="009E1FD2" w:rsidP="009E1FD2" w:rsidRDefault="009E1FD2" w14:paraId="54A819CB" w14:textId="2148D7FB">
      <w:pPr>
        <w:pStyle w:val="Heading2"/>
      </w:pPr>
      <w:r w:rsidRPr="009E1FD2">
        <w:t>Data</w:t>
      </w:r>
      <w:r w:rsidR="00221F2D">
        <w:t xml:space="preserve"> sources</w:t>
      </w:r>
    </w:p>
    <w:p w:rsidRPr="009F3AC1" w:rsidR="00757C03" w:rsidP="009F3AC1" w:rsidRDefault="009E1FD2" w14:paraId="3AE279C5" w14:textId="51ED1354">
      <w:pPr>
        <w:spacing w:line="240" w:lineRule="auto"/>
      </w:pPr>
      <w:r>
        <w:rPr>
          <w:rFonts w:ascii="Aptos" w:hAnsi="Aptos"/>
        </w:rPr>
        <w:t xml:space="preserve">Data are available from their references and/or links 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rsidRPr="009F3AC1" w:rsidR="002F0A92" w:rsidP="009F3AC1" w:rsidRDefault="009F3AC1" w14:paraId="74D63EB1" w14:textId="0F0B6F56">
      <w:pPr>
        <w:pStyle w:val="Heading1"/>
      </w:pPr>
      <w:r w:rsidRPr="0089143E">
        <w:t>Re</w:t>
      </w:r>
      <w:r>
        <w:t>ferences</w:t>
      </w:r>
    </w:p>
    <w:sectPr w:rsidRPr="009F3AC1" w:rsidR="002F0A92">
      <w:footerReference w:type="default" r:id="rId18"/>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J" w:author="Andrea Jenney" w:date="2026-08-06T10:00:41" w:id="1019071404">
    <w:p xmlns:w14="http://schemas.microsoft.com/office/word/2010/wordml" xmlns:w="http://schemas.openxmlformats.org/wordprocessingml/2006/main" w:rsidR="6AD76B0D" w:rsidRDefault="3BE94F77" w14:paraId="7A99665A" w14:textId="6B953B9C">
      <w:pPr>
        <w:pStyle w:val="CommentText"/>
      </w:pPr>
      <w:r>
        <w:rPr>
          <w:rStyle w:val="CommentReference"/>
        </w:rPr>
        <w:annotationRef/>
      </w:r>
      <w:r w:rsidRPr="5390AB09" w:rsidR="0BDAB17A">
        <w:t>does the shallow cumulus feedback vary widely across models for strongly subsiding regimes or does the spread of temperature change in strongly subsiding regimes vary widely across models?</w:t>
      </w:r>
    </w:p>
  </w:comment>
  <w:comment xmlns:w="http://schemas.openxmlformats.org/wordprocessingml/2006/main" w:initials="AJ" w:author="Andrea Jenney" w:date="2026-08-06T10:03:36" w:id="1287597211">
    <w:p xmlns:w14="http://schemas.microsoft.com/office/word/2010/wordml" xmlns:w="http://schemas.openxmlformats.org/wordprocessingml/2006/main" w:rsidR="05D7A086" w:rsidRDefault="3C6E0F43" w14:paraId="274795D3" w14:textId="26AADC83">
      <w:pPr>
        <w:pStyle w:val="CommentText"/>
      </w:pPr>
      <w:r>
        <w:rPr>
          <w:rStyle w:val="CommentReference"/>
        </w:rPr>
        <w:annotationRef/>
      </w:r>
      <w:r w:rsidRPr="4D9E38AA" w:rsidR="1D052F33">
        <w:t>how?</w:t>
      </w:r>
    </w:p>
  </w:comment>
  <w:comment xmlns:w="http://schemas.openxmlformats.org/wordprocessingml/2006/main" w:initials="AJ" w:author="Andrea Jenney" w:date="2026-08-06T10:04:57" w:id="1278005399">
    <w:p xmlns:w14="http://schemas.microsoft.com/office/word/2010/wordml" xmlns:w="http://schemas.openxmlformats.org/wordprocessingml/2006/main" w:rsidR="2DC6C568" w:rsidRDefault="1E5D8578" w14:paraId="3DF1CEC1" w14:textId="33A8BCC3">
      <w:pPr>
        <w:pStyle w:val="CommentText"/>
      </w:pPr>
      <w:r>
        <w:rPr>
          <w:rStyle w:val="CommentReference"/>
        </w:rPr>
        <w:annotationRef/>
      </w:r>
      <w:r w:rsidRPr="26423881" w:rsidR="0331C153">
        <w:t>?</w:t>
      </w:r>
    </w:p>
  </w:comment>
  <w:comment xmlns:w="http://schemas.openxmlformats.org/wordprocessingml/2006/main" w:initials="AJ" w:author="Andrea Jenney" w:date="2026-08-06T10:07:52" w:id="1529872713">
    <w:p xmlns:w14="http://schemas.microsoft.com/office/word/2010/wordml" xmlns:w="http://schemas.openxmlformats.org/wordprocessingml/2006/main" w:rsidR="50FBC944" w:rsidRDefault="5BC1961F" w14:paraId="6F301147" w14:textId="05938183">
      <w:pPr>
        <w:pStyle w:val="CommentText"/>
      </w:pPr>
      <w:r>
        <w:rPr>
          <w:rStyle w:val="CommentReference"/>
        </w:rPr>
        <w:annotationRef/>
      </w:r>
      <w:r w:rsidRPr="631122D4" w:rsidR="645C06A2">
        <w:t>i don't understand where this is coming from or what it is saying</w:t>
      </w:r>
    </w:p>
    <w:p xmlns:w14="http://schemas.microsoft.com/office/word/2010/wordml" xmlns:w="http://schemas.openxmlformats.org/wordprocessingml/2006/main" w:rsidR="6E65BA90" w:rsidRDefault="69D94E71" w14:paraId="7E2D0902" w14:textId="4AD91E60">
      <w:pPr>
        <w:pStyle w:val="CommentText"/>
      </w:pPr>
    </w:p>
    <w:p xmlns:w14="http://schemas.microsoft.com/office/word/2010/wordml" xmlns:w="http://schemas.openxmlformats.org/wordprocessingml/2006/main" w:rsidR="2AA28B2F" w:rsidRDefault="1C9471D0" w14:paraId="551D29C9" w14:textId="36060D02">
      <w:pPr>
        <w:pStyle w:val="CommentText"/>
      </w:pPr>
      <w:r w:rsidRPr="34026A61" w:rsidR="1960954A">
        <w:t>- clouds have albedos of 0.03? this seems much too slow. do you mean cloud fields?</w:t>
      </w:r>
    </w:p>
    <w:p xmlns:w14="http://schemas.microsoft.com/office/word/2010/wordml" xmlns:w="http://schemas.openxmlformats.org/wordprocessingml/2006/main" w:rsidR="41CD4A5B" w:rsidRDefault="13BEB5BB" w14:paraId="142E568D" w14:textId="493DBB33">
      <w:pPr>
        <w:pStyle w:val="CommentText"/>
      </w:pPr>
      <w:r w:rsidRPr="64181195" w:rsidR="2D130ED6">
        <w:t>- what is the clause about random ovelap?</w:t>
      </w:r>
    </w:p>
    <w:p xmlns:w14="http://schemas.microsoft.com/office/word/2010/wordml" xmlns:w="http://schemas.openxmlformats.org/wordprocessingml/2006/main" w:rsidR="5D5D41F3" w:rsidRDefault="3F0BCD56" w14:paraId="20C58034" w14:textId="377C51C4">
      <w:pPr>
        <w:pStyle w:val="CommentText"/>
      </w:pPr>
      <w:r w:rsidRPr="32EAB355" w:rsidR="5F715104">
        <w:t>- why would cloud albedo depend on cloud altitude?</w:t>
      </w:r>
    </w:p>
  </w:comment>
  <w:comment xmlns:w="http://schemas.openxmlformats.org/wordprocessingml/2006/main" w:initials="AJ" w:author="Andrea Jenney" w:date="2026-08-06T10:08:15" w:id="95277424">
    <w:p xmlns:w14="http://schemas.microsoft.com/office/word/2010/wordml" xmlns:w="http://schemas.openxmlformats.org/wordprocessingml/2006/main" w:rsidR="40E0C98C" w:rsidRDefault="23E1D242" w14:paraId="6AADF733" w14:textId="7C316540">
      <w:pPr>
        <w:pStyle w:val="CommentText"/>
      </w:pPr>
      <w:r>
        <w:rPr>
          <w:rStyle w:val="CommentReference"/>
        </w:rPr>
        <w:annotationRef/>
      </w:r>
      <w:r w:rsidRPr="2CFE9A8D" w:rsidR="6A8392F1">
        <w:t>missing time period and region that this data comes from</w:t>
      </w:r>
    </w:p>
  </w:comment>
  <w:comment xmlns:w="http://schemas.openxmlformats.org/wordprocessingml/2006/main" w:initials="AJ" w:author="Andrea Jenney" w:date="2026-08-06T10:08:53" w:id="1847506306">
    <w:p xmlns:w14="http://schemas.microsoft.com/office/word/2010/wordml" xmlns:w="http://schemas.openxmlformats.org/wordprocessingml/2006/main" w:rsidR="3196E6BE" w:rsidRDefault="1294D2C6" w14:paraId="5B934BAA" w14:textId="41EB30D1">
      <w:pPr>
        <w:pStyle w:val="CommentText"/>
      </w:pPr>
      <w:r>
        <w:rPr>
          <w:rStyle w:val="CommentReference"/>
        </w:rPr>
        <w:annotationRef/>
      </w:r>
      <w:r w:rsidRPr="2C8885F6" w:rsidR="3E1675BE">
        <w:t>missing</w:t>
      </w:r>
    </w:p>
  </w:comment>
  <w:comment xmlns:w="http://schemas.openxmlformats.org/wordprocessingml/2006/main" w:initials="AJ" w:author="Andrea Jenney" w:date="2026-08-07T10:21:56" w:id="1900177543">
    <w:p xmlns:w14="http://schemas.microsoft.com/office/word/2010/wordml" xmlns:w="http://schemas.openxmlformats.org/wordprocessingml/2006/main" w:rsidR="7CE60B79" w:rsidRDefault="3227B801" w14:paraId="23CD85F8" w14:textId="4B3E7ED6">
      <w:pPr>
        <w:pStyle w:val="CommentText"/>
      </w:pPr>
      <w:r>
        <w:rPr>
          <w:rStyle w:val="CommentReference"/>
        </w:rPr>
        <w:annotationRef/>
      </w:r>
      <w:r w:rsidRPr="77DA29DB" w:rsidR="482B76EA">
        <w:t>this phrasing "cloud albedo" implies (to me) the albedo of a single cloud. I think it is much clearer to say (here and previously) that by "albedo" you really mean the albedo of a scene of clouds, including cloud-free regions</w:t>
      </w:r>
    </w:p>
  </w:comment>
  <w:comment xmlns:w="http://schemas.openxmlformats.org/wordprocessingml/2006/main" w:initials="AJ" w:author="Andrea Jenney" w:date="2026-08-07T10:23:16" w:id="501573667">
    <w:p xmlns:w14="http://schemas.microsoft.com/office/word/2010/wordml" xmlns:w="http://schemas.openxmlformats.org/wordprocessingml/2006/main" w:rsidR="2F888F52" w:rsidRDefault="4B443382" w14:paraId="3E09611F" w14:textId="249D030E">
      <w:pPr>
        <w:pStyle w:val="CommentText"/>
      </w:pPr>
      <w:r>
        <w:rPr>
          <w:rStyle w:val="CommentReference"/>
        </w:rPr>
        <w:annotationRef/>
      </w:r>
      <w:r w:rsidRPr="0A8F63FD" w:rsidR="5C044E80">
        <w:t>due to changes in the cloud fraction, which depends jointly on the mass flux and vertical velocity</w:t>
      </w:r>
    </w:p>
  </w:comment>
  <w:comment xmlns:w="http://schemas.openxmlformats.org/wordprocessingml/2006/main" w:initials="AJ" w:author="Andrea Jenney" w:date="2026-08-07T10:36:22" w:id="882388877">
    <w:p xmlns:w14="http://schemas.microsoft.com/office/word/2010/wordml" xmlns:w="http://schemas.openxmlformats.org/wordprocessingml/2006/main" w:rsidR="60925D69" w:rsidRDefault="3A132E9A" w14:paraId="2BD61DB7" w14:textId="59AE906B">
      <w:pPr>
        <w:pStyle w:val="CommentText"/>
      </w:pPr>
      <w:r>
        <w:rPr>
          <w:rStyle w:val="CommentReference"/>
        </w:rPr>
        <w:annotationRef/>
      </w:r>
      <w:r w:rsidRPr="60DE8AFB" w:rsidR="176D937D">
        <w:t>add descriptions of different lines and explanation of the red shading</w:t>
      </w:r>
    </w:p>
  </w:comment>
  <w:comment xmlns:w="http://schemas.openxmlformats.org/wordprocessingml/2006/main" w:initials="AJ" w:author="Andrea Jenney" w:date="2026-08-07T10:37:35" w:id="1607779340">
    <w:p xmlns:w14="http://schemas.microsoft.com/office/word/2010/wordml" xmlns:w="http://schemas.openxmlformats.org/wordprocessingml/2006/main" w:rsidR="188D3680" w:rsidRDefault="7CB58D9E" w14:paraId="5F1CC149" w14:textId="6EDF36EB">
      <w:pPr>
        <w:pStyle w:val="CommentText"/>
      </w:pPr>
      <w:r>
        <w:rPr>
          <w:rStyle w:val="CommentReference"/>
        </w:rPr>
        <w:annotationRef/>
      </w:r>
      <w:r w:rsidRPr="7971680F" w:rsidR="7E01C4BD">
        <w:t>?</w:t>
      </w:r>
    </w:p>
  </w:comment>
  <w:comment xmlns:w="http://schemas.openxmlformats.org/wordprocessingml/2006/main" w:initials="AJ" w:author="Andrea Jenney" w:date="2026-08-07T10:40:02" w:id="1315335378">
    <w:p xmlns:w14="http://schemas.microsoft.com/office/word/2010/wordml" xmlns:w="http://schemas.openxmlformats.org/wordprocessingml/2006/main" w:rsidR="39D9320B" w:rsidRDefault="1E265376" w14:paraId="386E146A" w14:textId="588916F9">
      <w:pPr>
        <w:pStyle w:val="CommentText"/>
      </w:pPr>
      <w:r>
        <w:rPr>
          <w:rStyle w:val="CommentReference"/>
        </w:rPr>
        <w:annotationRef/>
      </w:r>
      <w:r w:rsidRPr="10F76E96" w:rsidR="7DD529C3">
        <w:t>where and when are the cloud scenes</w:t>
      </w:r>
    </w:p>
  </w:comment>
  <w:comment xmlns:w="http://schemas.openxmlformats.org/wordprocessingml/2006/main" w:initials="AJ" w:author="Andrea Jenney" w:date="2026-08-07T10:40:49" w:id="1409463063">
    <w:p xmlns:w14="http://schemas.microsoft.com/office/word/2010/wordml" xmlns:w="http://schemas.openxmlformats.org/wordprocessingml/2006/main" w:rsidR="4991473C" w:rsidRDefault="5CCB7E1A" w14:paraId="024B7748" w14:textId="79AB30B7">
      <w:pPr>
        <w:pStyle w:val="CommentText"/>
      </w:pPr>
      <w:r>
        <w:rPr>
          <w:rStyle w:val="CommentReference"/>
        </w:rPr>
        <w:annotationRef/>
      </w:r>
      <w:r w:rsidRPr="2A0C537D" w:rsidR="4859B08A">
        <w:t>S? is it necessary to use this letter here?</w:t>
      </w:r>
    </w:p>
  </w:comment>
  <w:comment xmlns:w="http://schemas.openxmlformats.org/wordprocessingml/2006/main" w:initials="AJ" w:author="Andrea Jenney" w:date="2026-08-07T10:44:37" w:id="1916846623">
    <w:p xmlns:w14="http://schemas.microsoft.com/office/word/2010/wordml" xmlns:w="http://schemas.openxmlformats.org/wordprocessingml/2006/main" w:rsidR="7E38E440" w:rsidRDefault="26D0706C" w14:paraId="6D17D32B" w14:textId="24F7FD67">
      <w:pPr>
        <w:pStyle w:val="CommentText"/>
      </w:pPr>
      <w:r>
        <w:rPr>
          <w:rStyle w:val="CommentReference"/>
        </w:rPr>
        <w:annotationRef/>
      </w:r>
      <w:r w:rsidRPr="0B5E10A3" w:rsidR="03B8D7CF">
        <w:t>your slope is albedo weighted though. how to justify that the difference doesn't come from this albedo weighting?</w:t>
      </w:r>
    </w:p>
  </w:comment>
  <w:comment xmlns:w="http://schemas.openxmlformats.org/wordprocessingml/2006/main" w:initials="AJ" w:author="Andrea Jenney" w:date="2026-08-07T10:47:06" w:id="1599340175">
    <w:p xmlns:w14="http://schemas.microsoft.com/office/word/2010/wordml" xmlns:w="http://schemas.openxmlformats.org/wordprocessingml/2006/main" w:rsidR="4185C24D" w:rsidRDefault="4B2D5DD1" w14:paraId="60A53ABF" w14:textId="06EAC0D5">
      <w:pPr>
        <w:pStyle w:val="CommentText"/>
      </w:pPr>
      <w:r>
        <w:rPr>
          <w:rStyle w:val="CommentReference"/>
        </w:rPr>
        <w:annotationRef/>
      </w:r>
      <w:r w:rsidRPr="396905D5" w:rsidR="78FFF2DC">
        <w:t>this sentence needs some help. also referring to the Vogel paper as "EUREC4A" is confusing since you're also using EUREC4A observations. It  will help clarity to be more explicit by what you mean with "EUREC4A"</w:t>
      </w:r>
    </w:p>
  </w:comment>
  <w:comment xmlns:w="http://schemas.openxmlformats.org/wordprocessingml/2006/main" w:initials="AJ" w:author="Andrea Jenney" w:date="2026-08-07T10:49:30" w:id="1612480977">
    <w:p xmlns:w14="http://schemas.microsoft.com/office/word/2010/wordml" xmlns:w="http://schemas.openxmlformats.org/wordprocessingml/2006/main" w:rsidR="1B347AA7" w:rsidRDefault="3F7AA3D8" w14:paraId="6F19968A" w14:textId="77A46A47">
      <w:pPr>
        <w:pStyle w:val="CommentText"/>
      </w:pPr>
      <w:r>
        <w:rPr>
          <w:rStyle w:val="CommentReference"/>
        </w:rPr>
        <w:annotationRef/>
      </w:r>
      <w:r w:rsidRPr="283E7828" w:rsidR="036CFB3E">
        <w:t>why?</w:t>
      </w:r>
    </w:p>
  </w:comment>
  <w:comment xmlns:w="http://schemas.openxmlformats.org/wordprocessingml/2006/main" w:initials="AJ" w:author="Andrea Jenney" w:date="2026-08-07T10:50:52" w:id="1241550194">
    <w:p xmlns:w14="http://schemas.microsoft.com/office/word/2010/wordml" xmlns:w="http://schemas.openxmlformats.org/wordprocessingml/2006/main" w:rsidR="56753957" w:rsidRDefault="5DCAF36D" w14:paraId="2D4EC9CF" w14:textId="53D89836">
      <w:pPr>
        <w:pStyle w:val="CommentText"/>
      </w:pPr>
      <w:r>
        <w:rPr>
          <w:rStyle w:val="CommentReference"/>
        </w:rPr>
        <w:annotationRef/>
      </w:r>
      <w:r w:rsidRPr="3092D62C" w:rsidR="7CBC169D">
        <w:t>would help clarity to explain that "control simulation" is the set of moisture sink rates obtained from GOES snapshots</w:t>
      </w:r>
    </w:p>
  </w:comment>
  <w:comment xmlns:w="http://schemas.openxmlformats.org/wordprocessingml/2006/main" w:initials="AJ" w:author="Andrea Jenney" w:date="2026-08-07T10:51:12" w:id="1275190404">
    <w:p xmlns:w14="http://schemas.microsoft.com/office/word/2010/wordml" xmlns:w="http://schemas.openxmlformats.org/wordprocessingml/2006/main" w:rsidR="76928D3C" w:rsidRDefault="72871893" w14:paraId="002DEA50" w14:textId="2B306D3B">
      <w:pPr>
        <w:pStyle w:val="CommentText"/>
      </w:pPr>
      <w:r>
        <w:rPr>
          <w:rStyle w:val="CommentReference"/>
        </w:rPr>
        <w:annotationRef/>
      </w:r>
      <w:r w:rsidRPr="71F87253" w:rsidR="19F096BC">
        <w:t>redundant</w:t>
      </w:r>
    </w:p>
  </w:comment>
  <w:comment xmlns:w="http://schemas.openxmlformats.org/wordprocessingml/2006/main" w:initials="AJ" w:author="Andrea Jenney" w:date="2026-08-07T10:57:52" w:id="1860560343">
    <w:p xmlns:w14="http://schemas.microsoft.com/office/word/2010/wordml" xmlns:w="http://schemas.openxmlformats.org/wordprocessingml/2006/main" w:rsidR="6AC2BB45" w:rsidRDefault="3C8C8059" w14:paraId="2097D0EA" w14:textId="1A3B9418">
      <w:pPr>
        <w:pStyle w:val="CommentText"/>
      </w:pPr>
      <w:r>
        <w:rPr>
          <w:rStyle w:val="CommentReference"/>
        </w:rPr>
        <w:annotationRef/>
      </w:r>
      <w:r w:rsidRPr="04FEDD28" w:rsidR="5D6098D7">
        <w:t>confusing to give it two names?</w:t>
      </w:r>
    </w:p>
  </w:comment>
  <w:comment xmlns:w="http://schemas.openxmlformats.org/wordprocessingml/2006/main" w:initials="AJ" w:author="Andrea Jenney" w:date="2026-08-07T10:58:35" w:id="1745797848">
    <w:p xmlns:w14="http://schemas.microsoft.com/office/word/2010/wordml" xmlns:w="http://schemas.openxmlformats.org/wordprocessingml/2006/main" w:rsidR="138953B7" w:rsidRDefault="55682A8B" w14:paraId="610F1FC4" w14:textId="77BC02A9">
      <w:pPr>
        <w:pStyle w:val="CommentText"/>
      </w:pPr>
      <w:r>
        <w:rPr>
          <w:rStyle w:val="CommentReference"/>
        </w:rPr>
        <w:annotationRef/>
      </w:r>
      <w:r w:rsidRPr="4C984C9F" w:rsidR="51ACD020">
        <w:t>also is subsidence changed in this experiment? unclear based on your wording</w:t>
      </w:r>
    </w:p>
  </w:comment>
  <w:comment xmlns:w="http://schemas.openxmlformats.org/wordprocessingml/2006/main" w:initials="AJ" w:author="Andrea Jenney" w:date="2026-08-07T11:06:09" w:id="18982258">
    <w:p xmlns:w14="http://schemas.microsoft.com/office/word/2010/wordml" xmlns:w="http://schemas.openxmlformats.org/wordprocessingml/2006/main" w:rsidR="6D8B3AF6" w:rsidRDefault="2904EF6A" w14:paraId="254677D8" w14:textId="0942BB93">
      <w:pPr>
        <w:pStyle w:val="CommentText"/>
      </w:pPr>
      <w:r>
        <w:rPr>
          <w:rStyle w:val="CommentReference"/>
        </w:rPr>
        <w:annotationRef/>
      </w:r>
      <w:r w:rsidRPr="5CF9BE4C" w:rsidR="43D7D6EF">
        <w:t>why is this the DIM experiment?</w:t>
      </w:r>
    </w:p>
  </w:comment>
  <w:comment xmlns:w="http://schemas.openxmlformats.org/wordprocessingml/2006/main" w:initials="AJ" w:author="Andrea Jenney" w:date="2026-08-07T11:02:50" w:id="1760038619">
    <w:p xmlns:w14="http://schemas.microsoft.com/office/word/2010/wordml" xmlns:w="http://schemas.openxmlformats.org/wordprocessingml/2006/main" w:rsidR="5F38BAB8" w:rsidRDefault="54D13EA8" w14:paraId="044A7A38" w14:textId="363E4B3C">
      <w:pPr>
        <w:pStyle w:val="CommentText"/>
      </w:pPr>
      <w:r>
        <w:rPr>
          <w:rStyle w:val="CommentReference"/>
        </w:rPr>
        <w:annotationRef/>
      </w:r>
      <w:r w:rsidRPr="3BF24CCF" w:rsidR="6738750B">
        <w:t>the confusing colloquialism, "half as much again" is inaccessible to nonnative speakers</w:t>
      </w:r>
    </w:p>
  </w:comment>
  <w:comment xmlns:w="http://schemas.openxmlformats.org/wordprocessingml/2006/main" w:initials="AJ" w:author="Andrea Jenney" w:date="2026-08-07T11:04:31" w:id="391576632">
    <w:p xmlns:w14="http://schemas.microsoft.com/office/word/2010/wordml" xmlns:w="http://schemas.openxmlformats.org/wordprocessingml/2006/main" w:rsidR="1115953F" w:rsidRDefault="77DA72A0" w14:paraId="7CE84B0E" w14:textId="499D0378">
      <w:pPr>
        <w:pStyle w:val="CommentText"/>
      </w:pPr>
      <w:r>
        <w:rPr>
          <w:rStyle w:val="CommentReference"/>
        </w:rPr>
        <w:annotationRef/>
      </w:r>
      <w:r w:rsidRPr="0161DDE7" w:rsidR="0BBD1996">
        <w:t>?</w:t>
      </w:r>
    </w:p>
  </w:comment>
  <w:comment xmlns:w="http://schemas.openxmlformats.org/wordprocessingml/2006/main" w:initials="AJ" w:author="Andrea Jenney" w:date="2026-08-07T11:15:45" w:id="1475466994">
    <w:p xmlns:w14="http://schemas.microsoft.com/office/word/2010/wordml" xmlns:w="http://schemas.openxmlformats.org/wordprocessingml/2006/main" w:rsidR="6F472FDA" w:rsidRDefault="364F1EFF" w14:paraId="6470C964" w14:textId="3977AD84">
      <w:pPr>
        <w:pStyle w:val="CommentText"/>
      </w:pPr>
      <w:r>
        <w:rPr>
          <w:rStyle w:val="CommentReference"/>
        </w:rPr>
        <w:annotationRef/>
      </w:r>
      <w:r w:rsidRPr="160BBAB1" w:rsidR="639A5CB6">
        <w:t>if the reduction in surface RH is sufficient to lower the temperature of the LCL by raising its altitude, then one might argue that the spectrum of sink rates might be affected as the same amount of mixing would lead to less evaporation</w:t>
      </w:r>
    </w:p>
  </w:comment>
  <w:comment xmlns:w="http://schemas.openxmlformats.org/wordprocessingml/2006/main" w:initials="AJ" w:author="Andrea Jenney" w:date="2026-08-07T11:20:28" w:id="1700971453">
    <w:p xmlns:w14="http://schemas.microsoft.com/office/word/2010/wordml" xmlns:w="http://schemas.openxmlformats.org/wordprocessingml/2006/main" w:rsidR="02BD29FF" w:rsidRDefault="7CAF4F8C" w14:paraId="7B10E1A1" w14:textId="475D52EF">
      <w:pPr>
        <w:pStyle w:val="CommentText"/>
      </w:pPr>
      <w:r>
        <w:rPr>
          <w:rStyle w:val="CommentReference"/>
        </w:rPr>
        <w:annotationRef/>
      </w:r>
      <w:r w:rsidRPr="2B003CB2" w:rsidR="7F589EFC">
        <w:t>i think this needs a citation. this implies (and perhaps this should be explicit) that there is some population of clouds contributing to higher cloudy (non-ocean) albedos that is not participating in the cumulus moisture flux</w:t>
      </w:r>
    </w:p>
  </w:comment>
  <w:comment xmlns:w="http://schemas.openxmlformats.org/wordprocessingml/2006/main" w:initials="AJ" w:author="Andrea Jenney" w:date="2026-08-07T11:22:00" w:id="1789858004">
    <w:p xmlns:w14="http://schemas.microsoft.com/office/word/2010/wordml" xmlns:w="http://schemas.openxmlformats.org/wordprocessingml/2006/main" w:rsidR="78914A66" w:rsidRDefault="060DA27B" w14:paraId="4222B3B1" w14:textId="3566AEB2">
      <w:pPr>
        <w:pStyle w:val="CommentText"/>
      </w:pPr>
      <w:r>
        <w:rPr>
          <w:rStyle w:val="CommentReference"/>
        </w:rPr>
        <w:annotationRef/>
      </w:r>
      <w:r w:rsidRPr="6953B138" w:rsidR="0BC151FC">
        <w:t>perhaps it would be good to explain these two populations when explaining your Fig. REFLALBEDO panel (a)</w:t>
      </w:r>
    </w:p>
  </w:comment>
  <w:comment xmlns:w="http://schemas.openxmlformats.org/wordprocessingml/2006/main" w:initials="AJ" w:author="Andrea Jenney" w:date="2026-08-07T11:23:11" w:id="616170985">
    <w:p xmlns:w14="http://schemas.microsoft.com/office/word/2010/wordml" xmlns:w="http://schemas.openxmlformats.org/wordprocessingml/2006/main" w:rsidR="5DDF20A0" w:rsidRDefault="6FACD3B2" w14:paraId="21A66BEB" w14:textId="589244A0">
      <w:pPr>
        <w:pStyle w:val="CommentText"/>
      </w:pPr>
      <w:r>
        <w:rPr>
          <w:rStyle w:val="CommentReference"/>
        </w:rPr>
        <w:annotationRef/>
      </w:r>
      <w:r w:rsidRPr="1171FA48" w:rsidR="65259A98">
        <w:t>referring to that figure, the large decrease in cloud fraction implies detrainment of those moist thermals at low levels (i.e., no moisture flux into troposphere)</w:t>
      </w:r>
    </w:p>
  </w:comment>
  <w:comment xmlns:w="http://schemas.openxmlformats.org/wordprocessingml/2006/main" w:initials="AJ" w:author="Andrea Jenney" w:date="2026-08-07T11:24:41" w:id="1915102749">
    <w:p xmlns:w14="http://schemas.microsoft.com/office/word/2010/wordml" xmlns:w="http://schemas.openxmlformats.org/wordprocessingml/2006/main" w:rsidR="3B882A39" w:rsidRDefault="2CD1F41E" w14:paraId="2F462A0C" w14:textId="7FE2E0AE">
      <w:pPr>
        <w:pStyle w:val="CommentText"/>
      </w:pPr>
      <w:r>
        <w:rPr>
          <w:rStyle w:val="CommentReference"/>
        </w:rPr>
        <w:annotationRef/>
      </w:r>
      <w:r w:rsidRPr="50C3F593" w:rsidR="3B706D6B">
        <w:t>your figure REFLALBEDO panel (b) makes it look like its around 20%?</w:t>
      </w:r>
    </w:p>
  </w:comment>
  <w:comment xmlns:w="http://schemas.openxmlformats.org/wordprocessingml/2006/main" w:initials="AJ" w:author="Andrea Jenney" w:date="2026-08-07T11:26:05" w:id="1060778735">
    <w:p xmlns:w14="http://schemas.microsoft.com/office/word/2010/wordml" xmlns:w="http://schemas.openxmlformats.org/wordprocessingml/2006/main" w:rsidR="69D1C16B" w:rsidRDefault="69AB2F26" w14:paraId="30B6F2AC" w14:textId="7D096CA4">
      <w:pPr>
        <w:pStyle w:val="CommentText"/>
      </w:pPr>
      <w:r>
        <w:rPr>
          <w:rStyle w:val="CommentReference"/>
        </w:rPr>
        <w:annotationRef/>
      </w:r>
      <w:r w:rsidRPr="190419BD" w:rsidR="265FC63B">
        <w:t>cite</w:t>
      </w:r>
    </w:p>
  </w:comment>
  <w:comment xmlns:w="http://schemas.openxmlformats.org/wordprocessingml/2006/main" w:initials="AJ" w:author="Andrea Jenney" w:date="2026-08-07T11:30:06" w:id="1300854229">
    <w:p xmlns:w14="http://schemas.microsoft.com/office/word/2010/wordml" xmlns:w="http://schemas.openxmlformats.org/wordprocessingml/2006/main" w:rsidR="24D16D73" w:rsidRDefault="00A41FD7" w14:paraId="51BEA61F" w14:textId="2F10231E">
      <w:pPr>
        <w:pStyle w:val="CommentText"/>
      </w:pPr>
      <w:r>
        <w:rPr>
          <w:rStyle w:val="CommentReference"/>
        </w:rPr>
        <w:annotationRef/>
      </w:r>
      <w:r w:rsidRPr="5DB3573B" w:rsidR="08640DA9">
        <w:t>not following this paragraph</w:t>
      </w:r>
    </w:p>
  </w:comment>
  <w:comment xmlns:w="http://schemas.openxmlformats.org/wordprocessingml/2006/main" w:initials="AJ" w:author="Andrea Jenney" w:date="2026-08-07T11:30:30" w:id="1501175994">
    <w:p xmlns:w14="http://schemas.microsoft.com/office/word/2010/wordml" xmlns:w="http://schemas.openxmlformats.org/wordprocessingml/2006/main" w:rsidR="65DD55F9" w:rsidRDefault="73C0F7FF" w14:paraId="7404EC49" w14:textId="720868DD">
      <w:pPr>
        <w:pStyle w:val="CommentText"/>
      </w:pPr>
      <w:r>
        <w:rPr>
          <w:rStyle w:val="CommentReference"/>
        </w:rPr>
        <w:annotationRef/>
      </w:r>
      <w:r w:rsidRPr="35367F4A" w:rsidR="6DDDCB40">
        <w:t>?</w:t>
      </w:r>
    </w:p>
  </w:comment>
  <w:comment xmlns:w="http://schemas.openxmlformats.org/wordprocessingml/2006/main" w:initials="AJ" w:author="Andrea Jenney" w:date="2026-08-07T11:31:41" w:id="1820700383">
    <w:p xmlns:w14="http://schemas.microsoft.com/office/word/2010/wordml" xmlns:w="http://schemas.openxmlformats.org/wordprocessingml/2006/main" w:rsidR="6596026B" w:rsidRDefault="49624ACA" w14:paraId="4B346E56" w14:textId="014C3FE5">
      <w:pPr>
        <w:pStyle w:val="CommentText"/>
      </w:pPr>
      <w:r>
        <w:rPr>
          <w:rStyle w:val="CommentReference"/>
        </w:rPr>
        <w:annotationRef/>
      </w:r>
      <w:r w:rsidRPr="6EC7ED3B" w:rsidR="1693C076">
        <w:t>i thought subsidence was a necessary condition for th emaintenance of stratocumulus clouds. do you mean changes in subsidence?</w:t>
      </w:r>
    </w:p>
  </w:comment>
</w:comments>
</file>

<file path=word/commentsExtended.xml><?xml version="1.0" encoding="utf-8"?>
<w15:commentsEx xmlns:mc="http://schemas.openxmlformats.org/markup-compatibility/2006" xmlns:w15="http://schemas.microsoft.com/office/word/2012/wordml" mc:Ignorable="w15">
  <w15:commentEx w15:done="0" w15:paraId="7A99665A"/>
  <w15:commentEx w15:done="0" w15:paraId="274795D3"/>
  <w15:commentEx w15:done="0" w15:paraId="3DF1CEC1"/>
  <w15:commentEx w15:done="0" w15:paraId="20C58034"/>
  <w15:commentEx w15:done="0" w15:paraId="6AADF733"/>
  <w15:commentEx w15:done="0" w15:paraId="5B934BAA"/>
  <w15:commentEx w15:done="0" w15:paraId="23CD85F8"/>
  <w15:commentEx w15:done="0" w15:paraId="3E09611F"/>
  <w15:commentEx w15:done="0" w15:paraId="2BD61DB7"/>
  <w15:commentEx w15:done="0" w15:paraId="5F1CC149"/>
  <w15:commentEx w15:done="0" w15:paraId="386E146A"/>
  <w15:commentEx w15:done="0" w15:paraId="024B7748"/>
  <w15:commentEx w15:done="0" w15:paraId="6D17D32B"/>
  <w15:commentEx w15:done="0" w15:paraId="60A53ABF"/>
  <w15:commentEx w15:done="0" w15:paraId="6F19968A"/>
  <w15:commentEx w15:done="0" w15:paraId="2D4EC9CF"/>
  <w15:commentEx w15:done="0" w15:paraId="002DEA50"/>
  <w15:commentEx w15:done="0" w15:paraId="2097D0EA"/>
  <w15:commentEx w15:done="0" w15:paraId="610F1FC4" w15:paraIdParent="2097D0EA"/>
  <w15:commentEx w15:done="0" w15:paraId="254677D8" w15:paraIdParent="2097D0EA"/>
  <w15:commentEx w15:done="0" w15:paraId="044A7A38"/>
  <w15:commentEx w15:done="0" w15:paraId="7CE84B0E"/>
  <w15:commentEx w15:done="0" w15:paraId="6470C964"/>
  <w15:commentEx w15:done="0" w15:paraId="7B10E1A1"/>
  <w15:commentEx w15:done="0" w15:paraId="4222B3B1" w15:paraIdParent="7B10E1A1"/>
  <w15:commentEx w15:done="0" w15:paraId="21A66BEB" w15:paraIdParent="7B10E1A1"/>
  <w15:commentEx w15:done="0" w15:paraId="2F462A0C"/>
  <w15:commentEx w15:done="0" w15:paraId="30B6F2AC"/>
  <w15:commentEx w15:done="0" w15:paraId="51BEA61F"/>
  <w15:commentEx w15:done="0" w15:paraId="7404EC49"/>
  <w15:commentEx w15:done="0" w15:paraId="4B346E5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DAECF79" w16cex:dateUtc="2026-08-06T17:00:41.125Z"/>
  <w16cex:commentExtensible w16cex:durableId="23E11EFF" w16cex:dateUtc="2026-08-06T17:03:36.788Z"/>
  <w16cex:commentExtensible w16cex:durableId="12E8AEB6" w16cex:dateUtc="2026-08-06T17:04:57.435Z"/>
  <w16cex:commentExtensible w16cex:durableId="2546D5B5" w16cex:dateUtc="2026-08-06T17:07:52.279Z"/>
  <w16cex:commentExtensible w16cex:durableId="3A760EB8" w16cex:dateUtc="2026-08-06T17:08:15.128Z"/>
  <w16cex:commentExtensible w16cex:durableId="73706FC4" w16cex:dateUtc="2026-08-06T17:08:53.238Z"/>
  <w16cex:commentExtensible w16cex:durableId="37022CE4" w16cex:dateUtc="2026-08-07T17:21:56.616Z"/>
  <w16cex:commentExtensible w16cex:durableId="6DA67D5C" w16cex:dateUtc="2026-08-07T17:23:16.763Z"/>
  <w16cex:commentExtensible w16cex:durableId="0320C2CE" w16cex:dateUtc="2026-08-07T17:36:22.727Z"/>
  <w16cex:commentExtensible w16cex:durableId="4EC76CE2" w16cex:dateUtc="2026-08-07T17:37:35.463Z"/>
  <w16cex:commentExtensible w16cex:durableId="5DF071AF" w16cex:dateUtc="2026-08-07T17:40:02.327Z"/>
  <w16cex:commentExtensible w16cex:durableId="60FAE620" w16cex:dateUtc="2026-08-07T17:40:49.448Z"/>
  <w16cex:commentExtensible w16cex:durableId="0DAA0A2F" w16cex:dateUtc="2026-08-07T17:44:37.491Z"/>
  <w16cex:commentExtensible w16cex:durableId="40B91F84" w16cex:dateUtc="2026-08-07T17:47:06.117Z"/>
  <w16cex:commentExtensible w16cex:durableId="76CC7473" w16cex:dateUtc="2026-08-07T17:49:30.078Z"/>
  <w16cex:commentExtensible w16cex:durableId="43695E8A" w16cex:dateUtc="2026-08-07T17:50:52.738Z"/>
  <w16cex:commentExtensible w16cex:durableId="21EA65B4" w16cex:dateUtc="2026-08-07T17:51:12.898Z"/>
  <w16cex:commentExtensible w16cex:durableId="699E424D" w16cex:dateUtc="2026-08-07T17:57:52.595Z"/>
  <w16cex:commentExtensible w16cex:durableId="0F82174F" w16cex:dateUtc="2026-08-07T17:58:35.148Z"/>
  <w16cex:commentExtensible w16cex:durableId="28E5C76A" w16cex:dateUtc="2026-08-07T18:06:09.892Z"/>
  <w16cex:commentExtensible w16cex:durableId="69069A14" w16cex:dateUtc="2026-08-07T18:02:50.947Z"/>
  <w16cex:commentExtensible w16cex:durableId="5F892E69" w16cex:dateUtc="2026-08-07T18:04:31.737Z"/>
  <w16cex:commentExtensible w16cex:durableId="61138EC4" w16cex:dateUtc="2026-08-07T18:15:45.937Z"/>
  <w16cex:commentExtensible w16cex:durableId="3314218E" w16cex:dateUtc="2026-08-07T18:20:28.297Z"/>
  <w16cex:commentExtensible w16cex:durableId="55BEF11B" w16cex:dateUtc="2026-08-07T18:22:00.286Z"/>
  <w16cex:commentExtensible w16cex:durableId="290E5654" w16cex:dateUtc="2026-08-07T18:23:11.142Z"/>
  <w16cex:commentExtensible w16cex:durableId="5394081F" w16cex:dateUtc="2026-08-07T18:24:41.649Z"/>
  <w16cex:commentExtensible w16cex:durableId="0C840404" w16cex:dateUtc="2026-08-07T18:26:05.185Z"/>
  <w16cex:commentExtensible w16cex:durableId="14A5882E" w16cex:dateUtc="2026-08-07T18:30:06.917Z"/>
  <w16cex:commentExtensible w16cex:durableId="7FF9FA63" w16cex:dateUtc="2026-08-07T18:30:30.627Z"/>
  <w16cex:commentExtensible w16cex:durableId="1015D122" w16cex:dateUtc="2026-08-07T18:31:41.708Z"/>
</w16cex:commentsExtensible>
</file>

<file path=word/commentsIds.xml><?xml version="1.0" encoding="utf-8"?>
<w16cid:commentsIds xmlns:mc="http://schemas.openxmlformats.org/markup-compatibility/2006" xmlns:w16cid="http://schemas.microsoft.com/office/word/2016/wordml/cid" mc:Ignorable="w16cid">
  <w16cid:commentId w16cid:paraId="7A99665A" w16cid:durableId="0DAECF79"/>
  <w16cid:commentId w16cid:paraId="274795D3" w16cid:durableId="23E11EFF"/>
  <w16cid:commentId w16cid:paraId="3DF1CEC1" w16cid:durableId="12E8AEB6"/>
  <w16cid:commentId w16cid:paraId="20C58034" w16cid:durableId="2546D5B5"/>
  <w16cid:commentId w16cid:paraId="6AADF733" w16cid:durableId="3A760EB8"/>
  <w16cid:commentId w16cid:paraId="5B934BAA" w16cid:durableId="73706FC4"/>
  <w16cid:commentId w16cid:paraId="23CD85F8" w16cid:durableId="37022CE4"/>
  <w16cid:commentId w16cid:paraId="3E09611F" w16cid:durableId="6DA67D5C"/>
  <w16cid:commentId w16cid:paraId="2BD61DB7" w16cid:durableId="0320C2CE"/>
  <w16cid:commentId w16cid:paraId="5F1CC149" w16cid:durableId="4EC76CE2"/>
  <w16cid:commentId w16cid:paraId="386E146A" w16cid:durableId="5DF071AF"/>
  <w16cid:commentId w16cid:paraId="024B7748" w16cid:durableId="60FAE620"/>
  <w16cid:commentId w16cid:paraId="6D17D32B" w16cid:durableId="0DAA0A2F"/>
  <w16cid:commentId w16cid:paraId="60A53ABF" w16cid:durableId="40B91F84"/>
  <w16cid:commentId w16cid:paraId="6F19968A" w16cid:durableId="76CC7473"/>
  <w16cid:commentId w16cid:paraId="2D4EC9CF" w16cid:durableId="43695E8A"/>
  <w16cid:commentId w16cid:paraId="002DEA50" w16cid:durableId="21EA65B4"/>
  <w16cid:commentId w16cid:paraId="2097D0EA" w16cid:durableId="699E424D"/>
  <w16cid:commentId w16cid:paraId="610F1FC4" w16cid:durableId="0F82174F"/>
  <w16cid:commentId w16cid:paraId="254677D8" w16cid:durableId="28E5C76A"/>
  <w16cid:commentId w16cid:paraId="044A7A38" w16cid:durableId="69069A14"/>
  <w16cid:commentId w16cid:paraId="7CE84B0E" w16cid:durableId="5F892E69"/>
  <w16cid:commentId w16cid:paraId="6470C964" w16cid:durableId="61138EC4"/>
  <w16cid:commentId w16cid:paraId="7B10E1A1" w16cid:durableId="3314218E"/>
  <w16cid:commentId w16cid:paraId="4222B3B1" w16cid:durableId="55BEF11B"/>
  <w16cid:commentId w16cid:paraId="21A66BEB" w16cid:durableId="290E5654"/>
  <w16cid:commentId w16cid:paraId="2F462A0C" w16cid:durableId="5394081F"/>
  <w16cid:commentId w16cid:paraId="30B6F2AC" w16cid:durableId="0C840404"/>
  <w16cid:commentId w16cid:paraId="51BEA61F" w16cid:durableId="14A5882E"/>
  <w16cid:commentId w16cid:paraId="7404EC49" w16cid:durableId="7FF9FA63"/>
  <w16cid:commentId w16cid:paraId="4B346E56" w16cid:durableId="1015D1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007C71" w:rsidP="005D1914" w:rsidRDefault="00007C71" w14:paraId="57FC8AD3" w14:textId="77777777">
      <w:pPr>
        <w:spacing w:after="0" w:line="240" w:lineRule="auto"/>
      </w:pPr>
      <w:r>
        <w:separator/>
      </w:r>
    </w:p>
  </w:endnote>
  <w:endnote w:type="continuationSeparator" w:id="0">
    <w:p w:rsidR="00007C71" w:rsidP="005D1914" w:rsidRDefault="00007C71" w14:paraId="15B9B1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Wingdings">
    <w:panose1 w:val="05000000000000000000"/>
    <w:charset w:val="4D"/>
    <w:family w:val="decorative"/>
    <w:pitch w:val="variable"/>
    <w:sig w:usb0="00000003" w:usb1="00000000" w:usb2="00000000" w:usb3="00000000" w:csb0="80000001" w:csb1="00000000"/>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0047267"/>
      <w:docPartObj>
        <w:docPartGallery w:val="Page Numbers (Bottom of Page)"/>
        <w:docPartUnique/>
      </w:docPartObj>
    </w:sdtPr>
    <w:sdtEndPr>
      <w:rPr>
        <w:noProof/>
      </w:rPr>
    </w:sdtEndPr>
    <w:sdtContent>
      <w:p w:rsidR="005D1914" w:rsidRDefault="005D1914" w14:paraId="3C891C77" w14:textId="1274A8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D1914" w:rsidRDefault="005D1914" w14:paraId="0235AC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007C71" w:rsidP="005D1914" w:rsidRDefault="00007C71" w14:paraId="4F40E913" w14:textId="77777777">
      <w:pPr>
        <w:spacing w:after="0" w:line="240" w:lineRule="auto"/>
      </w:pPr>
      <w:r>
        <w:separator/>
      </w:r>
    </w:p>
  </w:footnote>
  <w:footnote w:type="continuationSeparator" w:id="0">
    <w:p w:rsidR="00007C71" w:rsidP="005D1914" w:rsidRDefault="00007C71" w14:paraId="41BDA04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hint="default" w:eastAsiaTheme="minor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hint="default" w:eastAsiaTheme="minor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people.xml><?xml version="1.0" encoding="utf-8"?>
<w15:people xmlns:mc="http://schemas.openxmlformats.org/markup-compatibility/2006" xmlns:w15="http://schemas.microsoft.com/office/word/2012/wordml" mc:Ignorable="w15">
  <w15:person w15:author="Andrea Jenney">
    <w15:presenceInfo w15:providerId="" w15:userId=""/>
  </w15:person>
  <w15:person w15:author="Andrea Jenney">
    <w15:presenceInfo w15:providerId="" w15:userId=""/>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10B8"/>
    <w:rsid w:val="00002DFE"/>
    <w:rsid w:val="00007C71"/>
    <w:rsid w:val="000112E9"/>
    <w:rsid w:val="00020310"/>
    <w:rsid w:val="0002517A"/>
    <w:rsid w:val="00031814"/>
    <w:rsid w:val="00034361"/>
    <w:rsid w:val="00034DB9"/>
    <w:rsid w:val="00042864"/>
    <w:rsid w:val="00044214"/>
    <w:rsid w:val="00046B2B"/>
    <w:rsid w:val="00051801"/>
    <w:rsid w:val="00060C29"/>
    <w:rsid w:val="0006500E"/>
    <w:rsid w:val="000712D3"/>
    <w:rsid w:val="00071A99"/>
    <w:rsid w:val="00071F04"/>
    <w:rsid w:val="000811BA"/>
    <w:rsid w:val="000861F1"/>
    <w:rsid w:val="000934D8"/>
    <w:rsid w:val="00097B63"/>
    <w:rsid w:val="000A1B6B"/>
    <w:rsid w:val="000A6BC4"/>
    <w:rsid w:val="000A77CD"/>
    <w:rsid w:val="000B0414"/>
    <w:rsid w:val="000D5984"/>
    <w:rsid w:val="000E0D0F"/>
    <w:rsid w:val="000E1686"/>
    <w:rsid w:val="000F4542"/>
    <w:rsid w:val="000F6B7E"/>
    <w:rsid w:val="001032B1"/>
    <w:rsid w:val="00106684"/>
    <w:rsid w:val="00111A45"/>
    <w:rsid w:val="00112A94"/>
    <w:rsid w:val="0011345F"/>
    <w:rsid w:val="00113A61"/>
    <w:rsid w:val="0011468E"/>
    <w:rsid w:val="001246F5"/>
    <w:rsid w:val="001304E5"/>
    <w:rsid w:val="0013104B"/>
    <w:rsid w:val="00135362"/>
    <w:rsid w:val="0013760C"/>
    <w:rsid w:val="00145302"/>
    <w:rsid w:val="001470B6"/>
    <w:rsid w:val="00147DB0"/>
    <w:rsid w:val="00161E75"/>
    <w:rsid w:val="00172408"/>
    <w:rsid w:val="001766E4"/>
    <w:rsid w:val="001802CF"/>
    <w:rsid w:val="00181463"/>
    <w:rsid w:val="0018361B"/>
    <w:rsid w:val="00184A45"/>
    <w:rsid w:val="001928FF"/>
    <w:rsid w:val="001A2ED7"/>
    <w:rsid w:val="001A7494"/>
    <w:rsid w:val="001A7E91"/>
    <w:rsid w:val="001B24ED"/>
    <w:rsid w:val="001B34C8"/>
    <w:rsid w:val="001B6269"/>
    <w:rsid w:val="001B7B0A"/>
    <w:rsid w:val="001C327A"/>
    <w:rsid w:val="001C33A6"/>
    <w:rsid w:val="001D4B88"/>
    <w:rsid w:val="001D72AF"/>
    <w:rsid w:val="001E6457"/>
    <w:rsid w:val="001F40E7"/>
    <w:rsid w:val="001F42E6"/>
    <w:rsid w:val="002004DA"/>
    <w:rsid w:val="00200C25"/>
    <w:rsid w:val="00205603"/>
    <w:rsid w:val="0020666A"/>
    <w:rsid w:val="002071AC"/>
    <w:rsid w:val="002177AF"/>
    <w:rsid w:val="00221F2D"/>
    <w:rsid w:val="0022663A"/>
    <w:rsid w:val="00234D6F"/>
    <w:rsid w:val="00242621"/>
    <w:rsid w:val="00242DA2"/>
    <w:rsid w:val="00242E6C"/>
    <w:rsid w:val="00254465"/>
    <w:rsid w:val="00254664"/>
    <w:rsid w:val="002600EC"/>
    <w:rsid w:val="002639C0"/>
    <w:rsid w:val="0027301B"/>
    <w:rsid w:val="00273D37"/>
    <w:rsid w:val="00276C53"/>
    <w:rsid w:val="0028256F"/>
    <w:rsid w:val="002834D1"/>
    <w:rsid w:val="002838CD"/>
    <w:rsid w:val="002876E8"/>
    <w:rsid w:val="00287AD9"/>
    <w:rsid w:val="00292BCF"/>
    <w:rsid w:val="00295C0E"/>
    <w:rsid w:val="00296766"/>
    <w:rsid w:val="002B3094"/>
    <w:rsid w:val="002C2F27"/>
    <w:rsid w:val="002C7264"/>
    <w:rsid w:val="002D1FBA"/>
    <w:rsid w:val="002E0CDF"/>
    <w:rsid w:val="002E1EF4"/>
    <w:rsid w:val="002E2EB0"/>
    <w:rsid w:val="002E3C6E"/>
    <w:rsid w:val="002F0A92"/>
    <w:rsid w:val="002F57C8"/>
    <w:rsid w:val="00300074"/>
    <w:rsid w:val="0030312D"/>
    <w:rsid w:val="00305AC0"/>
    <w:rsid w:val="00310D50"/>
    <w:rsid w:val="00333275"/>
    <w:rsid w:val="00334816"/>
    <w:rsid w:val="00346F76"/>
    <w:rsid w:val="003526B3"/>
    <w:rsid w:val="003545A3"/>
    <w:rsid w:val="00357EBD"/>
    <w:rsid w:val="00357FCD"/>
    <w:rsid w:val="00360508"/>
    <w:rsid w:val="00361790"/>
    <w:rsid w:val="00361CA1"/>
    <w:rsid w:val="0036297F"/>
    <w:rsid w:val="003665E6"/>
    <w:rsid w:val="00367565"/>
    <w:rsid w:val="00377F24"/>
    <w:rsid w:val="003829F3"/>
    <w:rsid w:val="003831FE"/>
    <w:rsid w:val="00383529"/>
    <w:rsid w:val="00386298"/>
    <w:rsid w:val="00387453"/>
    <w:rsid w:val="00390E10"/>
    <w:rsid w:val="0039250F"/>
    <w:rsid w:val="003932F0"/>
    <w:rsid w:val="003960A4"/>
    <w:rsid w:val="003A2BBB"/>
    <w:rsid w:val="003A6312"/>
    <w:rsid w:val="003B1BDD"/>
    <w:rsid w:val="003B5742"/>
    <w:rsid w:val="003C6DC5"/>
    <w:rsid w:val="003C7D2A"/>
    <w:rsid w:val="003C7E03"/>
    <w:rsid w:val="003D5768"/>
    <w:rsid w:val="003D6D61"/>
    <w:rsid w:val="003E084C"/>
    <w:rsid w:val="003E73CA"/>
    <w:rsid w:val="003E76DE"/>
    <w:rsid w:val="003F1ED0"/>
    <w:rsid w:val="003F44AF"/>
    <w:rsid w:val="003F560E"/>
    <w:rsid w:val="00401D52"/>
    <w:rsid w:val="0040399F"/>
    <w:rsid w:val="00406ADC"/>
    <w:rsid w:val="0040741E"/>
    <w:rsid w:val="00410995"/>
    <w:rsid w:val="0041152E"/>
    <w:rsid w:val="00412B65"/>
    <w:rsid w:val="00416ADC"/>
    <w:rsid w:val="004323C3"/>
    <w:rsid w:val="00434BD3"/>
    <w:rsid w:val="004352EE"/>
    <w:rsid w:val="0043681C"/>
    <w:rsid w:val="00437010"/>
    <w:rsid w:val="00437C85"/>
    <w:rsid w:val="00440DE8"/>
    <w:rsid w:val="00442E7F"/>
    <w:rsid w:val="00445B91"/>
    <w:rsid w:val="00445DC8"/>
    <w:rsid w:val="0046105B"/>
    <w:rsid w:val="00465E51"/>
    <w:rsid w:val="00466BA1"/>
    <w:rsid w:val="00472E3F"/>
    <w:rsid w:val="00477B82"/>
    <w:rsid w:val="00477BD5"/>
    <w:rsid w:val="00480606"/>
    <w:rsid w:val="00480A58"/>
    <w:rsid w:val="00483D35"/>
    <w:rsid w:val="00492E3B"/>
    <w:rsid w:val="004A5022"/>
    <w:rsid w:val="004B2465"/>
    <w:rsid w:val="004B2ED9"/>
    <w:rsid w:val="004B55D0"/>
    <w:rsid w:val="004B6545"/>
    <w:rsid w:val="004C27DD"/>
    <w:rsid w:val="004D650A"/>
    <w:rsid w:val="004D7C5B"/>
    <w:rsid w:val="004E17B2"/>
    <w:rsid w:val="004E7A5E"/>
    <w:rsid w:val="004F0032"/>
    <w:rsid w:val="004F00D6"/>
    <w:rsid w:val="004F0AC4"/>
    <w:rsid w:val="004F3BE2"/>
    <w:rsid w:val="004F5B31"/>
    <w:rsid w:val="00501794"/>
    <w:rsid w:val="0050652A"/>
    <w:rsid w:val="00524AC1"/>
    <w:rsid w:val="00530059"/>
    <w:rsid w:val="00534B0C"/>
    <w:rsid w:val="00541DD3"/>
    <w:rsid w:val="005459C1"/>
    <w:rsid w:val="005500F8"/>
    <w:rsid w:val="00550467"/>
    <w:rsid w:val="0055084D"/>
    <w:rsid w:val="00553AD1"/>
    <w:rsid w:val="005628AC"/>
    <w:rsid w:val="0056396C"/>
    <w:rsid w:val="0056538D"/>
    <w:rsid w:val="005718D2"/>
    <w:rsid w:val="00576BF6"/>
    <w:rsid w:val="005778E5"/>
    <w:rsid w:val="00583A32"/>
    <w:rsid w:val="00583AA5"/>
    <w:rsid w:val="0058481D"/>
    <w:rsid w:val="005857D4"/>
    <w:rsid w:val="00596625"/>
    <w:rsid w:val="005969CC"/>
    <w:rsid w:val="005975C1"/>
    <w:rsid w:val="005A37F1"/>
    <w:rsid w:val="005A4A14"/>
    <w:rsid w:val="005B2CCA"/>
    <w:rsid w:val="005B6A45"/>
    <w:rsid w:val="005B720D"/>
    <w:rsid w:val="005C2428"/>
    <w:rsid w:val="005C66F7"/>
    <w:rsid w:val="005D1914"/>
    <w:rsid w:val="005D665E"/>
    <w:rsid w:val="005E3549"/>
    <w:rsid w:val="005E65D7"/>
    <w:rsid w:val="005F290D"/>
    <w:rsid w:val="005F756B"/>
    <w:rsid w:val="00602D85"/>
    <w:rsid w:val="00605647"/>
    <w:rsid w:val="0060635A"/>
    <w:rsid w:val="006130D0"/>
    <w:rsid w:val="0063263F"/>
    <w:rsid w:val="00632E62"/>
    <w:rsid w:val="0063392C"/>
    <w:rsid w:val="006368EC"/>
    <w:rsid w:val="006406DD"/>
    <w:rsid w:val="006418D2"/>
    <w:rsid w:val="00641B33"/>
    <w:rsid w:val="00642592"/>
    <w:rsid w:val="006433E8"/>
    <w:rsid w:val="0064383A"/>
    <w:rsid w:val="00645F3A"/>
    <w:rsid w:val="00650407"/>
    <w:rsid w:val="00662C47"/>
    <w:rsid w:val="00665E51"/>
    <w:rsid w:val="00667502"/>
    <w:rsid w:val="006704DD"/>
    <w:rsid w:val="00673354"/>
    <w:rsid w:val="006745A6"/>
    <w:rsid w:val="006756AD"/>
    <w:rsid w:val="00677A33"/>
    <w:rsid w:val="0068017A"/>
    <w:rsid w:val="00683ABB"/>
    <w:rsid w:val="00683E58"/>
    <w:rsid w:val="0068433B"/>
    <w:rsid w:val="00690766"/>
    <w:rsid w:val="00695379"/>
    <w:rsid w:val="00695D0C"/>
    <w:rsid w:val="006A04E5"/>
    <w:rsid w:val="006A1505"/>
    <w:rsid w:val="006A7240"/>
    <w:rsid w:val="006B0C71"/>
    <w:rsid w:val="006B0FAD"/>
    <w:rsid w:val="006B5412"/>
    <w:rsid w:val="006C0992"/>
    <w:rsid w:val="006C7239"/>
    <w:rsid w:val="006C78D9"/>
    <w:rsid w:val="006D362B"/>
    <w:rsid w:val="006D55CA"/>
    <w:rsid w:val="006D5626"/>
    <w:rsid w:val="006E3283"/>
    <w:rsid w:val="006E78F2"/>
    <w:rsid w:val="00702069"/>
    <w:rsid w:val="00710CAA"/>
    <w:rsid w:val="0071215D"/>
    <w:rsid w:val="0071318B"/>
    <w:rsid w:val="007142CE"/>
    <w:rsid w:val="00715179"/>
    <w:rsid w:val="00717C8F"/>
    <w:rsid w:val="007201B1"/>
    <w:rsid w:val="0072338D"/>
    <w:rsid w:val="007263F1"/>
    <w:rsid w:val="00733D3D"/>
    <w:rsid w:val="00736727"/>
    <w:rsid w:val="0074127A"/>
    <w:rsid w:val="00746309"/>
    <w:rsid w:val="007514D0"/>
    <w:rsid w:val="00757C03"/>
    <w:rsid w:val="00771E52"/>
    <w:rsid w:val="00783252"/>
    <w:rsid w:val="0078798B"/>
    <w:rsid w:val="00790358"/>
    <w:rsid w:val="00792579"/>
    <w:rsid w:val="00793833"/>
    <w:rsid w:val="00793FA5"/>
    <w:rsid w:val="00796156"/>
    <w:rsid w:val="007967EF"/>
    <w:rsid w:val="007A5316"/>
    <w:rsid w:val="007B3AF4"/>
    <w:rsid w:val="007B690B"/>
    <w:rsid w:val="007C1009"/>
    <w:rsid w:val="007C14C6"/>
    <w:rsid w:val="007D05B4"/>
    <w:rsid w:val="007D4D1A"/>
    <w:rsid w:val="007E06D0"/>
    <w:rsid w:val="007E0C76"/>
    <w:rsid w:val="007E0ED9"/>
    <w:rsid w:val="007E3B0C"/>
    <w:rsid w:val="007E5C17"/>
    <w:rsid w:val="007E7E57"/>
    <w:rsid w:val="007F06E9"/>
    <w:rsid w:val="00800F8C"/>
    <w:rsid w:val="00811106"/>
    <w:rsid w:val="00813E67"/>
    <w:rsid w:val="008163BA"/>
    <w:rsid w:val="00824579"/>
    <w:rsid w:val="00825278"/>
    <w:rsid w:val="00825FA6"/>
    <w:rsid w:val="0082720B"/>
    <w:rsid w:val="00834B9F"/>
    <w:rsid w:val="00834BBF"/>
    <w:rsid w:val="008469BF"/>
    <w:rsid w:val="00862990"/>
    <w:rsid w:val="008766AC"/>
    <w:rsid w:val="00881721"/>
    <w:rsid w:val="00882DC6"/>
    <w:rsid w:val="00884657"/>
    <w:rsid w:val="0089143E"/>
    <w:rsid w:val="00891DAE"/>
    <w:rsid w:val="00892C83"/>
    <w:rsid w:val="008976D9"/>
    <w:rsid w:val="008A330B"/>
    <w:rsid w:val="008A50A7"/>
    <w:rsid w:val="008B6282"/>
    <w:rsid w:val="008B660B"/>
    <w:rsid w:val="008C173D"/>
    <w:rsid w:val="008C3448"/>
    <w:rsid w:val="008C520E"/>
    <w:rsid w:val="008E49C2"/>
    <w:rsid w:val="008E79ED"/>
    <w:rsid w:val="008F047A"/>
    <w:rsid w:val="008F5B61"/>
    <w:rsid w:val="00900687"/>
    <w:rsid w:val="009020F6"/>
    <w:rsid w:val="00905786"/>
    <w:rsid w:val="00907250"/>
    <w:rsid w:val="009105FB"/>
    <w:rsid w:val="00913636"/>
    <w:rsid w:val="009138FA"/>
    <w:rsid w:val="00913FC6"/>
    <w:rsid w:val="00914243"/>
    <w:rsid w:val="009179F7"/>
    <w:rsid w:val="009219E1"/>
    <w:rsid w:val="0092565A"/>
    <w:rsid w:val="00933BCB"/>
    <w:rsid w:val="00934C70"/>
    <w:rsid w:val="00936EB2"/>
    <w:rsid w:val="00937BDB"/>
    <w:rsid w:val="00937D3F"/>
    <w:rsid w:val="00943AC2"/>
    <w:rsid w:val="00947681"/>
    <w:rsid w:val="00952A89"/>
    <w:rsid w:val="009616E4"/>
    <w:rsid w:val="00961C25"/>
    <w:rsid w:val="00967E3C"/>
    <w:rsid w:val="009712DF"/>
    <w:rsid w:val="009728F4"/>
    <w:rsid w:val="00975E08"/>
    <w:rsid w:val="009769E3"/>
    <w:rsid w:val="00985299"/>
    <w:rsid w:val="00987BA2"/>
    <w:rsid w:val="00992484"/>
    <w:rsid w:val="00994FB0"/>
    <w:rsid w:val="009A5434"/>
    <w:rsid w:val="009A7FF8"/>
    <w:rsid w:val="009B2C7E"/>
    <w:rsid w:val="009B48DD"/>
    <w:rsid w:val="009B765F"/>
    <w:rsid w:val="009B7EFF"/>
    <w:rsid w:val="009E1FD2"/>
    <w:rsid w:val="009E3302"/>
    <w:rsid w:val="009E3FDB"/>
    <w:rsid w:val="009E426D"/>
    <w:rsid w:val="009E7640"/>
    <w:rsid w:val="009F329B"/>
    <w:rsid w:val="009F34D0"/>
    <w:rsid w:val="009F3AC1"/>
    <w:rsid w:val="009F7889"/>
    <w:rsid w:val="00A011D9"/>
    <w:rsid w:val="00A074CA"/>
    <w:rsid w:val="00A169E3"/>
    <w:rsid w:val="00A16F81"/>
    <w:rsid w:val="00A34FF6"/>
    <w:rsid w:val="00A37275"/>
    <w:rsid w:val="00A43204"/>
    <w:rsid w:val="00A43C24"/>
    <w:rsid w:val="00A44BB4"/>
    <w:rsid w:val="00A52E3C"/>
    <w:rsid w:val="00A8352B"/>
    <w:rsid w:val="00A8775D"/>
    <w:rsid w:val="00A9323A"/>
    <w:rsid w:val="00AA0C2D"/>
    <w:rsid w:val="00AB12F2"/>
    <w:rsid w:val="00AB41BA"/>
    <w:rsid w:val="00AB60E1"/>
    <w:rsid w:val="00AC1010"/>
    <w:rsid w:val="00AC3000"/>
    <w:rsid w:val="00AF16E4"/>
    <w:rsid w:val="00AF1718"/>
    <w:rsid w:val="00AF2B88"/>
    <w:rsid w:val="00AF689C"/>
    <w:rsid w:val="00AF7F9E"/>
    <w:rsid w:val="00B0061A"/>
    <w:rsid w:val="00B026EE"/>
    <w:rsid w:val="00B05A3E"/>
    <w:rsid w:val="00B07A18"/>
    <w:rsid w:val="00B10DA5"/>
    <w:rsid w:val="00B15D60"/>
    <w:rsid w:val="00B1766A"/>
    <w:rsid w:val="00B30C1B"/>
    <w:rsid w:val="00B334DA"/>
    <w:rsid w:val="00B3434E"/>
    <w:rsid w:val="00B4556F"/>
    <w:rsid w:val="00B46610"/>
    <w:rsid w:val="00B50765"/>
    <w:rsid w:val="00B51378"/>
    <w:rsid w:val="00B523FB"/>
    <w:rsid w:val="00B53E44"/>
    <w:rsid w:val="00B561F4"/>
    <w:rsid w:val="00B609C7"/>
    <w:rsid w:val="00B70367"/>
    <w:rsid w:val="00B7334B"/>
    <w:rsid w:val="00B73CD6"/>
    <w:rsid w:val="00B809F4"/>
    <w:rsid w:val="00B82360"/>
    <w:rsid w:val="00B836E4"/>
    <w:rsid w:val="00B8395C"/>
    <w:rsid w:val="00B94CB8"/>
    <w:rsid w:val="00B957BD"/>
    <w:rsid w:val="00BA0150"/>
    <w:rsid w:val="00BA6239"/>
    <w:rsid w:val="00BB0B27"/>
    <w:rsid w:val="00BB2D05"/>
    <w:rsid w:val="00BB5A28"/>
    <w:rsid w:val="00BC33A2"/>
    <w:rsid w:val="00BD405C"/>
    <w:rsid w:val="00BD508D"/>
    <w:rsid w:val="00BD7B54"/>
    <w:rsid w:val="00BD7F28"/>
    <w:rsid w:val="00BE3347"/>
    <w:rsid w:val="00BF0AF6"/>
    <w:rsid w:val="00BF4A76"/>
    <w:rsid w:val="00BF539B"/>
    <w:rsid w:val="00BF5493"/>
    <w:rsid w:val="00BF637B"/>
    <w:rsid w:val="00C0136F"/>
    <w:rsid w:val="00C043E3"/>
    <w:rsid w:val="00C1248E"/>
    <w:rsid w:val="00C13502"/>
    <w:rsid w:val="00C157EF"/>
    <w:rsid w:val="00C17552"/>
    <w:rsid w:val="00C31E17"/>
    <w:rsid w:val="00C35AC8"/>
    <w:rsid w:val="00C45BA2"/>
    <w:rsid w:val="00C506FB"/>
    <w:rsid w:val="00C555E7"/>
    <w:rsid w:val="00C60982"/>
    <w:rsid w:val="00C6491F"/>
    <w:rsid w:val="00C655AB"/>
    <w:rsid w:val="00C7097F"/>
    <w:rsid w:val="00C71FFC"/>
    <w:rsid w:val="00C807E9"/>
    <w:rsid w:val="00C90E54"/>
    <w:rsid w:val="00C92BD8"/>
    <w:rsid w:val="00C97043"/>
    <w:rsid w:val="00C97D69"/>
    <w:rsid w:val="00CA09DE"/>
    <w:rsid w:val="00CA0C07"/>
    <w:rsid w:val="00CA0FC4"/>
    <w:rsid w:val="00CA34AB"/>
    <w:rsid w:val="00CA6A27"/>
    <w:rsid w:val="00CA7B5F"/>
    <w:rsid w:val="00CA7EE4"/>
    <w:rsid w:val="00CB698A"/>
    <w:rsid w:val="00CB73B1"/>
    <w:rsid w:val="00CD451C"/>
    <w:rsid w:val="00CD4926"/>
    <w:rsid w:val="00CE09F6"/>
    <w:rsid w:val="00CE0C4F"/>
    <w:rsid w:val="00CE4156"/>
    <w:rsid w:val="00CE47B5"/>
    <w:rsid w:val="00CF1A8D"/>
    <w:rsid w:val="00CF2C6B"/>
    <w:rsid w:val="00D00E35"/>
    <w:rsid w:val="00D03A9A"/>
    <w:rsid w:val="00D15587"/>
    <w:rsid w:val="00D267AA"/>
    <w:rsid w:val="00D3563D"/>
    <w:rsid w:val="00D40302"/>
    <w:rsid w:val="00D4187C"/>
    <w:rsid w:val="00D4234B"/>
    <w:rsid w:val="00D44132"/>
    <w:rsid w:val="00D46B8C"/>
    <w:rsid w:val="00D47E72"/>
    <w:rsid w:val="00D517EC"/>
    <w:rsid w:val="00D532B0"/>
    <w:rsid w:val="00D53F11"/>
    <w:rsid w:val="00D620B1"/>
    <w:rsid w:val="00D722D1"/>
    <w:rsid w:val="00D7376E"/>
    <w:rsid w:val="00D74B40"/>
    <w:rsid w:val="00D823E6"/>
    <w:rsid w:val="00D834EE"/>
    <w:rsid w:val="00D85EE8"/>
    <w:rsid w:val="00DA04AD"/>
    <w:rsid w:val="00DA393F"/>
    <w:rsid w:val="00DB319C"/>
    <w:rsid w:val="00DB70C0"/>
    <w:rsid w:val="00DC4B9B"/>
    <w:rsid w:val="00DC5033"/>
    <w:rsid w:val="00DD323B"/>
    <w:rsid w:val="00DD77F8"/>
    <w:rsid w:val="00DE5624"/>
    <w:rsid w:val="00DE5E87"/>
    <w:rsid w:val="00DF3AE8"/>
    <w:rsid w:val="00DF4052"/>
    <w:rsid w:val="00E00EFD"/>
    <w:rsid w:val="00E0119E"/>
    <w:rsid w:val="00E03325"/>
    <w:rsid w:val="00E05DDC"/>
    <w:rsid w:val="00E07080"/>
    <w:rsid w:val="00E1600C"/>
    <w:rsid w:val="00E17AD0"/>
    <w:rsid w:val="00E2390B"/>
    <w:rsid w:val="00E26C23"/>
    <w:rsid w:val="00E33B47"/>
    <w:rsid w:val="00E34A43"/>
    <w:rsid w:val="00E35D55"/>
    <w:rsid w:val="00E37F02"/>
    <w:rsid w:val="00E51B9F"/>
    <w:rsid w:val="00E569B5"/>
    <w:rsid w:val="00E679DB"/>
    <w:rsid w:val="00E7792B"/>
    <w:rsid w:val="00E84FB0"/>
    <w:rsid w:val="00E87C0B"/>
    <w:rsid w:val="00E938A0"/>
    <w:rsid w:val="00E93B41"/>
    <w:rsid w:val="00E9679B"/>
    <w:rsid w:val="00E97BBB"/>
    <w:rsid w:val="00EA30AE"/>
    <w:rsid w:val="00EB0A7A"/>
    <w:rsid w:val="00EB3AFD"/>
    <w:rsid w:val="00EB3B78"/>
    <w:rsid w:val="00EB545B"/>
    <w:rsid w:val="00EB5D03"/>
    <w:rsid w:val="00EC1EF1"/>
    <w:rsid w:val="00EC3863"/>
    <w:rsid w:val="00EC5ADE"/>
    <w:rsid w:val="00EC6620"/>
    <w:rsid w:val="00ED11AE"/>
    <w:rsid w:val="00EE5B85"/>
    <w:rsid w:val="00EF1F76"/>
    <w:rsid w:val="00F05DCD"/>
    <w:rsid w:val="00F06CAF"/>
    <w:rsid w:val="00F07CC2"/>
    <w:rsid w:val="00F1190E"/>
    <w:rsid w:val="00F13B3A"/>
    <w:rsid w:val="00F146E6"/>
    <w:rsid w:val="00F1678E"/>
    <w:rsid w:val="00F17EBF"/>
    <w:rsid w:val="00F207C2"/>
    <w:rsid w:val="00F21A08"/>
    <w:rsid w:val="00F2441D"/>
    <w:rsid w:val="00F244B4"/>
    <w:rsid w:val="00F257E1"/>
    <w:rsid w:val="00F349C5"/>
    <w:rsid w:val="00F3593D"/>
    <w:rsid w:val="00F36005"/>
    <w:rsid w:val="00F40B24"/>
    <w:rsid w:val="00F42800"/>
    <w:rsid w:val="00F51A03"/>
    <w:rsid w:val="00F54F61"/>
    <w:rsid w:val="00F60A39"/>
    <w:rsid w:val="00F61C9F"/>
    <w:rsid w:val="00F6599E"/>
    <w:rsid w:val="00F660FA"/>
    <w:rsid w:val="00F7367B"/>
    <w:rsid w:val="00F76519"/>
    <w:rsid w:val="00F808A3"/>
    <w:rsid w:val="00F84D03"/>
    <w:rsid w:val="00F865E5"/>
    <w:rsid w:val="00F940B7"/>
    <w:rsid w:val="00FA4F68"/>
    <w:rsid w:val="00FB2E75"/>
    <w:rsid w:val="00FB36C5"/>
    <w:rsid w:val="00FB45BA"/>
    <w:rsid w:val="00FB5126"/>
    <w:rsid w:val="00FB5B46"/>
    <w:rsid w:val="00FC0B84"/>
    <w:rsid w:val="00FC0ED8"/>
    <w:rsid w:val="00FC13FE"/>
    <w:rsid w:val="00FC1D12"/>
    <w:rsid w:val="00FC2816"/>
    <w:rsid w:val="00FD0769"/>
    <w:rsid w:val="00FD39B0"/>
    <w:rsid w:val="00FD5343"/>
    <w:rsid w:val="00FD5577"/>
    <w:rsid w:val="00FD6645"/>
    <w:rsid w:val="00FD74C3"/>
    <w:rsid w:val="00FE4DC6"/>
    <w:rsid w:val="00FE73D2"/>
    <w:rsid w:val="1FB3D345"/>
    <w:rsid w:val="51CE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A04E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A04E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A04E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A04E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A04E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A04E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A04E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styleId="QuoteChar" w:customStyle="1">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styleId="BodyTextChar" w:customStyle="1">
    <w:name w:val="Body Text Char"/>
    <w:basedOn w:val="DefaultParagraphFont"/>
    <w:link w:val="BodyText"/>
    <w:rsid w:val="007B690B"/>
    <w:rPr>
      <w:kern w:val="0"/>
      <w14:ligatures w14:val="none"/>
    </w:rPr>
  </w:style>
  <w:style w:type="paragraph" w:styleId="FirstParagraph" w:customStyle="1">
    <w:name w:val="First Paragraph"/>
    <w:basedOn w:val="BodyText"/>
    <w:next w:val="BodyText"/>
    <w:qFormat/>
    <w:rsid w:val="004F0AC4"/>
  </w:style>
  <w:style w:type="paragraph" w:styleId="Heading30" w:customStyle="1">
    <w:name w:val="Heading3"/>
    <w:basedOn w:val="Heading2"/>
    <w:link w:val="Heading3Char0"/>
    <w:qFormat/>
    <w:rsid w:val="002D1FBA"/>
    <w:pPr>
      <w:spacing w:line="240" w:lineRule="auto"/>
    </w:pPr>
    <w:rPr>
      <w:kern w:val="0"/>
      <w:sz w:val="28"/>
      <w14:ligatures w14:val="none"/>
    </w:rPr>
  </w:style>
  <w:style w:type="character" w:styleId="Heading3Char0" w:customStyle="1">
    <w:name w:val="Heading3 Char"/>
    <w:basedOn w:val="Heading2Char"/>
    <w:link w:val="Heading30"/>
    <w:rsid w:val="002D1FBA"/>
    <w:rPr>
      <w:rFonts w:asciiTheme="majorHAnsi" w:hAnsiTheme="majorHAnsi" w:eastAsiaTheme="majorEastAsia"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5D1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oter" Target="footer1.xml" Id="rId18" /><Relationship Type="http://schemas.openxmlformats.org/officeDocument/2006/relationships/settings" Target="settings.xml" Id="rId3" /><Relationship Type="http://schemas.openxmlformats.org/officeDocument/2006/relationships/image" Target="media/image1.emf" Id="rId7" /><Relationship Type="http://schemas.openxmlformats.org/officeDocument/2006/relationships/image" Target="media/image6.emf" Id="rId12" /><Relationship Type="http://schemas.openxmlformats.org/officeDocument/2006/relationships/image" Target="media/image11.emf" Id="rId17" /><Relationship Type="http://schemas.openxmlformats.org/officeDocument/2006/relationships/styles" Target="styles.xml" Id="rId2" /><Relationship Type="http://schemas.openxmlformats.org/officeDocument/2006/relationships/image" Target="media/image10.emf"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emf"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comments" Target="comments.xml" Id="R6c0567dae5274520" /><Relationship Type="http://schemas.microsoft.com/office/2016/09/relationships/commentsIds" Target="commentsIds.xml" Id="Rd65d7b9ba5f4427d" /><Relationship Type="http://schemas.microsoft.com/office/2011/relationships/commentsExtended" Target="commentsExtended.xml" Id="R77fb063de13f4d6e" /><Relationship Type="http://schemas.microsoft.com/office/2018/08/relationships/commentsExtensible" Target="commentsExtensible.xml" Id="R2d4039c1a68048f1" /><Relationship Type="http://schemas.microsoft.com/office/2011/relationships/people" Target="people.xml" Id="Re8b0fe189ce641c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 Szoeke, Simon</dc:creator>
  <keywords/>
  <dc:description/>
  <lastModifiedBy>Andrea Jenney</lastModifiedBy>
  <revision>4</revision>
  <lastPrinted>2026-07-30T22:13:00.0000000Z</lastPrinted>
  <dcterms:created xsi:type="dcterms:W3CDTF">2026-08-05T01:07:00.0000000Z</dcterms:created>
  <dcterms:modified xsi:type="dcterms:W3CDTF">2026-08-07T18:32:07.4651534Z</dcterms:modified>
</coreProperties>
</file>