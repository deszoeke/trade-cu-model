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EBD7D06" w:rsidR="00D620B1" w:rsidRDefault="00135362" w:rsidP="003C7D2A">
      <w:pPr>
        <w:pStyle w:val="Title"/>
      </w:pPr>
      <w:bookmarkStart w:id="0" w:name="Xde70cbfbf8f1a4cf16a1c1d00dfac4228632f76"/>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14:paraId="70AD8BF8" w14:textId="77777777" w:rsidR="00E87C0B" w:rsidRDefault="00E87C0B" w:rsidP="00E87C0B"/>
    <w:p w14:paraId="5D3348C4" w14:textId="77777777" w:rsidR="00E87C0B" w:rsidRDefault="00E87C0B" w:rsidP="00E87C0B">
      <w:r>
        <w:t>Simon P. de Szoeke</w:t>
      </w:r>
    </w:p>
    <w:p w14:paraId="3B07325E" w14:textId="77777777" w:rsidR="00E87C0B" w:rsidRDefault="00E87C0B" w:rsidP="00E87C0B">
      <w:r>
        <w:t>An-Yi Huang</w:t>
      </w:r>
    </w:p>
    <w:p w14:paraId="3B579B64" w14:textId="205F7BAF" w:rsidR="00E87C0B" w:rsidRPr="00E87C0B" w:rsidRDefault="000F6BBF" w:rsidP="00E87C0B">
      <w:r>
        <w:t>Andrea Jenney</w:t>
      </w:r>
    </w:p>
    <w:p w14:paraId="1DC07ED3" w14:textId="63AF39FD" w:rsidR="00CE09F6" w:rsidRPr="00891CDE" w:rsidRDefault="00CE09F6" w:rsidP="00CE09F6">
      <w:pPr>
        <w:pStyle w:val="Heading1"/>
      </w:pPr>
      <w:bookmarkStart w:id="1" w:name="abstract"/>
      <w:r w:rsidRPr="00891CDE">
        <w:t>Abstract</w:t>
      </w:r>
    </w:p>
    <w:p w14:paraId="5CC0A521" w14:textId="34A8E474" w:rsidR="0055084D" w:rsidRPr="00642592" w:rsidRDefault="00CE09F6" w:rsidP="0040399F">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135362">
        <w:rPr>
          <w:rFonts w:ascii="Aptos" w:hAnsi="Aptos"/>
        </w:rPr>
        <w:t>ing</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 xml:space="preserve">observations </w:t>
      </w:r>
      <w:r w:rsidR="00135362">
        <w:rPr>
          <w:rFonts w:ascii="Aptos" w:hAnsi="Aptos"/>
        </w:rPr>
        <w:t xml:space="preserve">of mesoscale variability </w:t>
      </w:r>
      <w:r w:rsidR="00937BDB">
        <w:rPr>
          <w:rFonts w:ascii="Aptos" w:hAnsi="Aptos"/>
        </w:rPr>
        <w:t>show that</w:t>
      </w:r>
      <w:r w:rsidR="00C90E54">
        <w:rPr>
          <w:rFonts w:ascii="Aptos" w:hAnsi="Aptos"/>
        </w:rPr>
        <w:t xml:space="preserve">, rather than humidity, </w:t>
      </w:r>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clou</w:t>
      </w:r>
      <w:r w:rsidR="006368EC">
        <w:rPr>
          <w:rFonts w:ascii="Aptos" w:hAnsi="Aptos"/>
        </w:rPr>
        <w:t>d fraction</w:t>
      </w:r>
      <w:r w:rsidR="00C90E54">
        <w:rPr>
          <w:rFonts w:ascii="Aptos" w:hAnsi="Aptos"/>
        </w:rPr>
        <w:t>.</w:t>
      </w:r>
      <w:r w:rsidR="008C173D">
        <w:rPr>
          <w:rFonts w:ascii="Aptos" w:hAnsi="Aptos"/>
        </w:rPr>
        <w:t xml:space="preserve"> </w:t>
      </w:r>
      <w:r w:rsidR="00135362">
        <w:rPr>
          <w:rFonts w:ascii="Aptos" w:hAnsi="Aptos"/>
        </w:rPr>
        <w:t>Here w</w:t>
      </w:r>
      <w:r w:rsidR="008C173D">
        <w:rPr>
          <w:rFonts w:ascii="Aptos" w:hAnsi="Aptos"/>
        </w:rPr>
        <w:t xml:space="preserve">e extend that result to </w:t>
      </w:r>
      <w:r w:rsidR="00135362">
        <w:rPr>
          <w:rFonts w:ascii="Aptos" w:hAnsi="Aptos"/>
        </w:rPr>
        <w:t xml:space="preserve">the </w:t>
      </w:r>
      <w:r w:rsidR="008C173D">
        <w:rPr>
          <w:rFonts w:ascii="Aptos" w:hAnsi="Aptos"/>
        </w:rPr>
        <w:t>climate</w:t>
      </w:r>
      <w:r w:rsidR="00EA30AE">
        <w:rPr>
          <w:rFonts w:ascii="Aptos" w:hAnsi="Aptos"/>
        </w:rPr>
        <w:t>. A</w:t>
      </w:r>
      <w:r w:rsidR="00EA30AE" w:rsidRP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3932F0">
        <w:rPr>
          <w:rFonts w:ascii="Aptos" w:hAnsi="Aptos"/>
        </w:rPr>
        <w:t>albedo</w:t>
      </w:r>
      <w:r w:rsidR="006368EC">
        <w:rPr>
          <w:rFonts w:ascii="Aptos" w:hAnsi="Aptos"/>
        </w:rPr>
        <w:t xml:space="preserve"> decrease –5</w:t>
      </w:r>
      <w:r w:rsidR="002838CD">
        <w:rPr>
          <w:rFonts w:ascii="Aptos" w:hAnsi="Aptos"/>
        </w:rPr>
        <w:t xml:space="preserve"> to –</w:t>
      </w:r>
      <w:r w:rsidR="006368EC">
        <w:rPr>
          <w:rFonts w:ascii="Aptos" w:hAnsi="Aptos"/>
        </w:rPr>
        <w:t>8% K</w:t>
      </w:r>
      <w:r w:rsidR="006368EC">
        <w:rPr>
          <w:rFonts w:ascii="Aptos" w:hAnsi="Aptos"/>
          <w:vertAlign w:val="superscript"/>
        </w:rPr>
        <w:t>–1</w:t>
      </w:r>
      <w:r w:rsidR="00234D6F">
        <w:rPr>
          <w:rFonts w:ascii="Aptos" w:hAnsi="Aptos"/>
        </w:rPr>
        <w:t>.</w:t>
      </w:r>
      <w:r w:rsidR="00EA30AE">
        <w:rPr>
          <w:rFonts w:ascii="Aptos" w:hAnsi="Aptos"/>
        </w:rPr>
        <w:t xml:space="preserve"> </w:t>
      </w:r>
      <w:r w:rsidR="006368EC">
        <w:rPr>
          <w:rFonts w:ascii="Aptos" w:hAnsi="Aptos"/>
        </w:rPr>
        <w:t>The c</w:t>
      </w:r>
      <w:r w:rsidR="008C173D">
        <w:rPr>
          <w:rFonts w:ascii="Aptos" w:hAnsi="Aptos"/>
        </w:rPr>
        <w:t xml:space="preserve">loud moisture flux </w:t>
      </w:r>
      <w:r w:rsidR="006368EC">
        <w:rPr>
          <w:rFonts w:ascii="Aptos" w:hAnsi="Aptos"/>
        </w:rPr>
        <w:t xml:space="preserve">decreases to </w:t>
      </w:r>
      <w:r w:rsidR="008C173D">
        <w:rPr>
          <w:rFonts w:ascii="Aptos" w:hAnsi="Aptos"/>
        </w:rPr>
        <w:t>balance</w:t>
      </w:r>
      <w:r w:rsidR="006368EC">
        <w:rPr>
          <w:rFonts w:ascii="Aptos" w:hAnsi="Aptos"/>
        </w:rPr>
        <w:t xml:space="preserve"> the</w:t>
      </w:r>
      <w:r w:rsidR="008C173D" w:rsidRPr="00891CDE">
        <w:rPr>
          <w:rFonts w:ascii="Aptos" w:hAnsi="Aptos"/>
        </w:rPr>
        <w:t xml:space="preserve"> </w:t>
      </w:r>
      <w:r w:rsidR="006368EC">
        <w:rPr>
          <w:rFonts w:ascii="Aptos" w:hAnsi="Aptos"/>
        </w:rPr>
        <w:t>–5 % K</w:t>
      </w:r>
      <w:r w:rsidR="006368EC">
        <w:rPr>
          <w:rFonts w:ascii="Aptos" w:hAnsi="Aptos"/>
          <w:vertAlign w:val="superscript"/>
        </w:rPr>
        <w:t xml:space="preserve">–1 </w:t>
      </w:r>
      <w:r w:rsidR="008C173D">
        <w:rPr>
          <w:rFonts w:ascii="Aptos" w:hAnsi="Aptos"/>
        </w:rPr>
        <w:t xml:space="preserve">reduced </w:t>
      </w:r>
      <w:r w:rsidR="008C173D" w:rsidRPr="00891CDE">
        <w:rPr>
          <w:rFonts w:ascii="Aptos" w:hAnsi="Aptos"/>
        </w:rPr>
        <w:t xml:space="preserve">drying by </w:t>
      </w:r>
      <w:r w:rsidR="008C173D">
        <w:rPr>
          <w:rFonts w:ascii="Aptos" w:hAnsi="Aptos"/>
        </w:rPr>
        <w:t xml:space="preserve">the atmospheric </w:t>
      </w:r>
      <w:r w:rsidR="006368EC">
        <w:rPr>
          <w:rFonts w:ascii="Aptos" w:hAnsi="Aptos"/>
        </w:rPr>
        <w:t xml:space="preserve">hydrological </w:t>
      </w:r>
      <w:r w:rsidR="008C173D" w:rsidRPr="00891CDE">
        <w:rPr>
          <w:rFonts w:ascii="Aptos" w:hAnsi="Aptos"/>
        </w:rPr>
        <w:t>circulatio</w:t>
      </w:r>
      <w:r w:rsidR="006368EC">
        <w:rPr>
          <w:rFonts w:ascii="Aptos" w:hAnsi="Aptos"/>
        </w:rPr>
        <w:t>n.</w:t>
      </w:r>
      <w:r w:rsidR="00530059">
        <w:rPr>
          <w:rFonts w:ascii="Aptos" w:hAnsi="Aptos"/>
        </w:rPr>
        <w:t xml:space="preserve"> Increasing specific humidity </w:t>
      </w:r>
      <w:r w:rsidR="00CA6A27">
        <w:rPr>
          <w:rFonts w:ascii="Aptos" w:hAnsi="Aptos"/>
        </w:rPr>
        <w:t xml:space="preserve">+7% further </w:t>
      </w:r>
      <w:r w:rsidR="002838CD">
        <w:rPr>
          <w:rFonts w:ascii="Aptos" w:hAnsi="Aptos"/>
        </w:rPr>
        <w:t xml:space="preserve">reduces </w:t>
      </w:r>
      <w:r w:rsidR="00A8352B">
        <w:rPr>
          <w:rFonts w:ascii="Aptos" w:hAnsi="Aptos"/>
        </w:rPr>
        <w:t xml:space="preserve">the </w:t>
      </w:r>
      <w:r w:rsidR="00CA6A27">
        <w:rPr>
          <w:rFonts w:ascii="Aptos" w:hAnsi="Aptos"/>
        </w:rPr>
        <w:t>mass flux</w:t>
      </w:r>
      <w:r w:rsidR="00A8352B">
        <w:rPr>
          <w:rFonts w:ascii="Aptos" w:hAnsi="Aptos"/>
        </w:rPr>
        <w:t xml:space="preserve"> </w:t>
      </w:r>
      <w:r w:rsidR="00CA6A27">
        <w:rPr>
          <w:rFonts w:ascii="Aptos" w:hAnsi="Aptos"/>
        </w:rPr>
        <w:t xml:space="preserve">(–2.6%) for the same moisture flux. Subcloud mean and turbulent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 xml:space="preserve">the </w:t>
      </w:r>
      <w:r w:rsidR="006368EC">
        <w:rPr>
          <w:rFonts w:ascii="Aptos" w:hAnsi="Aptos"/>
        </w:rPr>
        <w:t>cl</w:t>
      </w:r>
      <w:r w:rsidR="00530059">
        <w:rPr>
          <w:rFonts w:ascii="Aptos" w:hAnsi="Aptos"/>
        </w:rPr>
        <w:t>oud base cloud fraction</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–2.5 to –7.7 % K</w:t>
      </w:r>
      <w:r w:rsidR="00300074">
        <w:rPr>
          <w:rFonts w:ascii="Aptos" w:hAnsi="Aptos"/>
          <w:vertAlign w:val="superscript"/>
        </w:rPr>
        <w:t>–1</w:t>
      </w:r>
      <w:r w:rsidR="00642592">
        <w:rPr>
          <w:rFonts w:ascii="Aptos" w:hAnsi="Aptos"/>
        </w:rPr>
        <w:t xml:space="preserve">. Shallow cumulus region </w:t>
      </w:r>
      <w:r w:rsidR="00300074">
        <w:rPr>
          <w:rFonts w:ascii="Aptos" w:hAnsi="Aptos"/>
        </w:rPr>
        <w:t xml:space="preserve">shortwave cloud radiative </w:t>
      </w:r>
      <w:r w:rsidR="00D532B0">
        <w:rPr>
          <w:rFonts w:ascii="Aptos" w:hAnsi="Aptos"/>
        </w:rPr>
        <w:t xml:space="preserve">dimming </w:t>
      </w:r>
      <w:r w:rsidR="00642592">
        <w:rPr>
          <w:rFonts w:ascii="Aptos" w:hAnsi="Aptos"/>
        </w:rPr>
        <w:t>feedback is</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D532B0">
        <w:rPr>
          <w:rFonts w:ascii="Aptos" w:hAnsi="Aptos"/>
        </w:rPr>
        <w:t xml:space="preserve"> </w:t>
      </w:r>
      <w:r w:rsidR="00642592">
        <w:rPr>
          <w:rFonts w:ascii="Aptos" w:hAnsi="Aptos"/>
        </w:rPr>
        <w:t>K</w:t>
      </w:r>
      <w:r w:rsidR="00642592">
        <w:rPr>
          <w:rFonts w:ascii="Aptos" w:hAnsi="Aptos"/>
          <w:vertAlign w:val="superscript"/>
        </w:rPr>
        <w:t>–1</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642592">
        <w:rPr>
          <w:rFonts w:ascii="Aptos" w:hAnsi="Aptos"/>
        </w:rPr>
        <w:t xml:space="preserve">is </w:t>
      </w:r>
      <w:r w:rsidR="00D532B0">
        <w:rPr>
          <w:rFonts w:ascii="Aptos" w:hAnsi="Aptos"/>
        </w:rPr>
        <w:t>+0.4 to +1.3 W m</w:t>
      </w:r>
      <w:r w:rsidR="00D532B0">
        <w:rPr>
          <w:rFonts w:ascii="Aptos" w:hAnsi="Aptos"/>
          <w:vertAlign w:val="superscript"/>
        </w:rPr>
        <w:t>–2</w:t>
      </w:r>
      <w:r w:rsidR="00642592">
        <w:rPr>
          <w:rFonts w:ascii="Aptos" w:hAnsi="Aptos"/>
        </w:rPr>
        <w:t xml:space="preserve"> K</w:t>
      </w:r>
      <w:r w:rsidR="00642592">
        <w:rPr>
          <w:rFonts w:ascii="Aptos" w:hAnsi="Aptos"/>
          <w:vertAlign w:val="superscript"/>
        </w:rPr>
        <w:t>–1</w:t>
      </w:r>
      <w:r w:rsidR="00642592">
        <w:rPr>
          <w:rFonts w:ascii="Aptos" w:hAnsi="Aptos"/>
        </w:rPr>
        <w:t>.</w:t>
      </w:r>
    </w:p>
    <w:p w14:paraId="0C2F7CC1" w14:textId="77777777" w:rsidR="00CE09F6" w:rsidRPr="00891CDE" w:rsidRDefault="00CE09F6" w:rsidP="0089143E">
      <w:pPr>
        <w:pStyle w:val="Heading1"/>
      </w:pPr>
      <w:bookmarkStart w:id="2" w:name="introduction"/>
      <w:bookmarkEnd w:id="1"/>
      <w:r w:rsidRPr="00891CDE">
        <w:t>Introduction</w:t>
      </w:r>
    </w:p>
    <w:p w14:paraId="71AF1809" w14:textId="01A45272" w:rsidR="001A7E91" w:rsidRPr="00662C47" w:rsidRDefault="00F60A39" w:rsidP="00662C47">
      <w:pPr>
        <w:pStyle w:val="BodyText"/>
        <w:rPr>
          <w:rFonts w:eastAsiaTheme="minorEastAsia"/>
        </w:rPr>
      </w:pPr>
      <w:r>
        <w:rPr>
          <w:rFonts w:ascii="Aptos" w:hAnsi="Aptos"/>
        </w:rPr>
        <w:t>The s</w:t>
      </w:r>
      <w:r w:rsidR="00CE09F6" w:rsidRPr="00891CDE">
        <w:rPr>
          <w:rFonts w:ascii="Aptos" w:hAnsi="Aptos"/>
        </w:rPr>
        <w:t xml:space="preserve">hallow cumulus </w:t>
      </w:r>
      <w:r>
        <w:rPr>
          <w:rFonts w:ascii="Aptos" w:hAnsi="Aptos"/>
        </w:rPr>
        <w:t>cloud regime, with</w:t>
      </w:r>
      <w:r w:rsidR="00CE09F6" w:rsidRPr="00891CDE">
        <w:rPr>
          <w:rFonts w:ascii="Aptos" w:hAnsi="Aptos"/>
        </w:rPr>
        <w:t xml:space="preserve"> a mean cloud fraction of </w:t>
      </w:r>
      <w:r w:rsidR="00CE47B5">
        <w:rPr>
          <w:rFonts w:ascii="Aptos" w:hAnsi="Aptos"/>
        </w:rPr>
        <w:t>0.2-0.4</w:t>
      </w:r>
      <w:r>
        <w:rPr>
          <w:rFonts w:ascii="Aptos" w:hAnsi="Aptos"/>
        </w:rPr>
        <w:t>,</w:t>
      </w:r>
      <w:r w:rsidR="00CE09F6" w:rsidRPr="00891CDE">
        <w:rPr>
          <w:rFonts w:ascii="Aptos" w:hAnsi="Aptos"/>
        </w:rPr>
        <w:t xml:space="preserve"> covers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clearing of shallow cumulus</w:t>
      </w:r>
      <w:r w:rsidR="000A1B6B" w:rsidRPr="00891CDE">
        <w:rPr>
          <w:rFonts w:ascii="Aptos" w:hAnsi="Aptos"/>
        </w:rPr>
        <w:t xml:space="preserve"> </w:t>
      </w:r>
      <w:r w:rsidR="000A1B6B">
        <w:rPr>
          <w:rFonts w:ascii="Aptos" w:hAnsi="Aptos"/>
        </w:rPr>
        <w:t>cloud</w:t>
      </w:r>
      <w:r>
        <w:rPr>
          <w:rFonts w:ascii="Aptos" w:hAnsi="Aptos"/>
        </w:rPr>
        <w:t>s</w:t>
      </w:r>
      <w:r w:rsidR="001A7E91">
        <w:rPr>
          <w:rFonts w:ascii="Aptos" w:hAnsi="Aptos"/>
        </w:rPr>
        <w:t xml:space="preserve"> </w:t>
      </w:r>
      <w:r w:rsidR="000A1B6B">
        <w:rPr>
          <w:rFonts w:ascii="Aptos" w:hAnsi="Aptos"/>
        </w:rPr>
        <w:t>dominate</w:t>
      </w:r>
      <w:r w:rsidR="00135362">
        <w:rPr>
          <w:rFonts w:ascii="Aptos" w:hAnsi="Aptos"/>
        </w:rPr>
        <w:t>s</w:t>
      </w:r>
      <w:r w:rsidR="000A1B6B">
        <w:rPr>
          <w:rFonts w:ascii="Aptos" w:hAnsi="Aptos"/>
        </w:rPr>
        <w:t xml:space="preserve"> changes in </w:t>
      </w:r>
      <w:r w:rsidR="00BD405C">
        <w:rPr>
          <w:rFonts w:ascii="Aptos" w:hAnsi="Aptos"/>
        </w:rPr>
        <w:t xml:space="preserve">the frequency of occurrence </w:t>
      </w:r>
      <w:r w:rsidR="00135362">
        <w:rPr>
          <w:rFonts w:ascii="Aptos" w:hAnsi="Aptos"/>
        </w:rPr>
        <w:t>across</w:t>
      </w:r>
      <w:r w:rsidR="000A1B6B">
        <w:rPr>
          <w:rFonts w:ascii="Aptos" w:hAnsi="Aptos"/>
        </w:rPr>
        <w:t xml:space="preserve"> </w:t>
      </w:r>
      <w:r w:rsidR="001A7E91">
        <w:rPr>
          <w:rFonts w:ascii="Aptos" w:hAnsi="Aptos"/>
        </w:rPr>
        <w:t xml:space="preserve">different </w:t>
      </w:r>
      <w:r w:rsidR="000A1B6B">
        <w:rPr>
          <w:rFonts w:ascii="Aptos" w:hAnsi="Aptos"/>
        </w:rPr>
        <w:t>regimes</w:t>
      </w:r>
      <w:r w:rsidR="00736727">
        <w:rPr>
          <w:rFonts w:ascii="Aptos" w:hAnsi="Aptos"/>
        </w:rPr>
        <w:t xml:space="preserve"> </w:t>
      </w:r>
      <w:r w:rsidR="000A1B6B">
        <w:rPr>
          <w:rFonts w:ascii="Aptos" w:hAnsi="Aptos"/>
        </w:rPr>
        <w:t>(Zelinka et al. 2023)</w:t>
      </w:r>
      <w:r>
        <w:rPr>
          <w:rFonts w:ascii="Aptos" w:hAnsi="Aptos"/>
        </w:rPr>
        <w:t xml:space="preserve">. </w:t>
      </w:r>
      <w:r w:rsidR="00CE47B5" w:rsidRPr="004C2091">
        <w:rPr>
          <w:rFonts w:ascii="Aptos" w:hAnsi="Aptos"/>
        </w:rPr>
        <w:t xml:space="preserve">Low </w:t>
      </w:r>
      <w:r w:rsidR="51CE2EE5" w:rsidRPr="51CE2EE5">
        <w:rPr>
          <w:rFonts w:ascii="Aptos" w:hAnsi="Aptos"/>
        </w:rPr>
        <w:t>cloud amounts</w:t>
      </w:r>
      <w:r w:rsidR="009E46E0">
        <w:rPr>
          <w:rFonts w:ascii="Aptos" w:hAnsi="Aptos"/>
        </w:rPr>
        <w:t>, especially in subsiding regions</w:t>
      </w:r>
      <w:r w:rsidR="009E46E0" w:rsidRPr="004C2091">
        <w:rPr>
          <w:rFonts w:ascii="Aptos" w:hAnsi="Aptos"/>
        </w:rPr>
        <w:t>,</w:t>
      </w:r>
      <w:r w:rsidR="00CE47B5" w:rsidRPr="004C2091">
        <w:rPr>
          <w:rFonts w:ascii="Aptos" w:hAnsi="Aptos"/>
        </w:rPr>
        <w:t xml:space="preserve"> </w:t>
      </w:r>
      <w:r w:rsidR="009E46E0">
        <w:rPr>
          <w:rFonts w:ascii="Aptos" w:hAnsi="Aptos"/>
        </w:rPr>
        <w:t>mostly</w:t>
      </w:r>
      <w:r w:rsidR="00CE47B5" w:rsidRPr="004C2091">
        <w:rPr>
          <w:rFonts w:ascii="Aptos" w:hAnsi="Aptos"/>
        </w:rPr>
        <w:t xml:space="preserve"> decrease with warming </w:t>
      </w:r>
      <w:r w:rsidR="009E46E0" w:rsidRPr="004C2091">
        <w:rPr>
          <w:rFonts w:ascii="Aptos" w:hAnsi="Aptos"/>
        </w:rPr>
        <w:t>in climate models</w:t>
      </w:r>
      <w:r w:rsidR="009E46E0" w:rsidRPr="00F976FF">
        <w:rPr>
          <w:rFonts w:ascii="Aptos" w:hAnsi="Aptos"/>
        </w:rPr>
        <w:t xml:space="preserve"> </w:t>
      </w:r>
      <w:r w:rsidR="00CE47B5" w:rsidRPr="004C2091">
        <w:rPr>
          <w:rFonts w:ascii="Aptos" w:hAnsi="Aptos"/>
        </w:rPr>
        <w:t>(ISCCP, Zelinka</w:t>
      </w:r>
      <w:r w:rsidR="00AC1010" w:rsidRPr="004C2091">
        <w:rPr>
          <w:rFonts w:ascii="Aptos" w:hAnsi="Aptos"/>
        </w:rPr>
        <w:t xml:space="preserve"> et al., </w:t>
      </w:r>
      <w:r w:rsidR="00C0136F" w:rsidRPr="004C2091">
        <w:rPr>
          <w:rFonts w:ascii="Aptos" w:hAnsi="Aptos"/>
        </w:rPr>
        <w:t>202</w:t>
      </w:r>
      <w:r w:rsidR="00AC1010" w:rsidRPr="004C2091">
        <w:rPr>
          <w:rFonts w:ascii="Aptos" w:hAnsi="Aptos"/>
        </w:rPr>
        <w:t>3</w:t>
      </w:r>
      <w:r w:rsidR="00AF1718" w:rsidRPr="004C2091">
        <w:rPr>
          <w:rFonts w:ascii="Aptos" w:hAnsi="Aptos"/>
        </w:rPr>
        <w:t>; Webb and Lock, 2013;</w:t>
      </w:r>
      <w:r w:rsidR="00CE47B5" w:rsidRPr="004C2091">
        <w:rPr>
          <w:rFonts w:ascii="Aptos" w:hAnsi="Aptos"/>
        </w:rPr>
        <w:t xml:space="preserve"> Webb </w:t>
      </w:r>
      <w:r w:rsidR="00C0136F" w:rsidRPr="004C2091">
        <w:rPr>
          <w:rFonts w:ascii="Aptos" w:hAnsi="Aptos"/>
        </w:rPr>
        <w:t xml:space="preserve">et al. </w:t>
      </w:r>
      <w:r w:rsidR="00AF1718" w:rsidRPr="004C2091">
        <w:rPr>
          <w:rFonts w:ascii="Aptos" w:hAnsi="Aptos"/>
        </w:rPr>
        <w:t>2017</w:t>
      </w:r>
      <w:r w:rsidR="00CE47B5" w:rsidRPr="004C2091">
        <w:rPr>
          <w:rFonts w:ascii="Aptos" w:hAnsi="Aptos"/>
        </w:rPr>
        <w:t xml:space="preserve">, Jin et al. 2026). </w:t>
      </w:r>
      <w:r w:rsidR="51CE2EE5" w:rsidRPr="51CE2EE5">
        <w:rPr>
          <w:rFonts w:ascii="Aptos" w:hAnsi="Aptos"/>
        </w:rPr>
        <w:t>This</w:t>
      </w:r>
      <w:r w:rsidR="00CE47B5">
        <w:rPr>
          <w:rFonts w:ascii="Aptos" w:hAnsi="Aptos"/>
        </w:rPr>
        <w:t xml:space="preserve"> </w:t>
      </w:r>
      <w:r w:rsidR="009E46E0">
        <w:rPr>
          <w:rFonts w:ascii="Aptos" w:hAnsi="Aptos"/>
        </w:rPr>
        <w:t xml:space="preserve">positive </w:t>
      </w:r>
      <w:r w:rsidR="00CE47B5">
        <w:rPr>
          <w:rFonts w:ascii="Aptos" w:hAnsi="Aptos"/>
        </w:rPr>
        <w:t>shallow cumulus</w:t>
      </w:r>
      <w:r w:rsidR="00CE47B5" w:rsidRPr="00891CDE">
        <w:rPr>
          <w:rFonts w:ascii="Aptos" w:hAnsi="Aptos"/>
        </w:rPr>
        <w:t xml:space="preserve"> feedback</w:t>
      </w:r>
      <w:r w:rsidR="00CE47B5">
        <w:rPr>
          <w:rFonts w:ascii="Aptos" w:hAnsi="Aptos"/>
        </w:rPr>
        <w:t xml:space="preserve"> </w:t>
      </w:r>
      <w:r w:rsidR="51CE2EE5" w:rsidRPr="51CE2EE5">
        <w:rPr>
          <w:rFonts w:ascii="Aptos" w:hAnsi="Aptos"/>
        </w:rPr>
        <w:t>varies a</w:t>
      </w:r>
      <w:r w:rsidR="004C2091">
        <w:rPr>
          <w:rFonts w:ascii="Aptos" w:hAnsi="Aptos"/>
        </w:rPr>
        <w:t>mong</w:t>
      </w:r>
      <w:ins w:id="3" w:author="Andrea Jenney" w:date="2026-08-06T16:56:00Z" w16du:dateUtc="2026-08-06T16:56:45Z">
        <w:r w:rsidR="51CE2EE5" w:rsidRPr="51CE2EE5">
          <w:rPr>
            <w:rFonts w:ascii="Aptos" w:hAnsi="Aptos"/>
          </w:rPr>
          <w:t xml:space="preserve"> </w:t>
        </w:r>
      </w:ins>
      <w:r w:rsidR="00CE47B5">
        <w:rPr>
          <w:rFonts w:ascii="Aptos" w:hAnsi="Aptos"/>
        </w:rPr>
        <w:t>models</w:t>
      </w:r>
      <w:r w:rsidR="51CE2EE5" w:rsidRPr="51CE2EE5">
        <w:rPr>
          <w:rFonts w:ascii="Aptos" w:hAnsi="Aptos"/>
        </w:rPr>
        <w:t>, widening</w:t>
      </w:r>
      <w:r w:rsidR="00CE47B5">
        <w:rPr>
          <w:rFonts w:ascii="Aptos" w:hAnsi="Aptos"/>
        </w:rPr>
        <w:t xml:space="preserve"> the spread of climate model </w:t>
      </w:r>
      <w:r w:rsidR="51CE2EE5" w:rsidRPr="51CE2EE5">
        <w:rPr>
          <w:rFonts w:ascii="Aptos" w:hAnsi="Aptos"/>
        </w:rPr>
        <w:t>projected</w:t>
      </w:r>
      <w:r w:rsidR="00CE47B5">
        <w:rPr>
          <w:rFonts w:ascii="Aptos" w:hAnsi="Aptos"/>
        </w:rPr>
        <w:t xml:space="preserve"> temperature </w:t>
      </w:r>
      <w:r w:rsidR="51CE2EE5" w:rsidRPr="51CE2EE5">
        <w:rPr>
          <w:rFonts w:ascii="Aptos" w:hAnsi="Aptos"/>
        </w:rPr>
        <w:t xml:space="preserve">sensitivity </w:t>
      </w:r>
      <w:r w:rsidR="00CE47B5">
        <w:rPr>
          <w:rFonts w:ascii="Aptos" w:hAnsi="Aptos"/>
        </w:rPr>
        <w:t>to CO</w:t>
      </w:r>
      <w:r w:rsidR="00CE47B5" w:rsidRPr="006704DD">
        <w:rPr>
          <w:rFonts w:ascii="Aptos" w:hAnsi="Aptos"/>
          <w:vertAlign w:val="subscript"/>
        </w:rPr>
        <w:t>2</w:t>
      </w:r>
      <w:r w:rsidR="00CE47B5">
        <w:rPr>
          <w:rFonts w:ascii="Aptos" w:hAnsi="Aptos"/>
        </w:rPr>
        <w:t xml:space="preserve"> </w:t>
      </w:r>
      <w:r w:rsidR="00CE47B5" w:rsidRPr="00891CDE">
        <w:rPr>
          <w:rFonts w:ascii="Aptos" w:hAnsi="Aptos"/>
        </w:rPr>
        <w:t>(</w:t>
      </w:r>
      <w:r w:rsidR="009E46E0" w:rsidRPr="00891CDE">
        <w:rPr>
          <w:rFonts w:ascii="Aptos" w:hAnsi="Aptos"/>
        </w:rPr>
        <w:t>Bony and Dufresne, 200</w:t>
      </w:r>
      <w:r w:rsidR="009E46E0">
        <w:rPr>
          <w:rFonts w:ascii="Aptos" w:hAnsi="Aptos"/>
        </w:rPr>
        <w:t xml:space="preserve">5;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commentRangeStart w:id="4"/>
      <w:r w:rsidR="00CE47B5" w:rsidRPr="00891CDE">
        <w:rPr>
          <w:rFonts w:ascii="Aptos" w:hAnsi="Aptos"/>
        </w:rPr>
        <w:t>).</w:t>
      </w:r>
      <w:commentRangeEnd w:id="4"/>
      <w:r w:rsidRPr="00662C47">
        <w:rPr>
          <w:rStyle w:val="CommentReference"/>
          <w:rFonts w:eastAsiaTheme="minorEastAsia"/>
          <w:sz w:val="24"/>
          <w:szCs w:val="24"/>
        </w:rPr>
        <w:commentReference w:id="4"/>
      </w:r>
    </w:p>
    <w:p w14:paraId="493666ED" w14:textId="4F163218" w:rsidR="008E49C2" w:rsidRDefault="00736727" w:rsidP="0040399F">
      <w:pPr>
        <w:pStyle w:val="FirstParagraph"/>
      </w:pPr>
      <w:r>
        <w:lastRenderedPageBreak/>
        <w:t>L</w:t>
      </w:r>
      <w:r w:rsidR="000A1B6B">
        <w:t>ow cloud</w:t>
      </w:r>
      <w:r w:rsidR="51CE2EE5">
        <w:t xml:space="preserve"> </w:t>
      </w:r>
      <w:r w:rsidR="00FE5465">
        <w:t>fraction</w:t>
      </w:r>
      <w:r w:rsidR="000A1B6B">
        <w:t xml:space="preserve"> </w:t>
      </w:r>
      <w:r>
        <w:t>is</w:t>
      </w:r>
      <w:r w:rsidR="000A1B6B">
        <w:t xml:space="preserve"> sensitive to humidity at </w:t>
      </w:r>
      <w:r w:rsidR="008E49C2">
        <w:t>cloud base</w:t>
      </w:r>
      <w:r w:rsidR="000A1B6B">
        <w:t xml:space="preserve"> (Sherwood et al. 2014; Brient et al. 2016; Vial et al. 2017). </w:t>
      </w:r>
      <w:r w:rsidR="006E78F2">
        <w:t>In</w:t>
      </w:r>
      <w:r w:rsidR="001A7E91">
        <w:t xml:space="preserve"> the </w:t>
      </w:r>
      <w:r w:rsidR="006E78F2" w:rsidRPr="006E78F2">
        <w:rPr>
          <w:i/>
          <w:iCs/>
        </w:rPr>
        <w:t>mixing-induced low cloud</w:t>
      </w:r>
      <w:r w:rsidR="006E78F2">
        <w:t xml:space="preserve"> </w:t>
      </w:r>
      <w:r w:rsidR="000A1B6B">
        <w:t>feedback,</w:t>
      </w:r>
      <w:r>
        <w:t xml:space="preserve"> </w:t>
      </w:r>
      <w:r w:rsidR="000A1B6B">
        <w:t xml:space="preserve">cumulus clouds </w:t>
      </w:r>
      <w:r w:rsidR="006E78F2">
        <w:t xml:space="preserve">and shallow circulations </w:t>
      </w:r>
      <w:r w:rsidR="000A1B6B">
        <w:t xml:space="preserve">mix drier air </w:t>
      </w:r>
      <w:r>
        <w:t>downward</w:t>
      </w:r>
      <w:r w:rsidR="005F756B">
        <w:t xml:space="preserve">, </w:t>
      </w:r>
      <w:r w:rsidR="000A1B6B">
        <w:t xml:space="preserve">desiccating </w:t>
      </w:r>
      <w:r w:rsidR="005F756B">
        <w:t>clouds</w:t>
      </w:r>
      <w:r w:rsidR="008E49C2">
        <w:t xml:space="preserve"> near their lifting condensation level (LCL)</w:t>
      </w:r>
      <w:r w:rsidR="009B2C7E">
        <w:t xml:space="preserve">. </w:t>
      </w:r>
      <w:r w:rsidR="006704DD">
        <w:t>CMIP3 m</w:t>
      </w:r>
      <w:r w:rsidR="005F756B">
        <w:t>odels with</w:t>
      </w:r>
      <w:r w:rsidR="009B2C7E">
        <w:t xml:space="preserve"> more</w:t>
      </w:r>
      <w:r w:rsidR="005F756B">
        <w:t xml:space="preserve"> convective mixing</w:t>
      </w:r>
      <w:r w:rsidR="000A1B6B">
        <w:t xml:space="preserve"> </w:t>
      </w:r>
      <w:r w:rsidR="006704DD">
        <w:t xml:space="preserve">were found to </w:t>
      </w:r>
      <w:r w:rsidR="005F756B">
        <w:t xml:space="preserve">export more moisture from the boundary layer </w:t>
      </w:r>
      <w:r w:rsidR="009B2C7E">
        <w:t>under</w:t>
      </w:r>
      <w:r w:rsidR="005F756B">
        <w:t xml:space="preserve"> warming</w:t>
      </w:r>
      <w:r w:rsidR="006704DD">
        <w:t>, with the strength of this cloud desiccation explaining</w:t>
      </w:r>
      <w:r w:rsidR="009B2C7E">
        <w:t xml:space="preserve"> </w:t>
      </w:r>
      <w:r w:rsidR="006704DD">
        <w:t>variations in their</w:t>
      </w:r>
      <w:r w:rsidR="0082720B">
        <w:t xml:space="preserve"> climate sensitivity</w:t>
      </w:r>
      <w:r w:rsidR="001A7E91">
        <w:t xml:space="preserve"> (Sherwood et al. 2014)</w:t>
      </w:r>
      <w:r w:rsidR="0082720B">
        <w:t>.</w:t>
      </w:r>
    </w:p>
    <w:p w14:paraId="22D40C24" w14:textId="3A4076E1" w:rsidR="000A1B6B" w:rsidRDefault="009B2C7E" w:rsidP="00650407">
      <w:pPr>
        <w:pStyle w:val="FirstParagraph"/>
      </w:pPr>
      <w:r>
        <w:t xml:space="preserve">In </w:t>
      </w:r>
      <w:r w:rsidR="000F6BBF">
        <w:t xml:space="preserve">the </w:t>
      </w:r>
      <w:r>
        <w:t>north</w:t>
      </w:r>
      <w:r w:rsidR="000F6BBF">
        <w:t>ern</w:t>
      </w:r>
      <w:r>
        <w:t xml:space="preserve"> tropical </w:t>
      </w:r>
      <w:r w:rsidR="000F6BBF">
        <w:t>Atlantic in Jan-Feb 2020</w:t>
      </w:r>
      <w:r>
        <w:t xml:space="preserve">, </w:t>
      </w:r>
      <w:r w:rsidR="00DB70C0" w:rsidRPr="00DB70C0">
        <w:t xml:space="preserve">airborne lidar and radar </w:t>
      </w:r>
      <w:r w:rsidR="00FC1D12">
        <w:t xml:space="preserve">observed </w:t>
      </w:r>
      <w:r w:rsidR="00DB70C0" w:rsidRPr="00DB70C0">
        <w:t xml:space="preserve">cloud-base cloud fraction </w:t>
      </w:r>
      <w:r w:rsidR="00FC1D12">
        <w:t>of</w:t>
      </w:r>
      <w:r w:rsidR="00DB70C0" w:rsidRPr="00DB70C0">
        <w:t xml:space="preserve"> 5 % (</w:t>
      </w:r>
      <w:r w:rsidR="004D650A">
        <w:t>Bony et al., 2022;</w:t>
      </w:r>
      <w:r w:rsidR="00DB70C0" w:rsidRPr="00DB70C0">
        <w:t xml:space="preserve"> Vogel et al.</w:t>
      </w:r>
      <w:r w:rsidR="004D650A">
        <w:t>,</w:t>
      </w:r>
      <w:r w:rsidR="00DB70C0" w:rsidRPr="00DB70C0">
        <w:t xml:space="preserve"> 2022)</w:t>
      </w:r>
      <w:r w:rsidR="00DB70C0">
        <w:t xml:space="preserve">. </w:t>
      </w:r>
      <w:commentRangeStart w:id="5"/>
      <w:commentRangeStart w:id="6"/>
      <w:r w:rsidR="00FC1D12">
        <w:t>Satellite albedo from GOES shows</w:t>
      </w:r>
      <w:r>
        <w:t xml:space="preserve"> shallow clouds have </w:t>
      </w:r>
      <w:r w:rsidR="00DB70C0">
        <w:t>3</w:t>
      </w:r>
      <w:r w:rsidR="009E46E0">
        <w:t>-8</w:t>
      </w:r>
      <w:r w:rsidR="00DB70C0">
        <w:t>%</w:t>
      </w:r>
      <w:r>
        <w:t xml:space="preserve"> cloud </w:t>
      </w:r>
      <w:r w:rsidR="003932F0">
        <w:t>albedo</w:t>
      </w:r>
      <w:r>
        <w:t xml:space="preserve"> </w:t>
      </w:r>
      <w:r w:rsidR="009E46E0">
        <w:t xml:space="preserve">due to clouds </w:t>
      </w:r>
      <w:r w:rsidR="00FC1D12">
        <w:t>below 1 km</w:t>
      </w:r>
      <w:r w:rsidR="009E46E0">
        <w:t xml:space="preserve"> (depending on overlap, </w:t>
      </w:r>
      <w:r>
        <w:t xml:space="preserve">Fig. </w:t>
      </w:r>
      <w:r w:rsidR="00FC1D12">
        <w:t>REFLALBEDO</w:t>
      </w:r>
      <w:r>
        <w:t>).</w:t>
      </w:r>
      <w:commentRangeEnd w:id="5"/>
      <w:r>
        <w:rPr>
          <w:rStyle w:val="CommentReference"/>
          <w:sz w:val="24"/>
          <w:szCs w:val="24"/>
        </w:rPr>
        <w:commentReference w:id="5"/>
      </w:r>
      <w:commentRangeEnd w:id="6"/>
      <w:r w:rsidR="009E46E0">
        <w:rPr>
          <w:rStyle w:val="CommentReference"/>
          <w:sz w:val="24"/>
          <w:szCs w:val="24"/>
        </w:rPr>
        <w:commentReference w:id="6"/>
      </w:r>
      <w:r>
        <w:t xml:space="preserve"> </w:t>
      </w:r>
      <w:r w:rsidR="00B07A18">
        <w:t>CMIP6 control simulations tend to have fewer and optically thicker clouds than observed over the northern tropical Atlantic in January-Februar</w:t>
      </w:r>
      <w:commentRangeStart w:id="7"/>
      <w:commentRangeStart w:id="8"/>
      <w:r w:rsidR="00B07A18">
        <w:t>y (</w:t>
      </w:r>
      <w:r w:rsidR="004E3632">
        <w:t xml:space="preserve">Methods </w:t>
      </w:r>
      <w:r w:rsidR="00B07A18">
        <w:t>Fig. ALLCOSP)</w:t>
      </w:r>
      <w:commentRangeEnd w:id="7"/>
      <w:r>
        <w:rPr>
          <w:rStyle w:val="CommentReference"/>
          <w:sz w:val="24"/>
          <w:szCs w:val="24"/>
        </w:rPr>
        <w:commentReference w:id="7"/>
      </w:r>
      <w:commentRangeEnd w:id="8"/>
      <w:r w:rsidR="00F976FF">
        <w:rPr>
          <w:rStyle w:val="CommentReference"/>
          <w:sz w:val="24"/>
          <w:szCs w:val="24"/>
        </w:rPr>
        <w:commentReference w:id="8"/>
      </w:r>
      <w:r w:rsidR="00B07A18">
        <w:t xml:space="preserve">. </w:t>
      </w:r>
      <w:r w:rsidR="00736727" w:rsidRPr="009B2C7E">
        <w:rPr>
          <w:lang w:val="fr-FR"/>
        </w:rPr>
        <w:t>O</w:t>
      </w:r>
      <w:r w:rsidR="000A1B6B" w:rsidRPr="009B2C7E">
        <w:rPr>
          <w:lang w:val="fr-FR"/>
        </w:rPr>
        <w:t>bservations</w:t>
      </w:r>
      <w:r w:rsidR="00FD0769" w:rsidRPr="009B2C7E">
        <w:rPr>
          <w:lang w:val="fr-FR"/>
        </w:rPr>
        <w:t xml:space="preserve"> </w:t>
      </w:r>
      <w:r w:rsidR="0082720B" w:rsidRPr="009B2C7E">
        <w:rPr>
          <w:lang w:val="fr-FR"/>
        </w:rPr>
        <w:t xml:space="preserve">and LES </w:t>
      </w:r>
      <w:r w:rsidR="00FE5465">
        <w:rPr>
          <w:lang w:val="fr-FR"/>
        </w:rPr>
        <w:t>show</w:t>
      </w:r>
      <w:r w:rsidR="008E49C2">
        <w:rPr>
          <w:lang w:val="fr-FR"/>
        </w:rPr>
        <w:t xml:space="preserve"> that</w:t>
      </w:r>
      <w:r w:rsidR="000A1B6B" w:rsidRPr="009B2C7E">
        <w:rPr>
          <w:lang w:val="fr-FR"/>
        </w:rPr>
        <w:t xml:space="preserve"> subcloud turbulence moderates cloud base moisture</w:t>
      </w:r>
      <w:r w:rsidR="0082720B" w:rsidRPr="009B2C7E">
        <w:rPr>
          <w:lang w:val="fr-FR"/>
        </w:rPr>
        <w:t xml:space="preserve"> and </w:t>
      </w:r>
      <w:r w:rsidR="00C31E17" w:rsidRPr="009B2C7E">
        <w:rPr>
          <w:lang w:val="fr-FR"/>
        </w:rPr>
        <w:t xml:space="preserve">cloud fraction </w:t>
      </w:r>
      <w:r w:rsidR="000A1B6B" w:rsidRPr="009B2C7E">
        <w:rPr>
          <w:lang w:val="fr-FR"/>
        </w:rPr>
        <w:t>(Nuijens et al.</w:t>
      </w:r>
      <w:r w:rsidR="00F362C9">
        <w:rPr>
          <w:lang w:val="fr-FR"/>
        </w:rPr>
        <w:t>,</w:t>
      </w:r>
      <w:r w:rsidR="000A1B6B" w:rsidRPr="009B2C7E">
        <w:rPr>
          <w:lang w:val="fr-FR"/>
        </w:rPr>
        <w:t xml:space="preserve"> 2013; </w:t>
      </w:r>
      <w:r w:rsidR="001F40E7" w:rsidRPr="009B2C7E">
        <w:rPr>
          <w:lang w:val="fr-FR"/>
        </w:rPr>
        <w:t>Bretherton et al.</w:t>
      </w:r>
      <w:r w:rsidR="00F362C9">
        <w:rPr>
          <w:lang w:val="fr-FR"/>
        </w:rPr>
        <w:t>,</w:t>
      </w:r>
      <w:r w:rsidR="001F40E7" w:rsidRPr="009B2C7E">
        <w:rPr>
          <w:lang w:val="fr-FR"/>
        </w:rPr>
        <w:t xml:space="preserve"> 2013</w:t>
      </w:r>
      <w:r w:rsidR="001F40E7">
        <w:rPr>
          <w:lang w:val="fr-FR"/>
        </w:rPr>
        <w:t xml:space="preserve">; </w:t>
      </w:r>
      <w:r w:rsidR="000A1B6B" w:rsidRPr="009B2C7E">
        <w:rPr>
          <w:lang w:val="fr-FR"/>
        </w:rPr>
        <w:t>Brient et al.</w:t>
      </w:r>
      <w:r w:rsidR="00F362C9">
        <w:rPr>
          <w:lang w:val="fr-FR"/>
        </w:rPr>
        <w:t>,</w:t>
      </w:r>
      <w:r w:rsidR="000A1B6B" w:rsidRPr="009B2C7E">
        <w:rPr>
          <w:lang w:val="fr-FR"/>
        </w:rPr>
        <w:t xml:space="preserve"> 2016; Vial et al.</w:t>
      </w:r>
      <w:r w:rsidR="00F362C9">
        <w:rPr>
          <w:lang w:val="fr-FR"/>
        </w:rPr>
        <w:t>,</w:t>
      </w:r>
      <w:r w:rsidR="000A1B6B" w:rsidRPr="009B2C7E">
        <w:rPr>
          <w:lang w:val="fr-FR"/>
        </w:rPr>
        <w:t xml:space="preserve"> 2017</w:t>
      </w:r>
      <w:r w:rsidR="0082720B" w:rsidRPr="009B2C7E">
        <w:rPr>
          <w:lang w:val="fr-FR"/>
        </w:rPr>
        <w:t>).</w:t>
      </w:r>
    </w:p>
    <w:p w14:paraId="20A17B07" w14:textId="68AC7885" w:rsidR="00B70367" w:rsidRPr="00D823E6" w:rsidRDefault="00FE5465" w:rsidP="000A1B6B">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52B9A2B6" wp14:editId="7381855B">
            <wp:extent cx="5943600" cy="2377440"/>
            <wp:effectExtent l="0" t="0" r="0" b="0"/>
            <wp:docPr id="3366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1281" name="Picture 336691281"/>
                    <pic:cNvPicPr/>
                  </pic:nvPicPr>
                  <pic:blipFill>
                    <a:blip r:embed="rId11"/>
                    <a:stretch>
                      <a:fillRect/>
                    </a:stretch>
                  </pic:blipFill>
                  <pic:spPr>
                    <a:xfrm>
                      <a:off x="0" y="0"/>
                      <a:ext cx="5943600" cy="2377440"/>
                    </a:xfrm>
                    <a:prstGeom prst="rect">
                      <a:avLst/>
                    </a:prstGeom>
                  </pic:spPr>
                </pic:pic>
              </a:graphicData>
            </a:graphic>
          </wp:inline>
        </w:drawing>
      </w:r>
    </w:p>
    <w:p w14:paraId="17EBC00A" w14:textId="6AF8917A" w:rsidR="00766D5D" w:rsidRDefault="006130D0" w:rsidP="00D823E6">
      <w:pPr>
        <w:pStyle w:val="BodyText"/>
        <w:rPr>
          <w:rFonts w:ascii="Menlo" w:hAnsi="Menlo" w:cs="Menlo"/>
          <w:color w:val="3B2322"/>
          <w:sz w:val="32"/>
          <w:szCs w:val="32"/>
        </w:rPr>
      </w:pPr>
      <w:commentRangeStart w:id="9"/>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commentRangeEnd w:id="9"/>
      <w:r w:rsidR="00F976FF">
        <w:rPr>
          <w:rStyle w:val="CommentReference"/>
          <w:rFonts w:ascii="Aptos Narrow" w:hAnsi="Aptos Narrow"/>
          <w:sz w:val="24"/>
          <w:szCs w:val="24"/>
        </w:rPr>
        <w:commentReference w:id="9"/>
      </w:r>
      <w:r w:rsidR="00044214">
        <w:rPr>
          <w:rFonts w:ascii="Aptos Narrow" w:hAnsi="Aptos Narrow"/>
        </w:rPr>
        <w:t xml:space="preserve">Vertical profile of fraction of cloudy pixels (black), cloud </w:t>
      </w:r>
      <w:r w:rsidR="00632E62">
        <w:rPr>
          <w:rFonts w:ascii="Aptos Narrow" w:hAnsi="Aptos Narrow"/>
        </w:rPr>
        <w:t>albedo</w:t>
      </w:r>
      <w:r w:rsidR="00F976FF">
        <w:rPr>
          <w:rFonts w:ascii="Aptos Narrow" w:hAnsi="Aptos Narrow"/>
        </w:rPr>
        <w:t>-</w:t>
      </w:r>
      <w:r w:rsidR="00044214">
        <w:rPr>
          <w:rFonts w:ascii="Aptos Narrow" w:hAnsi="Aptos Narrow"/>
        </w:rPr>
        <w:t>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F976FF">
        <w:rPr>
          <w:rFonts w:ascii="Aptos Narrow" w:hAnsi="Aptos Narrow"/>
        </w:rPr>
        <w:t xml:space="preserve">for 2020 Jan 15 – Feb 19 </w:t>
      </w:r>
      <w:r w:rsidR="008E6442">
        <w:rPr>
          <w:rFonts w:ascii="Aptos Narrow" w:hAnsi="Aptos Narrow"/>
        </w:rPr>
        <w:t xml:space="preserve">12.5-16 °N, 60-49 ° W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w:t>
      </w:r>
      <w:commentRangeStart w:id="10"/>
      <w:commentRangeStart w:id="11"/>
      <w:r w:rsidR="00FC2816">
        <w:rPr>
          <w:rFonts w:ascii="Aptos Narrow" w:hAnsi="Aptos Narrow"/>
        </w:rPr>
        <w:t>albedo is computed from cloud optical thickness</w:t>
      </w:r>
      <w:commentRangeEnd w:id="10"/>
      <w:r w:rsidR="00F976FF">
        <w:rPr>
          <w:rStyle w:val="CommentReference"/>
          <w:rFonts w:ascii="Aptos Narrow" w:hAnsi="Aptos Narrow"/>
          <w:sz w:val="24"/>
          <w:szCs w:val="24"/>
        </w:rPr>
        <w:commentReference w:id="10"/>
      </w:r>
      <w:commentRangeEnd w:id="11"/>
      <w:r w:rsidR="00F976FF">
        <w:rPr>
          <w:rStyle w:val="CommentReference"/>
          <w:rFonts w:ascii="Aptos Narrow" w:hAnsi="Aptos Narrow"/>
          <w:sz w:val="24"/>
          <w:szCs w:val="24"/>
        </w:rPr>
        <w:commentReference w:id="11"/>
      </w:r>
      <w:r w:rsidR="00F976FF">
        <w:rPr>
          <w:rFonts w:ascii="Aptos Narrow" w:hAnsi="Aptos Narrow"/>
        </w:rPr>
        <w:t xml:space="preserve"> (methods: </w:t>
      </w:r>
      <w:r w:rsidR="00F976FF" w:rsidRPr="00F976FF">
        <w:rPr>
          <w:rFonts w:ascii="Aptos Narrow" w:hAnsi="Aptos Narrow"/>
        </w:rPr>
        <w:t>Low clouds in trade cumulus regions</w:t>
      </w:r>
      <w:r w:rsidR="00F976FF">
        <w:rPr>
          <w:rFonts w:ascii="Aptos Narrow" w:hAnsi="Aptos Narrow"/>
        </w:rPr>
        <w:t>)</w:t>
      </w:r>
      <w:r w:rsidR="00FC2816">
        <w:rPr>
          <w:rFonts w:ascii="Aptos Narrow" w:hAnsi="Aptos Narrow"/>
        </w:rPr>
        <w:t xml:space="preserve">. </w:t>
      </w:r>
      <w:r w:rsidR="00044214">
        <w:rPr>
          <w:rFonts w:ascii="Aptos Narrow" w:hAnsi="Aptos Narrow"/>
        </w:rPr>
        <w:t>Cloud frequency counts pixels with optically thin clouds,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F976FF">
        <w:rPr>
          <w:rFonts w:ascii="Aptos Narrow" w:hAnsi="Aptos Narrow"/>
        </w:rPr>
        <w:t>Shortwave cloud radiative effect is proportional to c</w:t>
      </w:r>
      <w:commentRangeStart w:id="12"/>
      <w:r w:rsidR="00EC6620">
        <w:rPr>
          <w:rFonts w:ascii="Aptos Narrow" w:hAnsi="Aptos Narrow"/>
        </w:rPr>
        <w:t>loud a</w:t>
      </w:r>
      <w:r w:rsidR="00FC2816">
        <w:rPr>
          <w:rFonts w:ascii="Aptos Narrow" w:hAnsi="Aptos Narrow"/>
        </w:rPr>
        <w:t>lbedo.</w:t>
      </w:r>
      <w:r w:rsidR="00D823E6">
        <w:rPr>
          <w:rFonts w:ascii="Aptos Narrow" w:hAnsi="Aptos Narrow"/>
        </w:rPr>
        <w:t xml:space="preserve"> </w:t>
      </w:r>
      <w:commentRangeEnd w:id="12"/>
      <w:r>
        <w:rPr>
          <w:rStyle w:val="CommentReference"/>
          <w:rFonts w:ascii="Aptos Narrow" w:eastAsiaTheme="minorEastAsia" w:hAnsi="Aptos Narrow" w:cs="Times New Roman"/>
          <w:sz w:val="24"/>
          <w:szCs w:val="24"/>
        </w:rPr>
        <w:commentReference w:id="12"/>
      </w:r>
      <w:r w:rsidR="00D823E6">
        <w:rPr>
          <w:rFonts w:ascii="Aptos Narrow" w:eastAsiaTheme="minorEastAsia" w:hAnsi="Aptos Narrow" w:cs="Times New Roman"/>
        </w:rPr>
        <w:t>(c)</w:t>
      </w:r>
      <w:r w:rsidR="00D823E6" w:rsidRPr="00256720">
        <w:rPr>
          <w:rFonts w:ascii="Aptos Narrow" w:eastAsiaTheme="minorEastAsia" w:hAnsi="Aptos Narrow" w:cs="Times New Roman"/>
        </w:rPr>
        <w:t xml:space="preserve"> Observed specific humidity from the ATOMIC </w:t>
      </w:r>
      <w:r w:rsidR="00D823E6" w:rsidRPr="00256720">
        <w:rPr>
          <w:rFonts w:ascii="Aptos Narrow" w:eastAsiaTheme="minorEastAsia" w:hAnsi="Aptos Narrow" w:cs="Times New Roman"/>
          <w:i/>
          <w:iCs/>
        </w:rPr>
        <w:t xml:space="preserve">Ron Brown </w:t>
      </w:r>
      <w:r w:rsidR="00D823E6" w:rsidRPr="00256720">
        <w:rPr>
          <w:rFonts w:ascii="Aptos Narrow" w:eastAsiaTheme="minorEastAsia" w:hAnsi="Aptos Narrow" w:cs="Times New Roman"/>
        </w:rPr>
        <w:t>radiosondes (gray)</w:t>
      </w:r>
      <w:r w:rsidR="00D823E6">
        <w:rPr>
          <w:rFonts w:ascii="Aptos Narrow" w:eastAsiaTheme="minorEastAsia" w:hAnsi="Aptos Narrow" w:cs="Times New Roman"/>
        </w:rPr>
        <w:t>,</w:t>
      </w:r>
      <w:r w:rsidR="00D823E6"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(black)</w:t>
      </w:r>
      <w:r w:rsidR="00D823E6">
        <w:rPr>
          <w:rFonts w:ascii="Aptos Narrow" w:eastAsiaTheme="minorEastAsia" w:hAnsi="Aptos Narrow" w:cs="Times New Roman"/>
        </w:rPr>
        <w:t xml:space="preserve"> and </w:t>
      </w:r>
      <w:r w:rsidR="00D823E6"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(blue) </w:t>
      </w:r>
      <w:r w:rsidR="00D823E6"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(green) </w:t>
      </w:r>
      <w:r w:rsidR="00D823E6" w:rsidRPr="00256720">
        <w:rPr>
          <w:rFonts w:ascii="Aptos Narrow" w:eastAsiaTheme="minorEastAsia" w:hAnsi="Aptos Narrow" w:cs="Times New Roman"/>
        </w:rPr>
        <w:t>for a range of</w:t>
      </w:r>
      <w:r w:rsidR="00D823E6">
        <w:rPr>
          <w:rFonts w:ascii="Aptos Narrow" w:eastAsiaTheme="minorEastAsia" w:hAnsi="Aptos Narrow" w:cs="Times New Roman"/>
        </w:rPr>
        <w:t xml:space="preserve"> total</w:t>
      </w:r>
      <w:r w:rsidR="00D823E6" w:rsidRPr="00256720">
        <w:rPr>
          <w:rFonts w:ascii="Aptos Narrow" w:eastAsiaTheme="minorEastAsia" w:hAnsi="Aptos Narrow" w:cs="Times New Roman"/>
        </w:rPr>
        <w:t xml:space="preserve"> </w:t>
      </w:r>
      <w:r w:rsidR="000F6BBF" w:rsidRPr="00256720">
        <w:rPr>
          <w:rFonts w:ascii="Aptos Narrow" w:eastAsiaTheme="minorEastAsia" w:hAnsi="Aptos Narrow" w:cs="Times New Roman"/>
        </w:rPr>
        <w:t xml:space="preserve">(entrainment </w:t>
      </w:r>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autoconversion</w:t>
      </w:r>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w:t>
      </w:r>
      <w:r w:rsidR="00D823E6" w:rsidRPr="00256720">
        <w:rPr>
          <w:rFonts w:ascii="Aptos Narrow" w:eastAsiaTheme="minorEastAsia" w:hAnsi="Aptos Narrow" w:cs="Times New Roman"/>
        </w:rPr>
        <w:t xml:space="preserve">moisture </w:t>
      </w:r>
      <w:r w:rsidR="000F6BBF" w:rsidRPr="00256720">
        <w:rPr>
          <w:rFonts w:ascii="Aptos Narrow" w:eastAsiaTheme="minorEastAsia" w:hAnsi="Aptos Narrow" w:cs="Times New Roman"/>
        </w:rPr>
        <w:t>sink</w:t>
      </w:r>
      <w:r w:rsidR="000F6BBF">
        <w:rPr>
          <w:rFonts w:ascii="Aptos Narrow" w:eastAsiaTheme="minorEastAsia" w:hAnsi="Aptos Narrow" w:cs="Times New Roman"/>
        </w:rPr>
        <w:t xml:space="preserve"> </w:t>
      </w:r>
      <w:r w:rsidR="000F6BBF">
        <w:rPr>
          <w:rFonts w:ascii="Aptos Narrow" w:eastAsiaTheme="minorEastAsia" w:hAnsi="Aptos Narrow" w:cs="Times New Roman"/>
        </w:rPr>
        <w:t>rate (</w:t>
      </w:r>
      <w:r w:rsidR="00D823E6" w:rsidRPr="00256720">
        <w:rPr>
          <w:rFonts w:ascii="Aptos Narrow" w:eastAsiaTheme="minorEastAsia" w:hAnsi="Aptos Narrow" w:cs="Times New Roman"/>
        </w:rPr>
        <w:t>km</w:t>
      </w:r>
      <w:r w:rsidR="00D823E6" w:rsidRPr="00256720">
        <w:rPr>
          <w:rFonts w:ascii="Aptos Narrow" w:eastAsiaTheme="minorEastAsia" w:hAnsi="Aptos Narrow" w:cs="Times New Roman"/>
          <w:vertAlign w:val="superscript"/>
        </w:rPr>
        <w:t>–1</w:t>
      </w:r>
      <w:r w:rsidR="00D823E6" w:rsidRPr="00256720">
        <w:rPr>
          <w:rFonts w:ascii="Aptos Narrow" w:eastAsiaTheme="minorEastAsia" w:hAnsi="Aptos Narrow" w:cs="Times New Roman"/>
        </w:rPr>
        <w:t xml:space="preserve">). Clouds transport moisture up, </w:t>
      </w:r>
      <w:r w:rsidR="00D823E6">
        <w:rPr>
          <w:rFonts w:ascii="Aptos Narrow" w:eastAsiaTheme="minorEastAsia" w:hAnsi="Aptos Narrow" w:cs="Times New Roman"/>
        </w:rPr>
        <w:t>continuously</w:t>
      </w:r>
      <w:r w:rsidR="00D823E6" w:rsidRPr="00256720">
        <w:rPr>
          <w:rFonts w:ascii="Aptos Narrow" w:eastAsiaTheme="minorEastAsia" w:hAnsi="Aptos Narrow" w:cs="Times New Roman"/>
        </w:rPr>
        <w:t xml:space="preserve"> dilut</w:t>
      </w:r>
      <w:r w:rsidR="00D823E6">
        <w:rPr>
          <w:rFonts w:ascii="Aptos Narrow" w:eastAsiaTheme="minorEastAsia" w:hAnsi="Aptos Narrow" w:cs="Times New Roman"/>
        </w:rPr>
        <w:t>ing</w:t>
      </w:r>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it </w:t>
      </w:r>
      <w:r w:rsidR="00D823E6" w:rsidRPr="00256720">
        <w:rPr>
          <w:rFonts w:ascii="Aptos Narrow" w:eastAsiaTheme="minorEastAsia" w:hAnsi="Aptos Narrow" w:cs="Times New Roman"/>
        </w:rPr>
        <w:t>to</w:t>
      </w:r>
      <w:r w:rsidR="00D823E6">
        <w:rPr>
          <w:rFonts w:ascii="Aptos Narrow" w:eastAsiaTheme="minorEastAsia" w:hAnsi="Aptos Narrow" w:cs="Times New Roman"/>
        </w:rPr>
        <w:t>ward</w:t>
      </w:r>
      <w:r w:rsidR="00D823E6"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sidRPr="00256720">
        <w:rPr>
          <w:rFonts w:ascii="Aptos Narrow" w:eastAsiaTheme="minorEastAsia" w:hAnsi="Aptos Narrow" w:cs="Times New Roman"/>
        </w:rPr>
        <w:t>.</w:t>
      </w:r>
      <w:r w:rsidR="007142CE">
        <w:rPr>
          <w:rFonts w:ascii="Aptos Narrow" w:hAnsi="Aptos Narrow"/>
        </w:rPr>
        <w:br/>
      </w:r>
      <w:r w:rsidR="007142CE">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/Users/deszoeks/Projects/ATOMIC/trade-cu-model/src/julia</w:t>
      </w:r>
      <w:r w:rsidR="00766D5D">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albedo_vs_time_height</w:t>
      </w:r>
      <w:r w:rsidR="008A3C62">
        <w:rPr>
          <w:rFonts w:ascii="ComicShannsMono Nerd Font" w:eastAsiaTheme="minorEastAsia" w:hAnsi="ComicShannsMono Nerd Font" w:cs="Times New Roman"/>
        </w:rPr>
        <w:t>_modelcloud</w:t>
      </w:r>
      <w:r w:rsidR="00766D5D" w:rsidRPr="00766D5D">
        <w:rPr>
          <w:rFonts w:ascii="ComicShannsMono Nerd Font" w:eastAsiaTheme="minorEastAsia" w:hAnsi="ComicShannsMono Nerd Font" w:cs="Times New Roman"/>
        </w:rPr>
        <w:t>.jl</w:t>
      </w:r>
      <w:r w:rsidR="00766D5D">
        <w:rPr>
          <w:rFonts w:ascii="ComicShannsMono Nerd Font" w:eastAsiaTheme="minorEastAsia" w:hAnsi="ComicShannsMono Nerd Font" w:cs="Times New Roman"/>
        </w:rPr>
        <w:t xml:space="preserve"> </w:t>
      </w:r>
      <w:r w:rsidR="00766D5D" w:rsidRPr="00766D5D">
        <w:rPr>
          <w:rFonts w:ascii="ComicShannsMono Nerd Font" w:eastAsiaTheme="minorEastAsia" w:hAnsi="ComicShannsMono Nerd Font" w:cs="Times New Roman"/>
        </w:rPr>
        <w:sym w:font="Wingdings" w:char="F0E0"/>
      </w:r>
      <w:r w:rsidR="00766D5D">
        <w:rPr>
          <w:rFonts w:ascii="ComicShannsMono Nerd Font" w:eastAsiaTheme="minorEastAsia" w:hAnsi="ComicShannsMono Nerd Font" w:cs="Times New Roman"/>
        </w:rPr>
        <w:t xml:space="preserve"> </w:t>
      </w:r>
    </w:p>
    <w:p w14:paraId="439C95A2" w14:textId="236CB11A" w:rsidR="00D823E6" w:rsidRPr="007142CE" w:rsidRDefault="008A3C62" w:rsidP="00D823E6">
      <w:pPr>
        <w:pStyle w:val="BodyText"/>
        <w:rPr>
          <w:rFonts w:ascii="Aptos Narrow" w:hAnsi="Aptos Narrow"/>
        </w:rPr>
      </w:pPr>
      <w:r w:rsidRPr="008A3C62">
        <w:rPr>
          <w:rFonts w:ascii="ComicShannsMono Nerd Font" w:eastAsiaTheme="minorEastAsia" w:hAnsi="ComicShannsMono Nerd Font" w:cs="Times New Roman"/>
        </w:rPr>
        <w:t>shcu_cloud_albedo_refl_cloudmodel</w:t>
      </w:r>
      <w:r>
        <w:rPr>
          <w:rFonts w:ascii="ComicShannsMono Nerd Font" w:eastAsiaTheme="minorEastAsia" w:hAnsi="ComicShannsMono Nerd Font" w:cs="Times New Roman"/>
        </w:rPr>
        <w:t>.pdf</w:t>
      </w:r>
      <w:r w:rsidR="00D823E6" w:rsidRPr="007142CE">
        <w:rPr>
          <w:rFonts w:ascii="ComicShannsMono Nerd Font" w:eastAsiaTheme="minorEastAsia" w:hAnsi="ComicShannsMono Nerd Font" w:cs="Times New Roman"/>
        </w:rPr>
        <w:t>]</w:t>
      </w:r>
    </w:p>
    <w:p w14:paraId="658F7350" w14:textId="0924EA13" w:rsidR="00632E62" w:rsidRPr="00DB70C0" w:rsidRDefault="00632E62" w:rsidP="000A1B6B">
      <w:pPr>
        <w:pStyle w:val="BodyText"/>
        <w:rPr>
          <w:rFonts w:ascii="Aptos Narrow" w:hAnsi="Aptos Narrow"/>
        </w:rPr>
      </w:pPr>
    </w:p>
    <w:p w14:paraId="545EB186" w14:textId="0AA6957D" w:rsidR="003C7D2A" w:rsidRDefault="006704DD" w:rsidP="00295C0E">
      <w:pPr>
        <w:pStyle w:val="BodyText"/>
        <w:rPr>
          <w:rFonts w:ascii="Aptos" w:hAnsi="Aptos"/>
        </w:rPr>
      </w:pPr>
      <w:r>
        <w:rPr>
          <w:rFonts w:ascii="Aptos" w:hAnsi="Aptos"/>
        </w:rPr>
        <w:t>In the mixing-induced low cloud mechanism,</w:t>
      </w:r>
      <w:r w:rsidRPr="00891CDE">
        <w:rPr>
          <w:rFonts w:ascii="Aptos" w:hAnsi="Aptos"/>
        </w:rPr>
        <w:t xml:space="preserve"> </w:t>
      </w:r>
      <w:r>
        <w:rPr>
          <w:rFonts w:ascii="Aptos" w:hAnsi="Aptos"/>
        </w:rPr>
        <w:t>i</w:t>
      </w:r>
      <w:r w:rsidR="00CE09F6" w:rsidRPr="00891CDE">
        <w:rPr>
          <w:rFonts w:ascii="Aptos" w:hAnsi="Aptos"/>
        </w:rPr>
        <w:t xml:space="preserve">ncreased vertical mixing reduces cloud fraction </w:t>
      </w:r>
      <w:r w:rsidR="009179F7">
        <w:rPr>
          <w:rFonts w:ascii="Aptos" w:hAnsi="Aptos"/>
        </w:rPr>
        <w:t xml:space="preserve">in a warmed climate </w:t>
      </w:r>
      <w:r w:rsidR="00CE09F6" w:rsidRPr="00891CDE">
        <w:rPr>
          <w:rFonts w:ascii="Aptos" w:hAnsi="Aptos"/>
        </w:rPr>
        <w:t>by desiccating the shallow cumulus layer</w:t>
      </w:r>
      <w:r>
        <w:rPr>
          <w:rFonts w:ascii="Aptos" w:hAnsi="Aptos"/>
        </w:rPr>
        <w:t>. Yet EUREC4A f</w:t>
      </w:r>
      <w:r w:rsidR="00CE09F6" w:rsidRPr="00891CDE">
        <w:rPr>
          <w:rFonts w:ascii="Aptos" w:hAnsi="Aptos"/>
        </w:rPr>
        <w:t>ield observations (Stevens et al. 2021; George et al. 2022) show</w:t>
      </w:r>
      <w:r w:rsidR="51CE2EE5" w:rsidRPr="51CE2EE5">
        <w:rPr>
          <w:rFonts w:ascii="Aptos" w:hAnsi="Aptos"/>
        </w:rPr>
        <w:t xml:space="preserve"> tradewind shallow cumulus</w:t>
      </w:r>
      <w:r w:rsidR="00CE09F6" w:rsidRPr="00891CDE">
        <w:rPr>
          <w:rFonts w:ascii="Aptos" w:hAnsi="Aptos"/>
        </w:rPr>
        <w:t xml:space="preserve"> </w:t>
      </w:r>
      <w:r w:rsidR="00CE09F6" w:rsidRPr="00891CDE">
        <w:rPr>
          <w:rFonts w:ascii="Aptos" w:hAnsi="Aptos"/>
        </w:rPr>
        <w:t xml:space="preserve">clouds are correlated more strongly </w:t>
      </w:r>
      <w:r w:rsidR="009179F7">
        <w:rPr>
          <w:rFonts w:ascii="Aptos" w:hAnsi="Aptos"/>
        </w:rPr>
        <w:t>(</w:t>
      </w:r>
      <w:r w:rsidR="00B70367" w:rsidRPr="00B70367">
        <w:rPr>
          <w:rFonts w:ascii="Aptos" w:hAnsi="Aptos"/>
          <w:i/>
          <w:iCs/>
        </w:rPr>
        <w:t>r</w:t>
      </w:r>
      <w:r w:rsidR="009179F7">
        <w:rPr>
          <w:rFonts w:ascii="Aptos" w:hAnsi="Aptos"/>
        </w:rPr>
        <w:t xml:space="preserve"> = </w:t>
      </w:r>
      <w:r w:rsidR="00F05DCD">
        <w:rPr>
          <w:rFonts w:ascii="Aptos" w:hAnsi="Aptos"/>
        </w:rPr>
        <w:t>0.</w:t>
      </w:r>
      <w:r w:rsidR="00B70367">
        <w:rPr>
          <w:rFonts w:ascii="Aptos" w:hAnsi="Aptos"/>
        </w:rPr>
        <w:t>72</w:t>
      </w:r>
      <w:r w:rsidR="009179F7">
        <w:rPr>
          <w:rFonts w:ascii="Aptos" w:hAnsi="Aptos"/>
        </w:rPr>
        <w:t xml:space="preserve">) </w:t>
      </w:r>
      <w:r w:rsidR="00CE09F6" w:rsidRPr="00891CDE">
        <w:rPr>
          <w:rFonts w:ascii="Aptos" w:hAnsi="Aptos"/>
        </w:rPr>
        <w:t xml:space="preserve">to </w:t>
      </w:r>
      <w:r w:rsidR="009179F7">
        <w:rPr>
          <w:rFonts w:ascii="Aptos" w:hAnsi="Aptos"/>
        </w:rPr>
        <w:t xml:space="preserve">cloud-base </w:t>
      </w:r>
      <w:r w:rsidR="00CE09F6" w:rsidRPr="00891CDE">
        <w:rPr>
          <w:rFonts w:ascii="Aptos" w:hAnsi="Aptos"/>
        </w:rPr>
        <w:t>mass flux than to relative humidity</w:t>
      </w:r>
      <w:r>
        <w:rPr>
          <w:rFonts w:ascii="Aptos" w:hAnsi="Aptos"/>
        </w:rPr>
        <w:t xml:space="preserve">. This </w:t>
      </w:r>
      <w:r w:rsidR="00CE09F6" w:rsidRPr="00891CDE">
        <w:rPr>
          <w:rFonts w:ascii="Aptos" w:hAnsi="Aptos"/>
        </w:rPr>
        <w:t>challeng</w:t>
      </w:r>
      <w:r>
        <w:rPr>
          <w:rFonts w:ascii="Aptos" w:hAnsi="Aptos"/>
        </w:rPr>
        <w:t>es</w:t>
      </w:r>
      <w:r w:rsidR="00CE09F6" w:rsidRPr="00891CDE">
        <w:rPr>
          <w:rFonts w:ascii="Aptos" w:hAnsi="Aptos"/>
        </w:rPr>
        <w:t xml:space="preserve"> the importance of humidity</w:t>
      </w:r>
      <w:r w:rsidR="009179F7">
        <w:rPr>
          <w:rFonts w:ascii="Aptos" w:hAnsi="Aptos"/>
        </w:rPr>
        <w:t xml:space="preserve"> and</w:t>
      </w:r>
      <w:r w:rsidR="00CE09F6" w:rsidRPr="00891CDE">
        <w:rPr>
          <w:rFonts w:ascii="Aptos" w:hAnsi="Aptos"/>
        </w:rPr>
        <w:t xml:space="preserve"> suggest</w:t>
      </w:r>
      <w:r>
        <w:rPr>
          <w:rFonts w:ascii="Aptos" w:hAnsi="Aptos"/>
        </w:rPr>
        <w:t>s</w:t>
      </w:r>
      <w:r w:rsidR="00CE09F6" w:rsidRPr="00891CDE">
        <w:rPr>
          <w:rFonts w:ascii="Aptos" w:hAnsi="Aptos"/>
        </w:rPr>
        <w:t xml:space="preserve"> that vertical mixing processes are </w:t>
      </w:r>
      <w:r>
        <w:rPr>
          <w:rFonts w:ascii="Aptos" w:hAnsi="Aptos"/>
        </w:rPr>
        <w:t xml:space="preserve">instead positively </w:t>
      </w:r>
      <w:r w:rsidR="00CE09F6" w:rsidRPr="00891CDE">
        <w:rPr>
          <w:rFonts w:ascii="Aptos" w:hAnsi="Aptos"/>
        </w:rPr>
        <w:t xml:space="preserve">correlated with </w:t>
      </w:r>
      <w:r w:rsidR="009179F7">
        <w:rPr>
          <w:rFonts w:ascii="Aptos" w:hAnsi="Aptos"/>
        </w:rPr>
        <w:t xml:space="preserve">local shallow cumulus </w:t>
      </w:r>
      <w:r w:rsidR="00CE09F6" w:rsidRPr="00891CDE">
        <w:rPr>
          <w:rFonts w:ascii="Aptos" w:hAnsi="Aptos"/>
        </w:rPr>
        <w:t>clouds</w:t>
      </w:r>
      <w:r w:rsidR="00F05DCD">
        <w:rPr>
          <w:rFonts w:ascii="Aptos" w:hAnsi="Aptos"/>
        </w:rPr>
        <w:t>.</w:t>
      </w:r>
    </w:p>
    <w:p w14:paraId="23BFC798" w14:textId="0CD5CFFF" w:rsidR="00966CD5" w:rsidRPr="00891CDE" w:rsidRDefault="00966CD5" w:rsidP="00295C0E">
      <w:pPr>
        <w:pStyle w:val="BodyText"/>
        <w:rPr>
          <w:rFonts w:ascii="Aptos" w:hAnsi="Aptos"/>
        </w:rPr>
      </w:pPr>
      <w:r>
        <w:rPr>
          <w:rFonts w:ascii="Aptos" w:hAnsi="Aptos"/>
        </w:rPr>
        <w:t>The vertical distribution of cloud top height (Fig. REFLALBEDO</w:t>
      </w:r>
      <w:r w:rsidR="007B59ED">
        <w:rPr>
          <w:rFonts w:ascii="Aptos" w:hAnsi="Aptos"/>
        </w:rPr>
        <w:t xml:space="preserve"> a,b</w:t>
      </w:r>
      <w:r>
        <w:rPr>
          <w:rFonts w:ascii="Aptos" w:hAnsi="Aptos"/>
        </w:rPr>
        <w:t>) shows most cloud tops are below 3 km, with a strong decrease of cloud top</w:t>
      </w:r>
      <w:r w:rsidR="007B59ED">
        <w:rPr>
          <w:rFonts w:ascii="Aptos" w:hAnsi="Aptos"/>
        </w:rPr>
        <w:t>s between 2-3 km, corresponding to the humidicline in the radiosonde specific humidity (Fig. REFLALBEDO c) associated with the trade inversion. This structure suggests divergence of shallow cumulus moisture flux in the trade inversion matches subsidence advection of dry air from above 3 km.</w:t>
      </w:r>
    </w:p>
    <w:p w14:paraId="456075B1" w14:textId="193BA909" w:rsidR="00C506FB" w:rsidRPr="00C506FB" w:rsidRDefault="00C506FB" w:rsidP="00C506FB">
      <w:pPr>
        <w:pStyle w:val="Heading2"/>
        <w:rPr>
          <w:rFonts w:eastAsiaTheme="minorEastAsia"/>
        </w:rPr>
      </w:pPr>
      <w:r w:rsidRPr="00C506FB">
        <w:rPr>
          <w:rFonts w:eastAsiaTheme="minorEastAsia"/>
        </w:rPr>
        <w:t>The DIM mechanism</w:t>
      </w:r>
    </w:p>
    <w:p w14:paraId="2D608DC0" w14:textId="642AEDFB" w:rsidR="005B7EBD" w:rsidRDefault="00FD6645" w:rsidP="00576BF6">
      <w:pPr>
        <w:pStyle w:val="BodyText"/>
        <w:rPr>
          <w:rFonts w:ascii="Aptos" w:hAnsi="Aptos"/>
        </w:rPr>
      </w:pPr>
      <w:r>
        <w:t>The mechanism introduced here,</w:t>
      </w:r>
      <w:r w:rsidR="00242DA2">
        <w:t xml:space="preserve"> </w:t>
      </w:r>
      <w:r w:rsidR="00242DA2" w:rsidRPr="00FD6645">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43681C">
        <w:rPr>
          <w:rFonts w:ascii="Aptos" w:hAnsi="Aptos"/>
        </w:rPr>
        <w:t xml:space="preserve"> </w:t>
      </w:r>
      <w:r w:rsidR="006704DD">
        <w:rPr>
          <w:rFonts w:ascii="Aptos" w:hAnsi="Aptos"/>
        </w:rPr>
        <w:t xml:space="preserve">The mechanism is </w:t>
      </w:r>
      <w:r w:rsidR="00FC13FE">
        <w:rPr>
          <w:rFonts w:ascii="Aptos" w:hAnsi="Aptos"/>
        </w:rPr>
        <w:t>based on</w:t>
      </w:r>
      <w:r w:rsidR="00576BF6">
        <w:rPr>
          <w:rFonts w:ascii="Aptos" w:hAnsi="Aptos"/>
        </w:rPr>
        <w:t xml:space="preserve"> 4 relationships</w:t>
      </w:r>
      <w:r w:rsidR="00966CD5">
        <w:rPr>
          <w:rFonts w:ascii="Aptos" w:hAnsi="Aptos"/>
        </w:rPr>
        <w:t>:</w:t>
      </w:r>
    </w:p>
    <w:p w14:paraId="430AB321" w14:textId="2902BB55" w:rsidR="00651189" w:rsidRPr="00651189" w:rsidRDefault="00242DA2" w:rsidP="00576BF6">
      <w:pPr>
        <w:pStyle w:val="BodyText"/>
      </w:pPr>
      <w:r>
        <w:t xml:space="preserve">(1) The large-scale </w:t>
      </w:r>
      <w:r w:rsidR="00184A45">
        <w:t xml:space="preserve">tropical </w:t>
      </w:r>
      <w:r>
        <w:t xml:space="preserve">circulation slows </w:t>
      </w:r>
      <w:r w:rsidR="00184A45">
        <w:t xml:space="preserve">with </w:t>
      </w:r>
      <w:r>
        <w:t xml:space="preserve">climate </w:t>
      </w:r>
      <w:r w:rsidR="005B7EBD">
        <w:t xml:space="preserve">warming by about –5%, </w:t>
      </w:r>
      <w:r w:rsidR="00184A45">
        <w:t>due to</w:t>
      </w:r>
      <w:r w:rsidR="006E3283">
        <w:t xml:space="preserve"> the </w:t>
      </w:r>
      <w:r w:rsidR="00184A45">
        <w:t xml:space="preserve">+2% increase </w:t>
      </w:r>
      <w:r w:rsidR="00FD6645">
        <w:t xml:space="preserve">in </w:t>
      </w:r>
      <w:r w:rsidR="006E3283">
        <w:t>precipitation</w:t>
      </w:r>
      <w:r w:rsidR="00184A45">
        <w:t xml:space="preserve"> and +7% increase in specific humidity (Held and Soden, 2006, HS06; Vecchi and Soden, 2007)</w:t>
      </w:r>
      <w:r>
        <w:t xml:space="preserve">. </w:t>
      </w:r>
      <w:r w:rsidR="00184A45">
        <w:t xml:space="preserve">(2) </w:t>
      </w:r>
      <w:r w:rsidR="005B7EBD">
        <w:rPr>
          <w:rFonts w:ascii="Aptos" w:hAnsi="Aptos"/>
        </w:rPr>
        <w:t xml:space="preserve">For </w:t>
      </w:r>
      <w:r w:rsidR="005B7EBD">
        <w:rPr>
          <w:rFonts w:eastAsiaTheme="minorEastAsia"/>
        </w:rPr>
        <w:t>shallow cumulus regions</w:t>
      </w:r>
      <w:r w:rsidR="005B7EBD">
        <w:rPr>
          <w:rFonts w:ascii="Aptos" w:hAnsi="Aptos"/>
        </w:rPr>
        <w:t xml:space="preserve"> with steady mean moisture, </w:t>
      </w:r>
      <w:r w:rsidR="005B7EBD">
        <w:t>large-scale</w:t>
      </w:r>
      <w:r w:rsidR="001304E5">
        <w:t xml:space="preserve"> </w:t>
      </w:r>
      <w:r w:rsidR="001304E5">
        <w:rPr>
          <w:rFonts w:eastAsiaTheme="minorEastAsia"/>
        </w:rPr>
        <w:t xml:space="preserve">advection </w:t>
      </w:r>
      <w:r w:rsidR="005B7EBD">
        <w:rPr>
          <w:rFonts w:eastAsiaTheme="minorEastAsia"/>
        </w:rPr>
        <w:t xml:space="preserve">(mostly subsidence) </w:t>
      </w:r>
      <w:r w:rsidR="001304E5">
        <w:rPr>
          <w:rFonts w:eastAsiaTheme="minorEastAsia"/>
        </w:rPr>
        <w:t>dr</w:t>
      </w:r>
      <w:r w:rsidR="005B7EBD">
        <w:rPr>
          <w:rFonts w:eastAsiaTheme="minorEastAsia"/>
        </w:rPr>
        <w:t>ies</w:t>
      </w:r>
      <w:r w:rsidR="001304E5">
        <w:rPr>
          <w:rFonts w:eastAsiaTheme="minorEastAsia"/>
        </w:rPr>
        <w:t xml:space="preserve"> the lower troposphere </w:t>
      </w:r>
      <w:r w:rsidR="005B7EBD">
        <w:rPr>
          <w:rFonts w:eastAsiaTheme="minorEastAsia"/>
        </w:rPr>
        <w:t xml:space="preserve">and </w:t>
      </w:r>
      <w:r w:rsidR="005B7EBD">
        <w:rPr>
          <w:rFonts w:ascii="Aptos" w:hAnsi="Aptos"/>
        </w:rPr>
        <w:t>cumulus</w:t>
      </w:r>
      <w:r w:rsidRPr="00891CDE">
        <w:rPr>
          <w:rFonts w:ascii="Aptos" w:hAnsi="Aptos"/>
        </w:rPr>
        <w:t xml:space="preserve"> </w:t>
      </w:r>
      <w:r w:rsidR="00442E7F">
        <w:rPr>
          <w:rFonts w:ascii="Aptos" w:hAnsi="Aptos"/>
        </w:rPr>
        <w:t>moisture</w:t>
      </w:r>
      <w:r>
        <w:rPr>
          <w:rFonts w:ascii="Aptos" w:hAnsi="Aptos"/>
        </w:rPr>
        <w:t xml:space="preserve"> </w:t>
      </w:r>
      <w:r w:rsidRPr="00891CDE">
        <w:rPr>
          <w:rFonts w:ascii="Aptos" w:hAnsi="Aptos"/>
        </w:rPr>
        <w:t>flux</w:t>
      </w:r>
      <w:r w:rsidR="005B7EBD">
        <w:rPr>
          <w:rFonts w:ascii="Aptos" w:hAnsi="Aptos"/>
        </w:rPr>
        <w:t xml:space="preserve"> moistens it</w:t>
      </w:r>
      <w:r w:rsidR="00184A45">
        <w:rPr>
          <w:rFonts w:ascii="Aptos" w:hAnsi="Aptos"/>
        </w:rPr>
        <w:t>,</w:t>
      </w:r>
      <w:r w:rsidR="00184A45" w:rsidRPr="00184A45">
        <w:rPr>
          <w:rFonts w:ascii="Cambria Math" w:hAnsi="Cambria Math"/>
        </w:rPr>
        <w:t xml:space="preserve"> </w:t>
      </w:r>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where </w:t>
      </w:r>
      <m:oMath>
        <m:r>
          <w:rPr>
            <w:rFonts w:ascii="Cambria Math" w:hAnsi="Cambria Math"/>
          </w:rPr>
          <m:t xml:space="preserve">M </m:t>
        </m:r>
      </m:oMath>
      <w:r w:rsidR="00442E7F">
        <w:rPr>
          <w:rFonts w:ascii="Aptos" w:eastAsiaTheme="minorEastAsia" w:hAnsi="Aptos"/>
        </w:rPr>
        <w:t>is the cumulus mass flux,</w:t>
      </w:r>
      <w:r w:rsidR="006433E8">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6433E8">
        <w:rPr>
          <w:rFonts w:ascii="Aptos" w:eastAsiaTheme="minorEastAsia" w:hAnsi="Aptos"/>
        </w:rPr>
        <w:t xml:space="preserve"> is the cloud humidity,</w:t>
      </w:r>
      <w:r w:rsidR="00442E7F">
        <w:rPr>
          <w:rFonts w:ascii="Aptos" w:eastAsiaTheme="minorEastAsia" w:hAnsi="Aptos"/>
        </w:rPr>
        <w:t xml:space="preserve"> </w:t>
      </w:r>
      <m:oMath>
        <m:r>
          <w:rPr>
            <w:rFonts w:ascii="Cambria Math" w:eastAsiaTheme="minorEastAsia" w:hAnsi="Cambria Math"/>
          </w:rPr>
          <m:t>q</m:t>
        </m:r>
      </m:oMath>
      <w:r w:rsidR="00442E7F">
        <w:rPr>
          <w:rFonts w:ascii="Aptos" w:eastAsiaTheme="minorEastAsia" w:hAnsi="Aptos"/>
        </w:rPr>
        <w:t xml:space="preserve"> is the environmental humidity</w:t>
      </w:r>
      <w:r w:rsidR="00FD6645">
        <w:rPr>
          <w:rFonts w:ascii="Aptos" w:eastAsiaTheme="minorEastAsia" w:hAnsi="Aptos"/>
        </w:rPr>
        <w:t>.</w:t>
      </w:r>
      <w:r w:rsidR="005B7EBD">
        <w:t xml:space="preserve"> </w:t>
      </w: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5B7EBD">
        <w:rPr>
          <w:rFonts w:ascii="Aptos" w:hAnsi="Aptos"/>
        </w:rPr>
        <w:t xml:space="preserve"> and </w:t>
      </w:r>
      <w:r w:rsidR="0043681C">
        <w:rPr>
          <w:rFonts w:ascii="Aptos" w:hAnsi="Aptos"/>
        </w:rPr>
        <w:t>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eastAsiaTheme="minorEastAsia" w:hAnsi="Aptos"/>
        </w:rPr>
        <w:t xml:space="preserve"> </w:t>
      </w:r>
      <w:r w:rsidR="006433E8">
        <w:rPr>
          <w:rFonts w:ascii="Aptos" w:hAnsi="Aptos"/>
        </w:rPr>
        <w:t>increase +7% K</w:t>
      </w:r>
      <w:r w:rsidR="006433E8">
        <w:rPr>
          <w:rFonts w:ascii="Aptos" w:hAnsi="Aptos"/>
          <w:vertAlign w:val="superscript"/>
        </w:rPr>
        <w:t>-1</w:t>
      </w:r>
      <w:r w:rsidR="006433E8">
        <w:rPr>
          <w:rFonts w:ascii="Aptos" w:hAnsi="Aptos"/>
        </w:rPr>
        <w:t>.</w:t>
      </w:r>
      <w:r w:rsidR="005B7EBD">
        <w:rPr>
          <w:rFonts w:ascii="Aptos" w:hAnsi="Aptos"/>
        </w:rPr>
        <w:t xml:space="preserve"> </w:t>
      </w:r>
      <w:r w:rsidR="006433E8">
        <w:rPr>
          <w:rFonts w:ascii="Aptos" w:hAnsi="Aptos"/>
        </w:rPr>
        <w:t xml:space="preserve">Factoring out the </w:t>
      </w:r>
      <w:r w:rsidR="00576BF6">
        <w:rPr>
          <w:rFonts w:ascii="Aptos" w:hAnsi="Aptos"/>
        </w:rPr>
        <w:t>change</w:t>
      </w:r>
      <w:r w:rsidR="006433E8">
        <w:rPr>
          <w:rFonts w:ascii="Aptos" w:hAnsi="Aptos"/>
        </w:rPr>
        <w:t xml:space="preserve"> of all the humidities, </w:t>
      </w:r>
      <w:r w:rsidR="001304E5">
        <w:rPr>
          <w:rFonts w:ascii="Aptos" w:hAnsi="Aptos"/>
        </w:rPr>
        <w:t xml:space="preserve">the mass flux is proportional to the circulation, </w:t>
      </w:r>
      <m:oMath>
        <m:r>
          <w:rPr>
            <w:rFonts w:ascii="Cambria Math" w:hAnsi="Cambria Math"/>
          </w:rPr>
          <m:t>M∝W</m:t>
        </m:r>
      </m:oMath>
      <w:r>
        <w:rPr>
          <w:rFonts w:ascii="Aptos" w:hAnsi="Aptos"/>
        </w:rPr>
        <w:t>.</w:t>
      </w:r>
      <w:r w:rsidR="00651189">
        <w:t xml:space="preserve"> </w:t>
      </w:r>
      <w:r>
        <w:t xml:space="preserve">(4) </w:t>
      </w:r>
      <w:r w:rsidR="00576BF6" w:rsidRPr="00C6491F">
        <w:t xml:space="preserve">The shallow cumulus cloud </w:t>
      </w:r>
      <w:r w:rsidR="00D4234B">
        <w:t xml:space="preserve">fraction </w:t>
      </w:r>
      <m:oMath>
        <m:r>
          <w:rPr>
            <w:rFonts w:ascii="Cambria Math" w:hAnsi="Cambria Math"/>
          </w:rPr>
          <m:t xml:space="preserve">C </m:t>
        </m:r>
      </m:oMath>
      <w:r w:rsidR="00576BF6" w:rsidRPr="00C6491F">
        <w:t xml:space="preserve">is proportional to mass flux, </w:t>
      </w:r>
      <m:oMath>
        <m:r>
          <w:rPr>
            <w:rFonts w:ascii="Cambria Math" w:eastAsiaTheme="minorEastAsia" w:hAnsi="Cambria Math"/>
          </w:rPr>
          <m:t>M=Cw</m:t>
        </m:r>
      </m:oMath>
      <w:r w:rsidR="00EC1EF1">
        <w:rPr>
          <w:rFonts w:eastAsiaTheme="minorEastAsia"/>
        </w:rPr>
        <w:t xml:space="preserve">, where </w:t>
      </w:r>
      <m:oMath>
        <m:r>
          <w:rPr>
            <w:rFonts w:ascii="Cambria Math" w:eastAsiaTheme="minorEastAsia" w:hAnsi="Cambria Math"/>
          </w:rPr>
          <m:t>w</m:t>
        </m:r>
      </m:oMath>
      <w:r w:rsidR="00EC1EF1">
        <w:rPr>
          <w:rFonts w:eastAsiaTheme="minorEastAsia"/>
        </w:rPr>
        <w:t xml:space="preserve"> is the in-cloud vertical velocity</w:t>
      </w:r>
      <w:r w:rsidR="00576BF6">
        <w:rPr>
          <w:rFonts w:eastAsiaTheme="minorEastAsia"/>
        </w:rPr>
        <w:t xml:space="preserve">. </w:t>
      </w:r>
    </w:p>
    <w:p w14:paraId="1A60130C" w14:textId="4C46EE8D" w:rsidR="00576BF6" w:rsidRPr="00651189" w:rsidRDefault="005B7EBD" w:rsidP="00576BF6">
      <w:pPr>
        <w:pStyle w:val="BodyText"/>
        <w:rPr>
          <w:rFonts w:eastAsiaTheme="minorEastAsia"/>
        </w:rPr>
      </w:pPr>
      <w:r>
        <w:rPr>
          <w:rFonts w:eastAsiaTheme="minorEastAsia"/>
        </w:rPr>
        <w:t xml:space="preserve">Cloud base </w:t>
      </w:r>
      <m:oMath>
        <m:r>
          <w:rPr>
            <w:rFonts w:ascii="Cambria Math" w:eastAsiaTheme="minorEastAsia" w:hAnsi="Cambria Math"/>
          </w:rPr>
          <m:t>M</m:t>
        </m:r>
      </m:oMath>
      <w:r>
        <w:rPr>
          <w:rFonts w:eastAsiaTheme="minorEastAsia"/>
        </w:rPr>
        <w:t xml:space="preserve"> from mesoscale</w:t>
      </w:r>
      <w:r w:rsidR="009E2431">
        <w:rPr>
          <w:rFonts w:eastAsiaTheme="minorEastAsia"/>
        </w:rPr>
        <w:t xml:space="preserve"> </w:t>
      </w:r>
      <w:r>
        <w:rPr>
          <w:rFonts w:eastAsiaTheme="minorEastAsia"/>
        </w:rPr>
        <w:t xml:space="preserve">divergence </w:t>
      </w:r>
      <w:r w:rsidR="00EC1EF1">
        <w:rPr>
          <w:rFonts w:eastAsiaTheme="minorEastAsia"/>
        </w:rPr>
        <w:t xml:space="preserve">is correlated </w:t>
      </w:r>
      <w:r w:rsidR="009E2431">
        <w:rPr>
          <w:rFonts w:eastAsiaTheme="minorEastAsia"/>
        </w:rPr>
        <w:t>(</w:t>
      </w:r>
      <w:r w:rsidR="009E2431" w:rsidRPr="000105FD">
        <w:rPr>
          <w:rFonts w:eastAsiaTheme="minorEastAsia"/>
          <w:i/>
          <w:iCs/>
        </w:rPr>
        <w:t>r</w:t>
      </w:r>
      <w:r w:rsidR="009E2431">
        <w:rPr>
          <w:rFonts w:eastAsiaTheme="minorEastAsia"/>
        </w:rPr>
        <w:t xml:space="preserve">=0.72) </w:t>
      </w:r>
      <w:r w:rsidR="00EC1EF1">
        <w:rPr>
          <w:rFonts w:eastAsiaTheme="minorEastAsia"/>
        </w:rPr>
        <w:t xml:space="preserve">to </w:t>
      </w:r>
      <m:oMath>
        <m:r>
          <w:rPr>
            <w:rFonts w:ascii="Cambria Math" w:eastAsiaTheme="minorEastAsia" w:hAnsi="Cambria Math"/>
          </w:rPr>
          <m:t>C</m:t>
        </m:r>
        <m:r>
          <w:rPr>
            <w:rFonts w:ascii="Cambria Math" w:eastAsiaTheme="minorEastAsia" w:hAnsi="Cambria Math"/>
          </w:rPr>
          <m:t xml:space="preserve"> </m:t>
        </m:r>
      </m:oMath>
      <w:r w:rsidR="0043681C">
        <w:rPr>
          <w:rFonts w:eastAsiaTheme="minorEastAsia"/>
        </w:rPr>
        <w:t xml:space="preserve">with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Assuming </w:t>
      </w:r>
      <w:r w:rsidR="0060635A">
        <w:rPr>
          <w:rFonts w:eastAsiaTheme="minorEastAsia"/>
        </w:rPr>
        <w:t xml:space="preserve">constant </w:t>
      </w:r>
      <w:r w:rsidR="00D4234B">
        <w:rPr>
          <w:rFonts w:eastAsiaTheme="minorEastAsia"/>
        </w:rPr>
        <w:t xml:space="preserve">in-cloud optical depth, changes in </w:t>
      </w:r>
      <w:r w:rsidR="009E2431">
        <w:rPr>
          <w:rFonts w:eastAsiaTheme="minorEastAsia"/>
        </w:rPr>
        <w:t xml:space="preserve">the </w:t>
      </w:r>
      <w:r w:rsidR="00700546">
        <w:rPr>
          <w:rFonts w:eastAsiaTheme="minorEastAsia"/>
        </w:rPr>
        <w:t xml:space="preserve">pixel- or </w:t>
      </w:r>
      <w:r w:rsidR="000105FD">
        <w:rPr>
          <w:rFonts w:eastAsiaTheme="minorEastAsia"/>
        </w:rPr>
        <w:t>scene</w:t>
      </w:r>
      <w:r w:rsidR="009E2431">
        <w:rPr>
          <w:rFonts w:eastAsiaTheme="minorEastAsia"/>
        </w:rPr>
        <w:t>-averaged</w:t>
      </w:r>
      <w:r w:rsidR="00D4234B">
        <w:rPr>
          <w:rFonts w:eastAsiaTheme="minorEastAsia"/>
        </w:rPr>
        <w:t xml:space="preserve"> </w:t>
      </w:r>
      <w:commentRangeStart w:id="13"/>
      <w:commentRangeStart w:id="14"/>
      <w:r w:rsidR="00D4234B">
        <w:rPr>
          <w:rFonts w:eastAsiaTheme="minorEastAsia"/>
        </w:rPr>
        <w:t>albedo</w:t>
      </w:r>
      <w:commentRangeEnd w:id="13"/>
      <w:r w:rsidR="00242DA2">
        <w:rPr>
          <w:rStyle w:val="CommentReference"/>
          <w:rFonts w:eastAsiaTheme="minorEastAsia"/>
          <w:sz w:val="24"/>
          <w:szCs w:val="24"/>
        </w:rPr>
        <w:commentReference w:id="13"/>
      </w:r>
      <w:commentRangeEnd w:id="14"/>
      <w:r w:rsidR="00F976FF">
        <w:rPr>
          <w:rStyle w:val="CommentReference"/>
          <w:rFonts w:eastAsiaTheme="minorEastAsia"/>
          <w:sz w:val="24"/>
          <w:szCs w:val="24"/>
        </w:rPr>
        <w:commentReference w:id="14"/>
      </w:r>
      <w:r w:rsidR="00D4234B">
        <w:rPr>
          <w:rFonts w:eastAsiaTheme="minorEastAsia"/>
        </w:rPr>
        <w:t xml:space="preserve"> </w:t>
      </w:r>
      <w:r w:rsidR="00F976FF">
        <w:rPr>
          <w:rFonts w:eastAsiaTheme="minorEastAsia"/>
        </w:rPr>
        <w:t xml:space="preserve">due to clouds </w:t>
      </w:r>
      <m:oMath>
        <m:r>
          <w:rPr>
            <w:rFonts w:ascii="Cambria Math" w:eastAsiaTheme="minorEastAsia" w:hAnsi="Cambria Math"/>
          </w:rPr>
          <m:t>A</m:t>
        </m:r>
      </m:oMath>
      <w:r w:rsidR="009E2431">
        <w:rPr>
          <w:rFonts w:eastAsiaTheme="minorEastAsia"/>
        </w:rPr>
        <w:t xml:space="preserve"> </w:t>
      </w:r>
      <w:r w:rsidR="00F976FF">
        <w:rPr>
          <w:rFonts w:eastAsiaTheme="minorEastAsia"/>
        </w:rPr>
        <w:t xml:space="preserve">(hereafter </w:t>
      </w:r>
      <w:r w:rsidR="00F976FF">
        <w:rPr>
          <w:rFonts w:eastAsiaTheme="minorEastAsia"/>
          <w:i/>
          <w:iCs/>
        </w:rPr>
        <w:t>cloud albedo</w:t>
      </w:r>
      <w:r w:rsidR="00F976FF">
        <w:rPr>
          <w:rFonts w:eastAsiaTheme="minorEastAsia"/>
        </w:rPr>
        <w:t>)</w:t>
      </w:r>
      <w:r w:rsidR="00F976FF">
        <w:rPr>
          <w:rFonts w:eastAsiaTheme="minorEastAsia"/>
          <w:i/>
          <w:iCs/>
        </w:rPr>
        <w:t xml:space="preserve"> </w:t>
      </w:r>
      <w:r w:rsidR="00D4234B">
        <w:rPr>
          <w:rFonts w:eastAsiaTheme="minorEastAsia"/>
        </w:rPr>
        <w:t xml:space="preserve">are </w:t>
      </w:r>
      <w:r w:rsidR="00700546">
        <w:rPr>
          <w:rFonts w:eastAsiaTheme="minorEastAsia"/>
        </w:rPr>
        <w:t>assumed proportional</w:t>
      </w:r>
      <w:r w:rsidR="009E2431">
        <w:rPr>
          <w:rFonts w:eastAsiaTheme="minorEastAsia"/>
        </w:rPr>
        <w:t xml:space="preserve"> to </w:t>
      </w:r>
      <w:commentRangeStart w:id="15"/>
      <w:commentRangeStart w:id="16"/>
      <w:r w:rsidR="00D4234B">
        <w:rPr>
          <w:rFonts w:eastAsiaTheme="minorEastAsia"/>
        </w:rPr>
        <w:t>cloud fraction</w:t>
      </w:r>
      <w:r w:rsidR="009E2431">
        <w:rPr>
          <w:rFonts w:eastAsiaTheme="minorEastAsia"/>
        </w:rPr>
        <w:t>,</w:t>
      </w:r>
      <w:r w:rsidR="00D4234B">
        <w:rPr>
          <w:rFonts w:eastAsiaTheme="minorEastAsia"/>
        </w:rPr>
        <w:t xml:space="preserve"> </w:t>
      </w:r>
      <w:r w:rsidR="009E2431">
        <w:rPr>
          <w:rFonts w:eastAsiaTheme="minorEastAsia"/>
        </w:rPr>
        <w:t>and hence</w:t>
      </w:r>
      <w:r w:rsidR="00D4234B">
        <w:rPr>
          <w:rFonts w:eastAsiaTheme="minorEastAsia"/>
        </w:rPr>
        <w:t xml:space="preserve"> mass flux</w:t>
      </w:r>
      <w:commentRangeEnd w:id="15"/>
      <w:r w:rsidR="00242DA2">
        <w:rPr>
          <w:rStyle w:val="CommentReference"/>
          <w:rFonts w:eastAsiaTheme="minorEastAsia"/>
          <w:sz w:val="24"/>
          <w:szCs w:val="24"/>
        </w:rPr>
        <w:commentReference w:id="15"/>
      </w:r>
      <w:commentRangeEnd w:id="16"/>
      <w:r w:rsidR="00CE6009">
        <w:rPr>
          <w:rStyle w:val="CommentReference"/>
          <w:rFonts w:eastAsiaTheme="minorEastAsia"/>
          <w:sz w:val="24"/>
          <w:szCs w:val="24"/>
        </w:rPr>
        <w:commentReference w:id="16"/>
      </w:r>
      <w:r w:rsidR="00D4234B">
        <w:rPr>
          <w:rFonts w:eastAsiaTheme="minorEastAsia"/>
        </w:rPr>
        <w:t xml:space="preserve">, </w:t>
      </w:r>
      <m:oMath>
        <m:r>
          <w:rPr>
            <w:rFonts w:ascii="Cambria Math" w:eastAsiaTheme="minorEastAsia" w:hAnsi="Cambria Math"/>
          </w:rPr>
          <m:t>C∝M</m:t>
        </m:r>
      </m:oMath>
      <w:r w:rsidR="00D4234B">
        <w:rPr>
          <w:rFonts w:eastAsiaTheme="minorEastAsia"/>
        </w:rPr>
        <w:t xml:space="preserve">. </w:t>
      </w:r>
      <w:r w:rsidR="00B04E40">
        <w:rPr>
          <w:rFonts w:eastAsiaTheme="minorEastAsia"/>
        </w:rPr>
        <w:t>W</w:t>
      </w:r>
      <w:r w:rsidR="00B04E40">
        <w:rPr>
          <w:rFonts w:eastAsiaTheme="minorEastAsia"/>
        </w:rPr>
        <w:t xml:space="preserve">e take scene-mean cloud area fraction </w:t>
      </w:r>
      <m:oMath>
        <m:r>
          <w:rPr>
            <w:rFonts w:ascii="Cambria Math" w:eastAsiaTheme="minorEastAsia" w:hAnsi="Cambria Math"/>
          </w:rPr>
          <m:t>C=A</m:t>
        </m:r>
      </m:oMath>
      <w:r w:rsidR="00B04E40">
        <w:rPr>
          <w:rFonts w:eastAsiaTheme="minorEastAsia"/>
        </w:rPr>
        <w:t xml:space="preserve"> to be equal to the scene-mean albedo due to clouds.</w:t>
      </w:r>
      <w:r w:rsidR="00B04E40">
        <w:rPr>
          <w:rFonts w:eastAsiaTheme="minorEastAsia"/>
        </w:rPr>
        <w:t xml:space="preserve"> </w:t>
      </w:r>
      <w:r w:rsidR="001A7494">
        <w:rPr>
          <w:rFonts w:eastAsiaTheme="minorEastAsia"/>
        </w:rPr>
        <w:t xml:space="preserve">A </w:t>
      </w:r>
      <w:r w:rsidR="00651189">
        <w:rPr>
          <w:rFonts w:eastAsiaTheme="minorEastAsia"/>
        </w:rPr>
        <w:t xml:space="preserve">moisture-balancing </w:t>
      </w:r>
      <w:r w:rsidR="001A7494">
        <w:rPr>
          <w:rFonts w:eastAsiaTheme="minorEastAsia"/>
        </w:rPr>
        <w:t xml:space="preserve">mass flux cloud </w:t>
      </w:r>
      <w:r w:rsidR="001A7494" w:rsidRPr="00576BF6">
        <w:rPr>
          <w:rFonts w:eastAsiaTheme="minorEastAsia"/>
        </w:rPr>
        <w:t>model</w:t>
      </w:r>
      <w:r w:rsidR="001A7494">
        <w:rPr>
          <w:rFonts w:eastAsiaTheme="minorEastAsia"/>
        </w:rPr>
        <w:t xml:space="preserve"> produces </w:t>
      </w:r>
      <w:r w:rsidR="00700546">
        <w:rPr>
          <w:rFonts w:eastAsiaTheme="minorEastAsia"/>
        </w:rPr>
        <w:t>an</w:t>
      </w:r>
      <w:r w:rsidR="001A7494">
        <w:rPr>
          <w:rFonts w:eastAsiaTheme="minorEastAsia"/>
        </w:rPr>
        <w:t xml:space="preserve"> observed</w:t>
      </w:r>
      <w:r w:rsidR="001A7494" w:rsidRPr="00576BF6">
        <w:rPr>
          <w:rFonts w:eastAsiaTheme="minorEastAsia"/>
        </w:rPr>
        <w:t xml:space="preserve"> distribution of cloud top heights</w:t>
      </w:r>
      <w:r w:rsidR="0060635A">
        <w:rPr>
          <w:rFonts w:eastAsiaTheme="minorEastAsia"/>
        </w:rPr>
        <w:t xml:space="preserve"> </w:t>
      </w:r>
      <w:r w:rsidR="00651189">
        <w:rPr>
          <w:rFonts w:eastAsiaTheme="minorEastAsia"/>
        </w:rPr>
        <w:t>with</w:t>
      </w:r>
      <w:r w:rsidR="0060635A">
        <w:rPr>
          <w:rFonts w:eastAsiaTheme="minorEastAsia"/>
        </w:rPr>
        <w:t xml:space="preserve"> </w:t>
      </w:r>
      <m:oMath>
        <m:r>
          <w:rPr>
            <w:rFonts w:ascii="Cambria Math" w:eastAsiaTheme="minorEastAsia" w:hAnsi="Cambria Math"/>
          </w:rPr>
          <m:t>M/</m:t>
        </m:r>
        <m:r>
          <w:rPr>
            <w:rFonts w:ascii="Cambria Math" w:eastAsiaTheme="minorEastAsia" w:hAnsi="Cambria Math"/>
          </w:rPr>
          <m:t>A</m:t>
        </m:r>
      </m:oMath>
      <w:r w:rsidR="001A7494">
        <w:rPr>
          <w:rFonts w:eastAsiaTheme="minorEastAsia"/>
        </w:rPr>
        <w:t xml:space="preserve"> = 4.2 cm s</w:t>
      </w:r>
      <w:r w:rsidR="001A7494">
        <w:rPr>
          <w:rFonts w:eastAsiaTheme="minorEastAsia"/>
          <w:vertAlign w:val="superscript"/>
        </w:rPr>
        <w:t>–1</w:t>
      </w:r>
      <w:r w:rsidR="0060635A">
        <w:rPr>
          <w:rFonts w:eastAsiaTheme="minorEastAsia"/>
        </w:rPr>
        <w:t>.</w:t>
      </w:r>
    </w:p>
    <w:p w14:paraId="275FC082" w14:textId="32F5A388"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60635A">
        <w:rPr>
          <w:rFonts w:ascii="Aptos" w:hAnsi="Aptos"/>
        </w:rPr>
        <w:t xml:space="preserve"> that </w:t>
      </w:r>
      <w:r w:rsidR="00FC13FE">
        <w:rPr>
          <w:rFonts w:ascii="Aptos" w:hAnsi="Aptos"/>
        </w:rPr>
        <w:t>predict</w:t>
      </w:r>
      <w:r w:rsidR="0060635A">
        <w:rPr>
          <w:rFonts w:ascii="Aptos" w:hAnsi="Aptos"/>
        </w:rPr>
        <w:t>s</w:t>
      </w:r>
      <w:r w:rsidR="00FC13FE">
        <w:rPr>
          <w:rFonts w:ascii="Aptos" w:hAnsi="Aptos"/>
        </w:rPr>
        <w:t xml:space="preserve"> </w:t>
      </w:r>
      <w:r w:rsidR="00B04E40">
        <w:rPr>
          <w:rFonts w:ascii="Aptos" w:hAnsi="Aptos"/>
        </w:rPr>
        <w:t xml:space="preserve">how </w:t>
      </w:r>
      <w:r w:rsidR="00FC13FE">
        <w:rPr>
          <w:rFonts w:ascii="Aptos" w:hAnsi="Aptos"/>
        </w:rPr>
        <w:t xml:space="preserve">the </w:t>
      </w:r>
      <w:r w:rsidR="00F976FF">
        <w:rPr>
          <w:rFonts w:ascii="Aptos" w:hAnsi="Aptos"/>
        </w:rPr>
        <w:t>average</w:t>
      </w:r>
      <w:r w:rsidR="00B04E40">
        <w:rPr>
          <w:rFonts w:ascii="Aptos" w:hAnsi="Aptos"/>
        </w:rPr>
        <w:t xml:space="preserve"> albedo due to</w:t>
      </w:r>
      <w:r w:rsidR="00F976FF">
        <w:rPr>
          <w:rFonts w:ascii="Aptos" w:hAnsi="Aptos"/>
        </w:rPr>
        <w:t xml:space="preserve"> </w:t>
      </w:r>
      <w:r w:rsidR="00FC13FE">
        <w:rPr>
          <w:rFonts w:ascii="Aptos" w:hAnsi="Aptos"/>
        </w:rPr>
        <w:t>shallow cumulus cloud</w:t>
      </w:r>
      <w:r w:rsidR="00B04E40">
        <w:rPr>
          <w:rFonts w:ascii="Aptos" w:hAnsi="Aptos"/>
        </w:rPr>
        <w:t>s</w:t>
      </w:r>
      <w:r w:rsidR="00FC13FE">
        <w:rPr>
          <w:rFonts w:ascii="Aptos" w:hAnsi="Aptos"/>
        </w:rPr>
        <w:t xml:space="preserve"> dims with warming</w:t>
      </w:r>
      <w:r>
        <w:rPr>
          <w:rFonts w:ascii="Aptos" w:hAnsi="Aptos"/>
        </w:rPr>
        <w:t>.</w:t>
      </w:r>
      <w:r w:rsidR="00242DA2">
        <w:t xml:space="preserve"> </w:t>
      </w:r>
      <w:r>
        <w:t>This</w:t>
      </w:r>
      <w:r w:rsidR="00242DA2">
        <w:t xml:space="preserve"> </w:t>
      </w:r>
      <w:r w:rsidR="00B04E40">
        <w:t xml:space="preserve">dimming </w:t>
      </w:r>
      <w:r w:rsidR="00242DA2">
        <w:t xml:space="preserve">generates a positive </w:t>
      </w:r>
      <w:r w:rsidR="00CD451C">
        <w:t xml:space="preserve">cloud </w:t>
      </w:r>
      <w:r w:rsidR="00242DA2">
        <w:t xml:space="preserve">radiative </w:t>
      </w:r>
      <w:r w:rsidR="0060635A">
        <w:t>feedback</w:t>
      </w:r>
      <w:r w:rsidR="00242DA2">
        <w:t xml:space="preserve"> that scales with the </w:t>
      </w:r>
      <w:r w:rsidR="00F976FF">
        <w:t xml:space="preserve">present global mean </w:t>
      </w:r>
      <w:r w:rsidR="00B04E40">
        <w:t xml:space="preserve">albedo due to </w:t>
      </w:r>
      <w:r w:rsidR="009E2431">
        <w:t>shallow cumulus clou</w:t>
      </w:r>
      <w:r w:rsidR="00B04E40">
        <w:t>ds</w:t>
      </w:r>
      <w:r w:rsidR="00242DA2">
        <w:t>.</w:t>
      </w:r>
    </w:p>
    <w:p w14:paraId="67D94AC7" w14:textId="0A4140D4" w:rsidR="00FC13FE" w:rsidRDefault="00FC13FE" w:rsidP="00FC13FE">
      <w:pPr>
        <w:pStyle w:val="Heading2"/>
        <w:rPr>
          <w:rFonts w:eastAsiaTheme="minorEastAsia"/>
        </w:rPr>
      </w:pPr>
      <w:r>
        <w:rPr>
          <w:rFonts w:eastAsiaTheme="minorEastAsia"/>
        </w:rPr>
        <w:lastRenderedPageBreak/>
        <w:t>Cloud and flux model</w:t>
      </w:r>
    </w:p>
    <w:p w14:paraId="4090403B" w14:textId="453A2401" w:rsidR="00FC0B84" w:rsidRDefault="00FC0B84" w:rsidP="00FC0B84">
      <w:pPr>
        <w:spacing w:line="240" w:lineRule="auto"/>
        <w:rPr>
          <w:rFonts w:eastAsiaTheme="minorEastAsia"/>
        </w:rPr>
      </w:pPr>
      <w:r>
        <w:rPr>
          <w:rFonts w:eastAsiaTheme="minorEastAsia"/>
        </w:rPr>
        <w:t xml:space="preserve">To predict the response of shallow cumulus clouds to climate, we separate the </w:t>
      </w:r>
      <w:r w:rsidR="1FB3D345" w:rsidRPr="1FB3D345">
        <w:rPr>
          <w:rFonts w:eastAsiaTheme="minorEastAsia"/>
        </w:rPr>
        <w:t xml:space="preserve">expected thermodynamic and circulation </w:t>
      </w:r>
      <w:r>
        <w:rPr>
          <w:rFonts w:eastAsiaTheme="minorEastAsia"/>
        </w:rPr>
        <w:t>changes from the properties of cloud geometry,</w:t>
      </w:r>
      <w:r w:rsidR="00B02B30">
        <w:rPr>
          <w:rFonts w:eastAsiaTheme="minorEastAsia"/>
        </w:rPr>
        <w:t xml:space="preserve"> </w:t>
      </w:r>
      <w:r>
        <w:rPr>
          <w:rFonts w:eastAsiaTheme="minorEastAsia"/>
        </w:rPr>
        <w:t>turbulence, and microphysics</w:t>
      </w:r>
      <w:r w:rsidR="1FB3D345" w:rsidRPr="1FB3D345">
        <w:rPr>
          <w:rFonts w:eastAsiaTheme="minorEastAsia"/>
        </w:rPr>
        <w:t>, which we</w:t>
      </w:r>
      <w:r>
        <w:rPr>
          <w:rFonts w:eastAsiaTheme="minorEastAsia"/>
        </w:rPr>
        <w:t xml:space="preserve"> </w:t>
      </w:r>
      <w:r w:rsidR="1FB3D345" w:rsidRPr="1FB3D345">
        <w:rPr>
          <w:rFonts w:eastAsiaTheme="minorEastAsia"/>
        </w:rPr>
        <w:t xml:space="preserve">assume </w:t>
      </w:r>
      <w:r>
        <w:rPr>
          <w:rFonts w:eastAsiaTheme="minorEastAsia"/>
        </w:rPr>
        <w:t xml:space="preserve">not to change. </w:t>
      </w:r>
      <w:r w:rsidR="006E3283">
        <w:rPr>
          <w:rFonts w:eastAsiaTheme="minorEastAsia"/>
        </w:rPr>
        <w:t xml:space="preserve">The autoconversion of cloud droplets to precipitation, the lateral entrainment rate, and the ratio of the area of active updraft to cloud area, are </w:t>
      </w:r>
      <w:r w:rsidR="0060635A">
        <w:rPr>
          <w:rFonts w:eastAsiaTheme="minorEastAsia"/>
        </w:rPr>
        <w:t>parameterized</w:t>
      </w:r>
      <w:r w:rsidR="006E3283">
        <w:rPr>
          <w:rFonts w:eastAsiaTheme="minorEastAsia"/>
        </w:rPr>
        <w:t xml:space="preserve"> to match emergent properties of the clouds in the present climate and are not expected to change with thermodynamic and circulation responses to CO</w:t>
      </w:r>
      <w:r w:rsidR="006E3283" w:rsidRPr="00CD451C">
        <w:rPr>
          <w:rFonts w:eastAsiaTheme="minorEastAsia"/>
          <w:vertAlign w:val="subscript"/>
        </w:rPr>
        <w:t>2</w:t>
      </w:r>
      <w:r w:rsidR="006E3283">
        <w:rPr>
          <w:rFonts w:eastAsiaTheme="minorEastAsia"/>
        </w:rPr>
        <w:t>.</w:t>
      </w:r>
    </w:p>
    <w:p w14:paraId="7FFD2EDF" w14:textId="6ED14FF5" w:rsidR="00905786" w:rsidRDefault="00FC13FE" w:rsidP="00FC0B84">
      <w:pPr>
        <w:pStyle w:val="BodyText"/>
        <w:rPr>
          <w:rFonts w:ascii="Aptos" w:hAnsi="Aptos"/>
        </w:rPr>
      </w:pPr>
      <w:r>
        <w:rPr>
          <w:rFonts w:ascii="Aptos" w:hAnsi="Aptos"/>
        </w:rPr>
        <w:t>A</w:t>
      </w:r>
      <w:r w:rsidR="00295C0E" w:rsidRPr="00295C0E">
        <w:rPr>
          <w:rFonts w:ascii="Aptos" w:hAnsi="Aptos"/>
        </w:rPr>
        <w:t xml:space="preserve"> mass flux model</w:t>
      </w:r>
      <w:r w:rsidR="00FC0B84">
        <w:rPr>
          <w:rFonts w:ascii="Aptos" w:hAnsi="Aptos"/>
        </w:rPr>
        <w:t xml:space="preserve"> </w:t>
      </w:r>
      <w:r w:rsidR="00905786">
        <w:rPr>
          <w:rFonts w:ascii="Aptos" w:hAnsi="Aptos"/>
        </w:rPr>
        <w:t xml:space="preserve">consisting of an ensemble of </w:t>
      </w:r>
      <w:r w:rsidR="00CA09DE">
        <w:rPr>
          <w:rFonts w:ascii="Aptos" w:hAnsi="Aptos"/>
        </w:rPr>
        <w:t xml:space="preserve">entraining and precipitating cloud plumes </w:t>
      </w:r>
      <w:r w:rsidR="00905786">
        <w:rPr>
          <w:rFonts w:ascii="Aptos" w:hAnsi="Aptos"/>
        </w:rPr>
        <w:t xml:space="preserve">with different moisture sink rates </w:t>
      </w:r>
      <w:r w:rsidR="00CA09DE">
        <w:rPr>
          <w:rFonts w:ascii="Aptos" w:hAnsi="Aptos"/>
        </w:rPr>
        <w:t>simulates</w:t>
      </w:r>
      <w:r w:rsidR="00295C0E" w:rsidRPr="00295C0E">
        <w:rPr>
          <w:rFonts w:ascii="Aptos" w:hAnsi="Aptos"/>
        </w:rPr>
        <w:t xml:space="preserve"> cloud</w:t>
      </w:r>
      <w:r w:rsidR="00CA09DE">
        <w:rPr>
          <w:rFonts w:ascii="Aptos" w:hAnsi="Aptos"/>
        </w:rPr>
        <w:t xml:space="preserve"> humidity, cloud top height, mass fluxes, and moisture fluxes (see Methods)</w:t>
      </w:r>
      <w:r w:rsidR="00295C0E" w:rsidRPr="00295C0E">
        <w:rPr>
          <w:rFonts w:ascii="Aptos" w:hAnsi="Aptos"/>
        </w:rPr>
        <w:t xml:space="preserve">. </w:t>
      </w:r>
      <w:r w:rsidR="006E3283">
        <w:rPr>
          <w:rFonts w:eastAsiaTheme="minorEastAsia"/>
        </w:rPr>
        <w:t>The moisture sink rate</w:t>
      </w:r>
      <w:r w:rsidR="006E3283">
        <w:t xml:space="preserve"> </w:t>
      </w:r>
      <w:r w:rsidR="006E3283">
        <w:rPr>
          <w:rFonts w:eastAsiaTheme="minorEastAsia"/>
        </w:rPr>
        <w:t xml:space="preserve">parameterizes turbulence-scale </w:t>
      </w:r>
      <w:r w:rsidR="00905786">
        <w:rPr>
          <w:rFonts w:eastAsiaTheme="minorEastAsia"/>
        </w:rPr>
        <w:t xml:space="preserve">entrainment and precipitation conversion processes </w:t>
      </w:r>
      <w:r w:rsidR="006E3283">
        <w:rPr>
          <w:rFonts w:eastAsiaTheme="minorEastAsia"/>
        </w:rPr>
        <w:t>within the clouds</w:t>
      </w:r>
      <w:r w:rsidR="006E3283">
        <w:t>. Plumes</w:t>
      </w:r>
      <w:r w:rsidR="00CA09DE">
        <w:t xml:space="preserve"> with weaker </w:t>
      </w:r>
      <w:r w:rsidR="001A7494">
        <w:t xml:space="preserve">moisture </w:t>
      </w:r>
      <w:r w:rsidR="00CA09DE">
        <w:t xml:space="preserve">sink rates </w:t>
      </w:r>
      <w:r w:rsidR="006E3283">
        <w:t>have</w:t>
      </w:r>
      <w:r w:rsidR="00CA09DE">
        <w:t xml:space="preserve"> higher</w:t>
      </w:r>
      <w:r w:rsidR="006E3283">
        <w:t xml:space="preserve"> cloud tops</w:t>
      </w:r>
      <w:r w:rsidR="00905786">
        <w:t xml:space="preserve">. </w:t>
      </w:r>
      <w:r w:rsidR="00DB319C">
        <w:t xml:space="preserve">Cloud specific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DB319C">
        <w:rPr>
          <w:rFonts w:eastAsiaTheme="minorEastAsia"/>
        </w:rPr>
        <w:t xml:space="preserve"> </w:t>
      </w:r>
      <w:r w:rsidR="00DB319C">
        <w:t xml:space="preserve">and liquid specific humidity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rsidR="00DB319C">
        <w:t xml:space="preserve"> are illustrated with several moisture sink rates in Fig. </w:t>
      </w:r>
      <w:r w:rsidR="00D823E6">
        <w:t>REFLALBEDO</w:t>
      </w:r>
      <w:r w:rsidR="00DB319C">
        <w:t xml:space="preserve">. </w:t>
      </w:r>
      <w:r w:rsidR="00905786">
        <w:t xml:space="preserve">The fraction of clouds at each moisture </w:t>
      </w:r>
      <w:r w:rsidR="00FC0B84">
        <w:t xml:space="preserve">sink rate is set to </w:t>
      </w:r>
      <w:r w:rsidR="00905786">
        <w:t xml:space="preserve">match </w:t>
      </w:r>
      <w:r w:rsidR="00FC0B84">
        <w:t>the cloud top</w:t>
      </w:r>
      <w:r w:rsidR="00FC0B84" w:rsidRPr="00583AA5">
        <w:t xml:space="preserve"> height distribution </w:t>
      </w:r>
      <w:r w:rsidR="00FC0B84">
        <w:t xml:space="preserve">of </w:t>
      </w:r>
      <w:r w:rsidR="00FC0B84" w:rsidRPr="00583AA5">
        <w:t>satellite</w:t>
      </w:r>
      <w:r w:rsidR="00FC0B84">
        <w:t xml:space="preserve"> observations</w:t>
      </w:r>
      <w:r w:rsidR="00F660FA">
        <w:t xml:space="preserve"> (Fig. REFLALBEDO) below 4 km</w:t>
      </w:r>
      <w:r w:rsidR="00C157EF">
        <w:t xml:space="preserve">. </w:t>
      </w:r>
      <w:r w:rsidR="00F660FA">
        <w:t xml:space="preserve">The large-scale subsiding branch of the tropical hydrological cycle dries the shallow cumulus boundary layer (Fig. LSADV). </w:t>
      </w:r>
      <w:r w:rsidR="00C157EF">
        <w:t>R</w:t>
      </w:r>
      <w:r w:rsidR="00FC0B84" w:rsidRPr="00295C0E">
        <w:rPr>
          <w:rFonts w:ascii="Aptos" w:hAnsi="Aptos"/>
        </w:rPr>
        <w:t xml:space="preserve">equiring </w:t>
      </w:r>
      <w:r w:rsidR="00C157EF">
        <w:rPr>
          <w:rFonts w:ascii="Aptos" w:hAnsi="Aptos"/>
        </w:rPr>
        <w:t xml:space="preserve">the </w:t>
      </w:r>
      <w:r w:rsidR="00FC0B84">
        <w:rPr>
          <w:rFonts w:ascii="Aptos" w:hAnsi="Aptos"/>
        </w:rPr>
        <w:t>cloud</w:t>
      </w:r>
      <w:r w:rsidR="00C157EF">
        <w:rPr>
          <w:rFonts w:ascii="Aptos" w:hAnsi="Aptos"/>
        </w:rPr>
        <w:t>s</w:t>
      </w:r>
      <w:r w:rsidR="00FC0B84">
        <w:rPr>
          <w:rFonts w:ascii="Aptos" w:hAnsi="Aptos"/>
        </w:rPr>
        <w:t xml:space="preserve"> </w:t>
      </w:r>
      <w:r w:rsidR="00FC0B84" w:rsidRPr="00295C0E">
        <w:rPr>
          <w:rFonts w:ascii="Aptos" w:hAnsi="Aptos"/>
        </w:rPr>
        <w:t>to balance the large scale advective drying</w:t>
      </w:r>
      <w:r w:rsidR="00F660FA">
        <w:rPr>
          <w:rFonts w:ascii="Aptos" w:hAnsi="Aptos"/>
        </w:rPr>
        <w:t xml:space="preserve">, </w:t>
      </w:r>
      <w:r w:rsidR="00FC0B84" w:rsidRPr="00295C0E">
        <w:rPr>
          <w:rFonts w:ascii="Aptos" w:hAnsi="Aptos"/>
        </w:rPr>
        <w:t>we assess the effect of large</w:t>
      </w:r>
      <w:r w:rsidR="00FC0B84">
        <w:rPr>
          <w:rFonts w:ascii="Aptos" w:hAnsi="Aptos"/>
        </w:rPr>
        <w:t>-</w:t>
      </w:r>
      <w:r w:rsidR="00FC0B84" w:rsidRPr="00295C0E">
        <w:rPr>
          <w:rFonts w:ascii="Aptos" w:hAnsi="Aptos"/>
        </w:rPr>
        <w:t xml:space="preserve">scale circulation </w:t>
      </w:r>
      <m:oMath>
        <m:r>
          <w:rPr>
            <w:rFonts w:ascii="Cambria Math" w:hAnsi="Cambria Math"/>
          </w:rPr>
          <m:t>W</m:t>
        </m:r>
      </m:oMath>
      <w:r w:rsidR="00FC0B84" w:rsidRPr="00295C0E">
        <w:rPr>
          <w:rFonts w:ascii="Aptos" w:hAnsi="Aptos"/>
        </w:rPr>
        <w:t xml:space="preserve"> and environmental moisture </w:t>
      </w:r>
      <m:oMath>
        <m:r>
          <w:rPr>
            <w:rFonts w:ascii="Cambria Math" w:hAnsi="Cambria Math"/>
          </w:rPr>
          <m:t>q</m:t>
        </m:r>
      </m:oMath>
      <w:r w:rsidR="00FC0B84" w:rsidRPr="00295C0E">
        <w:rPr>
          <w:rFonts w:ascii="Aptos" w:hAnsi="Aptos"/>
        </w:rPr>
        <w:t xml:space="preserve"> on the cloud mass flux </w:t>
      </w:r>
      <m:oMath>
        <m:r>
          <w:rPr>
            <w:rFonts w:ascii="Cambria Math" w:hAnsi="Cambria Math"/>
          </w:rPr>
          <m:t>M</m:t>
        </m:r>
      </m:oMath>
      <w:r w:rsidR="00FC0B84" w:rsidRPr="00295C0E">
        <w:rPr>
          <w:rFonts w:ascii="Aptos" w:hAnsi="Aptos"/>
        </w:rPr>
        <w:t>.</w:t>
      </w:r>
    </w:p>
    <w:p w14:paraId="0FBE9682" w14:textId="3EF8049F" w:rsidR="00111A45" w:rsidRDefault="00F660FA" w:rsidP="00FC0B84">
      <w:pPr>
        <w:pStyle w:val="BodyText"/>
        <w:rPr>
          <w:rFonts w:ascii="Aptos" w:hAnsi="Aptos"/>
        </w:rPr>
      </w:pPr>
      <w:r>
        <w:rPr>
          <w:noProof/>
        </w:rPr>
        <w:drawing>
          <wp:inline distT="0" distB="0" distL="0" distR="0" wp14:anchorId="4BD6122B" wp14:editId="1845C252">
            <wp:extent cx="209862" cy="2482850"/>
            <wp:effectExtent l="0" t="0" r="6350" b="0"/>
            <wp:docPr id="3053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95823"/>
                    <a:stretch>
                      <a:fillRect/>
                    </a:stretch>
                  </pic:blipFill>
                  <pic:spPr bwMode="auto">
                    <a:xfrm>
                      <a:off x="0" y="0"/>
                      <a:ext cx="212023" cy="250841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44C31187" wp14:editId="5FB5AA4F">
            <wp:extent cx="2600793" cy="2514017"/>
            <wp:effectExtent l="0" t="0" r="3175" b="635"/>
            <wp:docPr id="67234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66058"/>
                    <a:stretch>
                      <a:fillRect/>
                    </a:stretch>
                  </pic:blipFill>
                  <pic:spPr bwMode="auto">
                    <a:xfrm>
                      <a:off x="0" y="0"/>
                      <a:ext cx="2708029" cy="261767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36DA426D" wp14:editId="3575CCE0">
            <wp:extent cx="2596206" cy="2483445"/>
            <wp:effectExtent l="0" t="0" r="0" b="6350"/>
            <wp:docPr id="101768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48344"/>
                    <a:stretch>
                      <a:fillRect/>
                    </a:stretch>
                  </pic:blipFill>
                  <pic:spPr bwMode="auto">
                    <a:xfrm>
                      <a:off x="0" y="0"/>
                      <a:ext cx="2622310" cy="2508415"/>
                    </a:xfrm>
                    <a:prstGeom prst="rect">
                      <a:avLst/>
                    </a:prstGeom>
                    <a:noFill/>
                    <a:ln>
                      <a:noFill/>
                    </a:ln>
                    <a:extLst>
                      <a:ext uri="{53640926-AAD7-44D8-BBD7-CCE9431645EC}">
                        <a14:shadowObscured xmlns:a14="http://schemas.microsoft.com/office/drawing/2010/main"/>
                      </a:ext>
                    </a:extLst>
                  </pic:spPr>
                </pic:pic>
              </a:graphicData>
            </a:graphic>
          </wp:inline>
        </w:drawing>
      </w:r>
    </w:p>
    <w:p w14:paraId="37D3C481" w14:textId="33B27146" w:rsidR="00DB319C" w:rsidRPr="00F660FA" w:rsidRDefault="00F660FA" w:rsidP="00FC0B84">
      <w:pPr>
        <w:pStyle w:val="BodyText"/>
        <w:rPr>
          <w:rFonts w:ascii="Aptos Narrow" w:hAnsi="Aptos Narrow"/>
        </w:rPr>
      </w:pPr>
      <w:commentRangeStart w:id="17"/>
      <w:commentRangeStart w:id="18"/>
      <w:r w:rsidRPr="00F660FA">
        <w:rPr>
          <w:rFonts w:ascii="Aptos Narrow" w:hAnsi="Aptos Narrow"/>
        </w:rPr>
        <w:t>Fig. LSADV. Large scale subsidence velocity (m s</w:t>
      </w:r>
      <w:r w:rsidRPr="00F660FA">
        <w:rPr>
          <w:rFonts w:ascii="Aptos Narrow" w:hAnsi="Aptos Narrow"/>
          <w:vertAlign w:val="superscript"/>
        </w:rPr>
        <w:t>–1</w:t>
      </w:r>
      <w:r w:rsidRPr="00F660FA">
        <w:rPr>
          <w:rFonts w:ascii="Aptos Narrow" w:hAnsi="Aptos Narrow"/>
        </w:rPr>
        <w:t>) and 3-D specific humidity advection (drying) prescribed for the shallow cumulus model experiments.</w:t>
      </w:r>
      <w:commentRangeEnd w:id="17"/>
      <w:r w:rsidRPr="00F660FA">
        <w:rPr>
          <w:rStyle w:val="CommentReference"/>
          <w:rFonts w:ascii="Aptos Narrow" w:hAnsi="Aptos Narrow"/>
          <w:sz w:val="24"/>
          <w:szCs w:val="24"/>
        </w:rPr>
        <w:commentReference w:id="17"/>
      </w:r>
      <w:commentRangeEnd w:id="18"/>
      <w:r w:rsidR="009E2431" w:rsidRPr="00F660FA">
        <w:rPr>
          <w:rStyle w:val="CommentReference"/>
          <w:rFonts w:ascii="Aptos Narrow" w:hAnsi="Aptos Narrow"/>
          <w:sz w:val="24"/>
          <w:szCs w:val="24"/>
        </w:rPr>
        <w:commentReference w:id="18"/>
      </w:r>
    </w:p>
    <w:p w14:paraId="7AB59895" w14:textId="4C5E075D" w:rsidR="00C157EF" w:rsidRPr="00C157EF" w:rsidRDefault="00C157EF" w:rsidP="00111A45">
      <w:pPr>
        <w:spacing w:line="240" w:lineRule="auto"/>
      </w:pPr>
      <w:commentRangeStart w:id="19"/>
      <w:commentRangeStart w:id="20"/>
      <w:r>
        <w:t>Climate feedbacks also depend on changes in shallower stratocumulus clouds near cloud base. We model the fraction of stratocumulus clouds from the relative humidity (RH) and turbulent moisture fluxes in the subcloud layer. They are sensitive to small (1%) changes of both moisture flux and RH.</w:t>
      </w:r>
      <w:commentRangeEnd w:id="19"/>
      <w:r w:rsidRPr="00C157EF">
        <w:rPr>
          <w:rStyle w:val="CommentReference"/>
          <w:sz w:val="24"/>
          <w:szCs w:val="24"/>
        </w:rPr>
        <w:commentReference w:id="19"/>
      </w:r>
      <w:commentRangeEnd w:id="20"/>
      <w:r w:rsidR="009E2431" w:rsidRPr="00C157EF">
        <w:rPr>
          <w:rStyle w:val="CommentReference"/>
          <w:sz w:val="24"/>
          <w:szCs w:val="24"/>
        </w:rPr>
        <w:commentReference w:id="20"/>
      </w:r>
    </w:p>
    <w:bookmarkEnd w:id="0"/>
    <w:bookmarkEnd w:id="2"/>
    <w:p w14:paraId="798B140D" w14:textId="77777777" w:rsidR="00FC13FE" w:rsidRPr="0089143E" w:rsidRDefault="00FC13FE" w:rsidP="00FC13FE">
      <w:pPr>
        <w:pStyle w:val="Heading1"/>
      </w:pPr>
      <w:r w:rsidRPr="0089143E">
        <w:lastRenderedPageBreak/>
        <w:t>Results</w:t>
      </w:r>
    </w:p>
    <w:p w14:paraId="7ED85A0F" w14:textId="5C6CD090" w:rsidR="00913636" w:rsidRDefault="00480A58" w:rsidP="00913636">
      <w:pPr>
        <w:pStyle w:val="Heading2"/>
        <w:rPr>
          <w:rFonts w:eastAsiaTheme="minorEastAsia"/>
        </w:rPr>
      </w:pPr>
      <w:r>
        <w:rPr>
          <w:rFonts w:eastAsiaTheme="minorEastAsia"/>
        </w:rPr>
        <w:t>M</w:t>
      </w:r>
      <w:r w:rsidR="00913636">
        <w:rPr>
          <w:rFonts w:eastAsiaTheme="minorEastAsia"/>
        </w:rPr>
        <w:t>ass flux</w:t>
      </w:r>
      <w:r>
        <w:rPr>
          <w:rFonts w:eastAsiaTheme="minorEastAsia"/>
        </w:rPr>
        <w:t xml:space="preserve"> and cloud albedo</w:t>
      </w:r>
    </w:p>
    <w:p w14:paraId="11E36FB0" w14:textId="06A429CB" w:rsidR="00913636" w:rsidRDefault="00913636" w:rsidP="00913636">
      <w:pPr>
        <w:pStyle w:val="BodyText"/>
      </w:pPr>
      <w:r>
        <w:t xml:space="preserve">The </w:t>
      </w:r>
      <w:r w:rsidR="00E26C23">
        <w:t xml:space="preserve">cloud </w:t>
      </w:r>
      <w:r>
        <w:t>model generates cloud water and vertical velocity profiles for thousands of ~2</w:t>
      </w:r>
      <w:r w:rsidR="00FB36C5">
        <w:t>8</w:t>
      </w:r>
      <w:r>
        <w:t>0x2</w:t>
      </w:r>
      <w:r w:rsidR="00FB36C5">
        <w:t>8</w:t>
      </w:r>
      <w:r>
        <w:t>0 km</w:t>
      </w:r>
      <w:r>
        <w:rPr>
          <w:vertAlign w:val="superscript"/>
        </w:rPr>
        <w:t>2</w:t>
      </w:r>
      <w:r>
        <w:t xml:space="preserve"> GOES satellite reflectance scenes. The </w:t>
      </w:r>
      <w:r w:rsidR="00975E08">
        <w:t>scene-</w:t>
      </w:r>
      <w:r>
        <w:t>mean mass flux binned as a function of reflectance</w:t>
      </w:r>
      <w:r w:rsidR="00B609C7">
        <w:t xml:space="preserve"> and cloud albedo</w:t>
      </w:r>
      <w:r w:rsidR="00CE6009">
        <w:t xml:space="preserve"> (calculated as cloud </w:t>
      </w:r>
      <w:r w:rsidR="00B609C7">
        <w:t>albedo</w:t>
      </w:r>
      <w:r w:rsidR="00CE6009">
        <w:t xml:space="preserve"> </w:t>
      </w:r>
      <w:r w:rsidR="00B609C7">
        <w:t xml:space="preserve">weighted cloud fraction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CE6009">
        <w:rPr>
          <w:rFonts w:eastAsiaTheme="minorEastAsia"/>
        </w:rPr>
        <w:t>)</w:t>
      </w:r>
      <w:r w:rsidR="00B609C7">
        <w:rPr>
          <w:rFonts w:eastAsiaTheme="minorEastAsia"/>
        </w:rPr>
        <w:t xml:space="preserve"> </w:t>
      </w:r>
      <w:r>
        <w:t xml:space="preserve">is shown in Fig. REFLMASSFL. </w:t>
      </w:r>
      <w:r w:rsidR="00B609C7">
        <w:t xml:space="preserve">The near proportionality of mass flux to cloud albedo suggests that clouds have a mean albedo-weighted 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sidR="00B609C7">
        <w:rPr>
          <w:rFonts w:eastAsiaTheme="minorEastAsia"/>
        </w:rPr>
        <w:t xml:space="preserve"> </w:t>
      </w:r>
      <w:r w:rsidR="00B609C7">
        <w:t>67 cm s</w:t>
      </w:r>
      <w:r w:rsidR="00B609C7">
        <w:rPr>
          <w:vertAlign w:val="superscript"/>
        </w:rPr>
        <w:t>-1</w:t>
      </w:r>
      <w:r w:rsidR="00B609C7">
        <w:t xml:space="preserve">. This proportionality of cloud albedo to mass flux </w:t>
      </w:r>
      <m:oMath>
        <m:r>
          <w:rPr>
            <w:rFonts w:ascii="Cambria Math" w:hAnsi="Cambria Math"/>
          </w:rPr>
          <m:t>A</m:t>
        </m:r>
        <m:r>
          <w:rPr>
            <w:rFonts w:ascii="Cambria Math" w:hAnsi="Cambria Math"/>
          </w:rPr>
          <m:t>∝M</m:t>
        </m:r>
      </m:oMath>
      <w:r w:rsidR="00B609C7">
        <w:rPr>
          <w:rFonts w:eastAsiaTheme="minorEastAsia"/>
        </w:rPr>
        <w:t xml:space="preserve"> </w:t>
      </w:r>
      <w:r w:rsidR="00B609C7">
        <w:t xml:space="preserve">is used to infer the </w:t>
      </w:r>
      <w:r w:rsidR="00CE6009">
        <w:t xml:space="preserve">proportional </w:t>
      </w:r>
      <w:r w:rsidR="00B609C7">
        <w:t>relationship between cloud albedo and mass flux.</w:t>
      </w:r>
      <w:r w:rsidR="00B609C7">
        <w:rPr>
          <w:rFonts w:ascii="Aptos" w:hAnsi="Aptos"/>
        </w:rPr>
        <w:t xml:space="preserve"> </w:t>
      </w:r>
      <w:commentRangeStart w:id="21"/>
      <w:commentRangeStart w:id="22"/>
      <w:r>
        <w:t>The slope</w:t>
      </w:r>
      <w:r w:rsidR="00FB36C5">
        <w:t xml:space="preserve"> </w:t>
      </w:r>
      <m:oMath>
        <m:r>
          <w:rPr>
            <w:rFonts w:ascii="Cambria Math" w:hAnsi="Cambria Math"/>
          </w:rPr>
          <m:t>d</m:t>
        </m:r>
        <m:r>
          <w:rPr>
            <w:rFonts w:ascii="Cambria Math" w:hAnsi="Cambria Math"/>
          </w:rPr>
          <m:t>A</m:t>
        </m:r>
        <m:r>
          <w:rPr>
            <w:rFonts w:ascii="Cambria Math" w:hAnsi="Cambria Math"/>
          </w:rPr>
          <m:t xml:space="preserve">/dM= </m:t>
        </m:r>
      </m:oMath>
      <w:r w:rsidR="00FB36C5">
        <w:t>1.5</w:t>
      </w:r>
      <w:r>
        <w:t xml:space="preserve"> % </w:t>
      </w:r>
      <w:r w:rsidR="00BB5A28">
        <w:t>[</w:t>
      </w:r>
      <w:r w:rsidR="00DA04AD">
        <w:t>c</w:t>
      </w:r>
      <w:r>
        <w:t>m s</w:t>
      </w:r>
      <w:r>
        <w:rPr>
          <w:vertAlign w:val="superscript"/>
        </w:rPr>
        <w:t>–1</w:t>
      </w:r>
      <w:r w:rsidR="00BB5A28">
        <w:t>]</w:t>
      </w:r>
      <w:r>
        <w:rPr>
          <w:vertAlign w:val="superscript"/>
        </w:rPr>
        <w:t>-1</w:t>
      </w:r>
      <w:r>
        <w:t xml:space="preserve"> </w:t>
      </w:r>
      <w:r w:rsidR="00FB36C5">
        <w:t>is slightly lower than</w:t>
      </w:r>
      <w:r>
        <w:t xml:space="preserve"> </w:t>
      </w:r>
      <m:oMath>
        <m:r>
          <w:rPr>
            <w:rFonts w:ascii="Cambria Math" w:hAnsi="Cambria Math"/>
          </w:rPr>
          <m:t>dC/dM</m:t>
        </m:r>
      </m:oMath>
      <w:r>
        <w:t xml:space="preserve"> </w:t>
      </w:r>
      <w:r w:rsidR="00402540">
        <w:t xml:space="preserve">observed by </w:t>
      </w:r>
      <w:r w:rsidR="00CE6009">
        <w:t>lidar and radar</w:t>
      </w:r>
      <w:r w:rsidR="00402540">
        <w:t xml:space="preserve"> cloud fraction</w:t>
      </w:r>
      <w:r w:rsidR="00CE6009">
        <w:t xml:space="preserve"> and mass flux from </w:t>
      </w:r>
      <w:r>
        <w:t xml:space="preserve">dropsonde circles in EUREC4A (2.4 </w:t>
      </w:r>
      <w:r w:rsidR="00E26C23">
        <w:t>-</w:t>
      </w:r>
      <w:r>
        <w:t xml:space="preserve"> </w:t>
      </w:r>
      <w:r w:rsidR="004D650A">
        <w:t>4</w:t>
      </w:r>
      <w:r>
        <w:t>.</w:t>
      </w:r>
      <w:r w:rsidR="004D650A">
        <w:t>0</w:t>
      </w:r>
      <w:r>
        <w:t xml:space="preserve"> % </w:t>
      </w:r>
      <w:r w:rsidR="00E26C23">
        <w:t>[</w:t>
      </w:r>
      <w:r w:rsidR="002071AC">
        <w:t>c</w:t>
      </w:r>
      <w:r>
        <w:t>m s</w:t>
      </w:r>
      <w:r>
        <w:rPr>
          <w:vertAlign w:val="superscript"/>
        </w:rPr>
        <w:t>–1</w:t>
      </w:r>
      <w:r w:rsidR="00E26C23">
        <w:t>]</w:t>
      </w:r>
      <w:r>
        <w:rPr>
          <w:vertAlign w:val="superscript"/>
        </w:rPr>
        <w:t>-1</w:t>
      </w:r>
      <w:r>
        <w:t>; Vogel et al. 2022)</w:t>
      </w:r>
      <w:r w:rsidR="00FB36C5">
        <w:t>.</w:t>
      </w:r>
      <w:commentRangeEnd w:id="21"/>
      <w:r>
        <w:rPr>
          <w:rStyle w:val="CommentReference"/>
          <w:sz w:val="24"/>
          <w:szCs w:val="24"/>
        </w:rPr>
        <w:commentReference w:id="21"/>
      </w:r>
      <w:commentRangeEnd w:id="22"/>
      <w:r w:rsidR="00CE6009">
        <w:rPr>
          <w:rStyle w:val="CommentReference"/>
          <w:sz w:val="24"/>
          <w:szCs w:val="24"/>
        </w:rPr>
        <w:commentReference w:id="22"/>
      </w:r>
      <w:r w:rsidR="000F6B7E">
        <w:t xml:space="preserve"> </w:t>
      </w:r>
      <w:r w:rsidR="00CE6009">
        <w:t xml:space="preserve"> Th</w:t>
      </w:r>
      <w:r w:rsidR="007004E7">
        <w:t xml:space="preserve">is is likely because the </w:t>
      </w:r>
      <w:r w:rsidR="007E06D0">
        <w:t xml:space="preserve">lidar-radar </w:t>
      </w:r>
      <w:r w:rsidR="00360508">
        <w:t>cloud</w:t>
      </w:r>
      <w:r w:rsidR="007E06D0">
        <w:t xml:space="preserve"> fraction </w:t>
      </w:r>
      <m:oMath>
        <m:r>
          <w:rPr>
            <w:rFonts w:ascii="Cambria Math" w:hAnsi="Cambria Math"/>
          </w:rPr>
          <m:t xml:space="preserve">C </m:t>
        </m:r>
      </m:oMath>
      <w:r w:rsidR="00CE6009">
        <w:t>detect</w:t>
      </w:r>
      <w:r w:rsidR="007004E7">
        <w:t xml:space="preserve">s </w:t>
      </w:r>
      <w:r w:rsidR="000F6B7E">
        <w:t>optically thin</w:t>
      </w:r>
      <w:r w:rsidR="00EC3863">
        <w:t>ner</w:t>
      </w:r>
      <w:r w:rsidR="000F6B7E">
        <w:t xml:space="preserve"> clouds </w:t>
      </w:r>
      <w:r w:rsidR="00B609C7">
        <w:t>t</w:t>
      </w:r>
      <w:r w:rsidR="00402540">
        <w:t>hat are underestimated by</w:t>
      </w:r>
      <w:r w:rsidR="00483D35">
        <w:t xml:space="preserve"> </w:t>
      </w:r>
      <w:r w:rsidR="00402540">
        <w:t xml:space="preserve">the </w:t>
      </w:r>
      <w:r w:rsidR="00B609C7">
        <w:t>GOES</w:t>
      </w:r>
      <w:r w:rsidR="00402540">
        <w:t xml:space="preserve"> albedo-weighted cloud fraction </w:t>
      </w:r>
      <m:oMath>
        <m:r>
          <w:rPr>
            <w:rFonts w:ascii="Cambria Math" w:hAnsi="Cambria Math"/>
          </w:rPr>
          <m:t>A</m:t>
        </m:r>
      </m:oMath>
      <w:r w:rsidR="00360508">
        <w:t>.</w:t>
      </w:r>
      <w:r w:rsidR="00EC3863">
        <w:t xml:space="preserve"> </w:t>
      </w:r>
      <w:r w:rsidR="00687D95">
        <w:t>O</w:t>
      </w:r>
      <w:commentRangeStart w:id="23"/>
      <w:commentRangeStart w:id="24"/>
      <w:r w:rsidR="007E06D0">
        <w:t xml:space="preserve">nly about </w:t>
      </w:r>
      <w:r w:rsidR="00EC3863">
        <w:t>half (</w:t>
      </w:r>
      <w:r w:rsidR="00EC3863">
        <w:rPr>
          <w:i/>
          <w:iCs/>
        </w:rPr>
        <w:t>r</w:t>
      </w:r>
      <w:r w:rsidR="00EC3863">
        <w:rPr>
          <w:vertAlign w:val="superscript"/>
        </w:rPr>
        <w:t>2</w:t>
      </w:r>
      <w:r w:rsidR="007E06D0">
        <w:t xml:space="preserve"> = 0.52)</w:t>
      </w:r>
      <w:r w:rsidR="00EC3863">
        <w:t xml:space="preserve"> of the </w:t>
      </w:r>
      <w:r w:rsidR="007004E7">
        <w:t xml:space="preserve">observed </w:t>
      </w:r>
      <w:r w:rsidR="007E06D0">
        <w:t xml:space="preserve">mass flux </w:t>
      </w:r>
      <w:r w:rsidR="00687D95">
        <w:t>variance</w:t>
      </w:r>
      <w:r w:rsidR="007E06D0">
        <w:t xml:space="preserve"> is correlated with the</w:t>
      </w:r>
      <w:r w:rsidR="00EC3863">
        <w:t xml:space="preserve"> cloud</w:t>
      </w:r>
      <w:r w:rsidR="007E06D0">
        <w:t>s</w:t>
      </w:r>
      <w:commentRangeEnd w:id="23"/>
      <w:r>
        <w:rPr>
          <w:rStyle w:val="CommentReference"/>
          <w:sz w:val="24"/>
          <w:szCs w:val="24"/>
        </w:rPr>
        <w:commentReference w:id="23"/>
      </w:r>
      <w:commentRangeEnd w:id="24"/>
      <w:r w:rsidR="007004E7">
        <w:rPr>
          <w:rStyle w:val="CommentReference"/>
          <w:sz w:val="24"/>
          <w:szCs w:val="24"/>
        </w:rPr>
        <w:commentReference w:id="24"/>
      </w:r>
      <w:r w:rsidR="00687D95">
        <w:t xml:space="preserve">, additionally increasing the observational </w:t>
      </w:r>
      <m:oMath>
        <m:r>
          <w:rPr>
            <w:rFonts w:ascii="Cambria Math" w:hAnsi="Cambria Math"/>
          </w:rPr>
          <m:t>dC/dM</m:t>
        </m:r>
      </m:oMath>
      <w:r w:rsidR="00687D95">
        <w:rPr>
          <w:rFonts w:eastAsiaTheme="minorEastAsia"/>
        </w:rPr>
        <w:t xml:space="preserve"> estimate compared to the </w:t>
      </w:r>
      <w:r w:rsidR="00D459E6">
        <w:rPr>
          <w:rFonts w:eastAsiaTheme="minorEastAsia"/>
        </w:rPr>
        <w:t>mass flux modeled from the GOES clouds</w:t>
      </w:r>
      <w:r w:rsidR="00687D95">
        <w:rPr>
          <w:rFonts w:eastAsiaTheme="minorEastAsia"/>
        </w:rPr>
        <w:t>.</w:t>
      </w:r>
    </w:p>
    <w:p w14:paraId="297A8BB7" w14:textId="2547619F" w:rsidR="00DB319C" w:rsidRPr="00F660FA" w:rsidRDefault="007004E7" w:rsidP="00913636">
      <w:pPr>
        <w:pStyle w:val="BodyText"/>
        <w:rPr>
          <w:rFonts w:eastAsiaTheme="minorEastAsia"/>
        </w:rPr>
      </w:pPr>
      <w:r>
        <w:rPr>
          <w:rFonts w:eastAsiaTheme="minorEastAsia"/>
        </w:rPr>
        <w:t>The</w:t>
      </w:r>
      <w:r w:rsidR="007E3B0C">
        <w:rPr>
          <w:rFonts w:eastAsiaTheme="minorEastAsia"/>
        </w:rPr>
        <w:t xml:space="preserve"> modeled mass flux </w:t>
      </w:r>
      <w:r>
        <w:rPr>
          <w:rFonts w:eastAsiaTheme="minorEastAsia"/>
        </w:rPr>
        <w:t xml:space="preserve">increases slightly for </w:t>
      </w:r>
      <w:r w:rsidR="007E3B0C">
        <w:rPr>
          <w:rFonts w:eastAsiaTheme="minorEastAsia"/>
        </w:rPr>
        <w:t xml:space="preserve">scenes </w:t>
      </w:r>
      <w:r>
        <w:rPr>
          <w:rFonts w:eastAsiaTheme="minorEastAsia"/>
        </w:rPr>
        <w:t>with brighter cloud albedo</w:t>
      </w:r>
      <w:r w:rsidR="008E644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8E6442">
        <w:rPr>
          <w:rFonts w:eastAsiaTheme="minorEastAsia"/>
        </w:rPr>
        <w:t xml:space="preserve">, implying </w:t>
      </w:r>
      <w:r w:rsidR="006C78D9">
        <w:rPr>
          <w:rFonts w:eastAsiaTheme="minorEastAsia"/>
        </w:rPr>
        <w:t xml:space="preserve">in-cloud updraft velocity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w:rPr>
            <w:rFonts w:ascii="Cambria Math" w:hAnsi="Cambria Math"/>
          </w:rPr>
          <m:t>dM</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=0.54+1.2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6C78D9">
        <w:rPr>
          <w:rFonts w:eastAsiaTheme="minorEastAsia"/>
        </w:rPr>
        <w:t xml:space="preserve">, </w:t>
      </w:r>
      <w:r w:rsidR="008E6442">
        <w:rPr>
          <w:rFonts w:eastAsiaTheme="minorEastAsia"/>
        </w:rPr>
        <w:t xml:space="preserve">increases </w:t>
      </w:r>
      <w:r w:rsidR="006C78D9">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4352EE">
        <w:rPr>
          <w:rFonts w:eastAsiaTheme="minorEastAsia"/>
        </w:rPr>
        <w:t>. G</w:t>
      </w:r>
      <w:r w:rsidR="007E3B0C">
        <w:rPr>
          <w:rFonts w:eastAsiaTheme="minorEastAsia"/>
        </w:rPr>
        <w:t xml:space="preserve">reater </w:t>
      </w:r>
      <w:r w:rsidR="00DC5033">
        <w:rPr>
          <w:rFonts w:eastAsiaTheme="minorEastAsia"/>
        </w:rPr>
        <w:t xml:space="preserve">mesoscale </w:t>
      </w:r>
      <w:r w:rsidR="007E3B0C">
        <w:rPr>
          <w:rFonts w:eastAsiaTheme="minorEastAsia"/>
        </w:rPr>
        <w:t xml:space="preserve">clustering of </w:t>
      </w:r>
      <w:r w:rsidR="00DC5033">
        <w:rPr>
          <w:rFonts w:eastAsiaTheme="minorEastAsia"/>
        </w:rPr>
        <w:t xml:space="preserve">nearer, larger, and deeper </w:t>
      </w:r>
      <w:r w:rsidR="007E3B0C">
        <w:rPr>
          <w:rFonts w:eastAsiaTheme="minorEastAsia"/>
        </w:rPr>
        <w:t>clouds</w:t>
      </w:r>
      <w:r w:rsidR="006C78D9">
        <w:rPr>
          <w:rFonts w:eastAsiaTheme="minorEastAsia"/>
        </w:rPr>
        <w:t xml:space="preserve"> for higher scene-mean albedo</w:t>
      </w:r>
      <w:r w:rsidR="004352EE">
        <w:rPr>
          <w:rFonts w:eastAsiaTheme="minorEastAsia"/>
        </w:rPr>
        <w:t xml:space="preserve"> </w:t>
      </w:r>
      <w:r w:rsidR="00367565">
        <w:rPr>
          <w:rFonts w:eastAsiaTheme="minorEastAsia"/>
        </w:rPr>
        <w:t xml:space="preserve">might explain the </w:t>
      </w:r>
      <w:r w:rsidR="008C5024">
        <w:rPr>
          <w:rFonts w:eastAsiaTheme="minorEastAsia"/>
        </w:rPr>
        <w:t xml:space="preserve">increasing </w:t>
      </w:r>
      <w:r w:rsidR="00367565">
        <w:rPr>
          <w:rFonts w:eastAsiaTheme="minorEastAsia"/>
        </w:rPr>
        <w:t>in-cloud vertical velocity</w:t>
      </w:r>
      <w:r w:rsidR="006C78D9">
        <w:rPr>
          <w:rFonts w:eastAsiaTheme="minorEastAsia"/>
        </w:rPr>
        <w:t>.</w:t>
      </w:r>
      <w:r w:rsidR="004352EE">
        <w:rPr>
          <w:rFonts w:eastAsiaTheme="minorEastAsia"/>
        </w:rPr>
        <w:t xml:space="preserve"> </w:t>
      </w:r>
      <w:r w:rsidR="008C5024">
        <w:rPr>
          <w:rFonts w:eastAsiaTheme="minorEastAsia"/>
        </w:rPr>
        <w:t xml:space="preserve">The mass flux model and JOANNE observations describe shallow cumulus clouds modulated by mass flux </w:t>
      </w:r>
      <m:oMath>
        <m:r>
          <w:rPr>
            <w:rFonts w:ascii="Cambria Math" w:eastAsiaTheme="minorEastAsia" w:hAnsi="Cambria Math"/>
          </w:rPr>
          <m:t>M</m:t>
        </m:r>
      </m:oMath>
      <w:r w:rsidR="008C5024">
        <w:rPr>
          <w:rFonts w:eastAsiaTheme="minorEastAsia"/>
        </w:rPr>
        <w:t>. Stratocumulus clouds, coupled to subcloud turbulence, are</w:t>
      </w:r>
      <w:commentRangeStart w:id="25"/>
      <w:r w:rsidR="008C5024">
        <w:rPr>
          <w:rFonts w:eastAsiaTheme="minorEastAsia"/>
        </w:rPr>
        <w:t xml:space="preserve"> not expected to be correlated to the mass flux</w:t>
      </w:r>
      <w:r w:rsidR="004352EE">
        <w:rPr>
          <w:rFonts w:eastAsiaTheme="minorEastAsia"/>
        </w:rPr>
        <w:t>.</w:t>
      </w:r>
      <w:commentRangeEnd w:id="25"/>
      <w:r w:rsidR="00BF5493" w:rsidRPr="00F660FA">
        <w:rPr>
          <w:rStyle w:val="CommentReference"/>
          <w:rFonts w:eastAsiaTheme="minorEastAsia"/>
          <w:sz w:val="24"/>
          <w:szCs w:val="24"/>
        </w:rPr>
        <w:commentReference w:id="25"/>
      </w:r>
    </w:p>
    <w:p w14:paraId="26C113CF" w14:textId="77777777" w:rsidR="00DB319C" w:rsidRDefault="0092565A" w:rsidP="000F4542">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5C3F0727" wp14:editId="7A6B3F2B">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4"/>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14:paraId="48347BAD" w14:textId="042BF7FF" w:rsidR="00BD7F28" w:rsidRPr="007142CE" w:rsidRDefault="00913636" w:rsidP="000F4542">
      <w:pPr>
        <w:pStyle w:val="BodyText"/>
        <w:rPr>
          <w:rFonts w:ascii="Times New Roman" w:eastAsiaTheme="minorEastAsia" w:hAnsi="Times New Roman" w:cs="Times New Roman"/>
        </w:rPr>
      </w:pPr>
      <w:commentRangeStart w:id="26"/>
      <w:commentRangeStart w:id="27"/>
      <w:r>
        <w:rPr>
          <w:rFonts w:ascii="Aptos Narrow" w:eastAsiaTheme="minorEastAsia" w:hAnsi="Aptos Narrow" w:cs="Times New Roman"/>
        </w:rPr>
        <w:t>Figure REFLMASSFL.</w:t>
      </w:r>
      <w:commentRangeEnd w:id="26"/>
      <w:r>
        <w:rPr>
          <w:rStyle w:val="CommentReference"/>
          <w:rFonts w:ascii="Aptos Narrow" w:eastAsiaTheme="minorEastAsia" w:hAnsi="Aptos Narrow" w:cs="Times New Roman"/>
          <w:sz w:val="24"/>
          <w:szCs w:val="24"/>
        </w:rPr>
        <w:commentReference w:id="26"/>
      </w:r>
      <w:commentRangeEnd w:id="27"/>
      <w:r w:rsidR="008E6442">
        <w:rPr>
          <w:rStyle w:val="CommentReference"/>
          <w:rFonts w:ascii="Aptos Narrow" w:eastAsiaTheme="minorEastAsia" w:hAnsi="Aptos Narrow" w:cs="Times New Roman"/>
          <w:sz w:val="24"/>
          <w:szCs w:val="24"/>
        </w:rPr>
        <w:commentReference w:id="27"/>
      </w:r>
      <w:r>
        <w:rPr>
          <w:rFonts w:ascii="Aptos Narrow" w:eastAsiaTheme="minorEastAsia" w:hAnsi="Aptos Narrow" w:cs="Times New Roman"/>
        </w:rPr>
        <w:t xml:space="preserve"> Modeled cloud base (700 m) mass flux for </w:t>
      </w:r>
      <w:r w:rsidR="00534B0C">
        <w:rPr>
          <w:rFonts w:ascii="Aptos Narrow" w:eastAsiaTheme="minorEastAsia" w:hAnsi="Aptos Narrow" w:cs="Times New Roman"/>
        </w:rPr>
        <w:t xml:space="preserve">21 044 (128x128 pixel </w:t>
      </w:r>
      <m:oMath>
        <m:r>
          <w:rPr>
            <w:rFonts w:ascii="Cambria Math" w:eastAsiaTheme="minorEastAsia" w:hAnsi="Cambria Math" w:cs="Times New Roman"/>
          </w:rPr>
          <m:t>≈</m:t>
        </m:r>
      </m:oMath>
      <w:r w:rsidR="00534B0C">
        <w:rPr>
          <w:rFonts w:ascii="Aptos Narrow" w:eastAsiaTheme="minorEastAsia" w:hAnsi="Aptos Narrow" w:cs="Times New Roman"/>
        </w:rPr>
        <w:t xml:space="preserve"> 280x280 km</w:t>
      </w:r>
      <w:r w:rsidR="00534B0C">
        <w:rPr>
          <w:rFonts w:ascii="Aptos Narrow" w:eastAsiaTheme="minorEastAsia" w:hAnsi="Aptos Narrow" w:cs="Times New Roman"/>
          <w:vertAlign w:val="superscript"/>
        </w:rPr>
        <w:t>–2</w:t>
      </w:r>
      <w:r w:rsidR="00534B0C">
        <w:rPr>
          <w:rFonts w:ascii="Aptos Narrow" w:eastAsiaTheme="minorEastAsia" w:hAnsi="Aptos Narrow" w:cs="Times New Roman"/>
        </w:rPr>
        <w:t xml:space="preserve">) </w:t>
      </w:r>
      <w:r w:rsidR="008E6442">
        <w:rPr>
          <w:rFonts w:ascii="Aptos Narrow" w:hAnsi="Aptos Narrow"/>
        </w:rPr>
        <w:t>Jan 15 – Feb 19 12.5-16 °N, 60-49 ° W</w:t>
      </w:r>
      <w:r w:rsidR="008E6442">
        <w:rPr>
          <w:rFonts w:ascii="Aptos Narrow" w:eastAsiaTheme="minorEastAsia" w:hAnsi="Aptos Narrow" w:cs="Times New Roman"/>
        </w:rPr>
        <w:t xml:space="preserve"> </w:t>
      </w:r>
      <w:r w:rsidR="00534B0C">
        <w:rPr>
          <w:rFonts w:ascii="Aptos Narrow" w:eastAsiaTheme="minorEastAsia" w:hAnsi="Aptos Narrow" w:cs="Times New Roman"/>
        </w:rPr>
        <w:t xml:space="preserve">GOES </w:t>
      </w:r>
      <w:r>
        <w:rPr>
          <w:rFonts w:ascii="Aptos Narrow" w:eastAsiaTheme="minorEastAsia" w:hAnsi="Aptos Narrow" w:cs="Times New Roman"/>
        </w:rPr>
        <w:t xml:space="preserve">scenes </w:t>
      </w:r>
      <w:r w:rsidR="00534B0C">
        <w:rPr>
          <w:rFonts w:ascii="Aptos Narrow" w:eastAsiaTheme="minorEastAsia" w:hAnsi="Aptos Narrow" w:cs="Times New Roman"/>
        </w:rPr>
        <w:t>averaged in 0.025</w:t>
      </w:r>
      <w:r w:rsidR="008E6442">
        <w:rPr>
          <w:rFonts w:ascii="Aptos Narrow" w:eastAsiaTheme="minorEastAsia" w:hAnsi="Aptos Narrow" w:cs="Times New Roman"/>
        </w:rPr>
        <w:t xml:space="preserve"> bins of</w:t>
      </w:r>
      <w:r w:rsidR="00EC3863">
        <w:rPr>
          <w:rFonts w:ascii="Aptos Narrow" w:eastAsiaTheme="minorEastAsia" w:hAnsi="Aptos Narrow" w:cs="Times New Roman"/>
        </w:rPr>
        <w:t xml:space="preserve"> </w:t>
      </w:r>
      <w:r w:rsidR="008E6442">
        <w:rPr>
          <w:rFonts w:ascii="Aptos Narrow" w:eastAsiaTheme="minorEastAsia" w:hAnsi="Aptos Narrow" w:cs="Times New Roman"/>
        </w:rPr>
        <w:t xml:space="preserve">mean </w:t>
      </w:r>
      <w:r w:rsidR="00EC3863">
        <w:rPr>
          <w:rFonts w:ascii="Aptos Narrow" w:eastAsiaTheme="minorEastAsia" w:hAnsi="Aptos Narrow" w:cs="Times New Roman"/>
        </w:rPr>
        <w:t xml:space="preserve">cloud </w:t>
      </w:r>
      <w:r w:rsidR="00534B0C">
        <w:rPr>
          <w:rFonts w:ascii="Aptos Narrow" w:eastAsiaTheme="minorEastAsia" w:hAnsi="Aptos Narrow" w:cs="Times New Roman"/>
        </w:rPr>
        <w:lastRenderedPageBreak/>
        <w:t xml:space="preserve">albedo (blue) and </w:t>
      </w:r>
      <w:r w:rsidR="008E6442">
        <w:rPr>
          <w:rFonts w:ascii="Aptos Narrow" w:eastAsiaTheme="minorEastAsia" w:hAnsi="Aptos Narrow" w:cs="Times New Roman"/>
        </w:rPr>
        <w:t xml:space="preserve">mean </w:t>
      </w:r>
      <w:r>
        <w:rPr>
          <w:rFonts w:ascii="Aptos Narrow" w:eastAsiaTheme="minorEastAsia" w:hAnsi="Aptos Narrow" w:cs="Times New Roman"/>
        </w:rPr>
        <w:t xml:space="preserve">reflectance </w:t>
      </w:r>
      <w:r w:rsidR="00534B0C">
        <w:rPr>
          <w:rFonts w:ascii="Aptos Narrow" w:eastAsiaTheme="minorEastAsia" w:hAnsi="Aptos Narrow" w:cs="Times New Roman"/>
        </w:rPr>
        <w:t>(orange)</w:t>
      </w:r>
      <w:r>
        <w:rPr>
          <w:rFonts w:ascii="Aptos Narrow" w:eastAsiaTheme="minorEastAsia" w:hAnsi="Aptos Narrow" w:cs="Times New Roman"/>
        </w:rPr>
        <w:t xml:space="preserve">. Black line shows a slope of </w:t>
      </w:r>
      <m:oMath>
        <m:r>
          <w:rPr>
            <w:rFonts w:ascii="Cambria Math" w:eastAsiaTheme="minorEastAsia" w:hAnsi="Cambria Math" w:cs="Times New Roman"/>
          </w:rPr>
          <m:t>dM/d</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A</m:t>
            </m:r>
          </m:sub>
        </m:sSub>
        <m:r>
          <w:rPr>
            <w:rFonts w:ascii="Cambria Math" w:eastAsiaTheme="minorEastAsia" w:hAnsi="Cambria Math" w:cs="Times New Roman"/>
          </w:rPr>
          <m:t xml:space="preserve"> </m:t>
        </m:r>
      </m:oMath>
      <w:r w:rsidR="008E6442">
        <w:rPr>
          <w:rFonts w:ascii="Aptos Narrow" w:eastAsiaTheme="minorEastAsia" w:hAnsi="Aptos Narrow" w:cs="Times New Roman"/>
        </w:rPr>
        <w:t xml:space="preserve">= </w:t>
      </w:r>
      <w:r>
        <w:rPr>
          <w:rFonts w:ascii="Aptos Narrow" w:eastAsiaTheme="minorEastAsia" w:hAnsi="Aptos Narrow" w:cs="Times New Roman"/>
        </w:rPr>
        <w:t>0.</w:t>
      </w:r>
      <w:r w:rsidR="00534B0C">
        <w:rPr>
          <w:rFonts w:ascii="Aptos Narrow" w:eastAsiaTheme="minorEastAsia" w:hAnsi="Aptos Narrow" w:cs="Times New Roman"/>
        </w:rPr>
        <w:t>67</w:t>
      </w:r>
      <w:r>
        <w:rPr>
          <w:rFonts w:ascii="Aptos Narrow" w:eastAsiaTheme="minorEastAsia" w:hAnsi="Aptos Narrow" w:cs="Times New Roman"/>
        </w:rPr>
        <w:t xml:space="preserve"> </w:t>
      </w:r>
      <w:r w:rsidR="00CE0C4F">
        <w:rPr>
          <w:rFonts w:ascii="Aptos Narrow" w:eastAsiaTheme="minorEastAsia" w:hAnsi="Aptos Narrow" w:cs="Times New Roman"/>
        </w:rPr>
        <w:t>c</w:t>
      </w:r>
      <w:r>
        <w:rPr>
          <w:rFonts w:ascii="Aptos Narrow" w:eastAsiaTheme="minorEastAsia" w:hAnsi="Aptos Narrow" w:cs="Times New Roman"/>
        </w:rPr>
        <w:t>m s</w:t>
      </w:r>
      <w:r>
        <w:rPr>
          <w:rFonts w:ascii="Aptos Narrow" w:eastAsiaTheme="minorEastAsia" w:hAnsi="Aptos Narrow" w:cs="Times New Roman"/>
          <w:vertAlign w:val="superscript"/>
        </w:rPr>
        <w:t>–1</w:t>
      </w:r>
      <w:r>
        <w:rPr>
          <w:rFonts w:ascii="Aptos Narrow" w:eastAsiaTheme="minorEastAsia" w:hAnsi="Aptos Narrow" w:cs="Times New Roman"/>
        </w:rPr>
        <w:t xml:space="preserve"> %</w:t>
      </w:r>
      <w:r>
        <w:rPr>
          <w:rFonts w:ascii="Aptos Narrow" w:eastAsiaTheme="minorEastAsia" w:hAnsi="Aptos Narrow" w:cs="Times New Roman"/>
          <w:vertAlign w:val="superscript"/>
        </w:rPr>
        <w:t>–1</w:t>
      </w:r>
      <w:r w:rsidR="00CE0C4F">
        <w:rPr>
          <w:rFonts w:ascii="Aptos Narrow" w:eastAsiaTheme="minorEastAsia" w:hAnsi="Aptos Narrow" w:cs="Times New Roman"/>
        </w:rPr>
        <w:t>.</w:t>
      </w:r>
      <w:r w:rsidR="005628AC">
        <w:rPr>
          <w:rFonts w:ascii="Aptos Narrow" w:eastAsiaTheme="minorEastAsia" w:hAnsi="Aptos Narrow" w:cs="Times New Roman"/>
        </w:rPr>
        <w:t xml:space="preserve"> </w:t>
      </w:r>
      <w:r>
        <w:rPr>
          <w:rFonts w:ascii="Aptos Narrow" w:eastAsiaTheme="minorEastAsia" w:hAnsi="Aptos Narrow" w:cs="Times New Roman"/>
        </w:rPr>
        <w:t xml:space="preserve"> </w:t>
      </w:r>
      <w:r w:rsidR="008E6442">
        <w:rPr>
          <w:rFonts w:eastAsiaTheme="minorEastAsia"/>
        </w:rPr>
        <w:t xml:space="preserve">A quadratic fit shows increasing </w:t>
      </w:r>
      <m:oMath>
        <m:r>
          <w:rPr>
            <w:rFonts w:ascii="Cambria Math" w:eastAsiaTheme="minorEastAsia" w:hAnsi="Cambria Math"/>
          </w:rPr>
          <m:t>M</m:t>
        </m:r>
      </m:oMath>
      <w:r w:rsidR="008E6442">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8E6442">
        <w:rPr>
          <w:rFonts w:eastAsiaTheme="minorEastAsia"/>
        </w:rPr>
        <w:t xml:space="preserve"> (dashed line).</w:t>
      </w:r>
      <w:r w:rsidR="008E6442">
        <w:rPr>
          <w:rFonts w:ascii="Times New Roman" w:eastAsiaTheme="minorEastAsia" w:hAnsi="Times New Roman" w:cs="Times New Roman"/>
        </w:rPr>
        <w:t xml:space="preserve"> </w:t>
      </w:r>
      <w:r w:rsidR="00534B0C">
        <w:rPr>
          <w:rFonts w:ascii="Aptos Narrow" w:eastAsiaTheme="minorEastAsia" w:hAnsi="Aptos Narrow" w:cs="Times New Roman"/>
        </w:rPr>
        <w:t xml:space="preserve">Thin </w:t>
      </w:r>
      <w:r>
        <w:rPr>
          <w:rFonts w:ascii="Aptos Narrow" w:eastAsiaTheme="minorEastAsia" w:hAnsi="Aptos Narrow" w:cs="Times New Roman"/>
        </w:rPr>
        <w:t>line</w:t>
      </w:r>
      <w:r w:rsidR="00534B0C">
        <w:rPr>
          <w:rFonts w:ascii="Aptos Narrow" w:eastAsiaTheme="minorEastAsia" w:hAnsi="Aptos Narrow" w:cs="Times New Roman"/>
        </w:rPr>
        <w:t>s</w:t>
      </w:r>
      <w:r>
        <w:rPr>
          <w:rFonts w:ascii="Aptos Narrow" w:eastAsiaTheme="minorEastAsia" w:hAnsi="Aptos Narrow" w:cs="Times New Roman"/>
        </w:rPr>
        <w:t xml:space="preserve"> show relative number of scenes </w:t>
      </w:r>
      <w:r w:rsidR="00534B0C">
        <w:rPr>
          <w:rFonts w:ascii="Aptos Narrow" w:eastAsiaTheme="minorEastAsia" w:hAnsi="Aptos Narrow" w:cs="Times New Roman"/>
        </w:rPr>
        <w:t>per</w:t>
      </w:r>
      <w:r>
        <w:rPr>
          <w:rFonts w:ascii="Aptos Narrow" w:eastAsiaTheme="minorEastAsia" w:hAnsi="Aptos Narrow" w:cs="Times New Roman"/>
        </w:rPr>
        <w:t xml:space="preserve"> bin.</w:t>
      </w:r>
      <w:r w:rsidR="007E3B0C">
        <w:rPr>
          <w:rFonts w:ascii="Aptos Narrow" w:eastAsiaTheme="minorEastAsia" w:hAnsi="Aptos Narrow" w:cs="Times New Roman"/>
        </w:rPr>
        <w:t xml:space="preserve"> Clouds above 4 km are excluded.</w:t>
      </w:r>
      <w:r w:rsidR="008E6442">
        <w:rPr>
          <w:rFonts w:ascii="Aptos Narrow" w:eastAsiaTheme="minorEastAsia" w:hAnsi="Aptos Narrow" w:cs="Times New Roman"/>
        </w:rPr>
        <w:t xml:space="preserve"> </w:t>
      </w:r>
      <w:r w:rsidR="009F3AC1" w:rsidRPr="009F3AC1">
        <w:rPr>
          <w:rFonts w:ascii="ComicShannsMono Nerd Font" w:eastAsiaTheme="minorEastAsia" w:hAnsi="ComicShannsMono Nerd Font" w:cs="Times New Roman"/>
        </w:rPr>
        <w:t>[</w:t>
      </w:r>
      <w:r w:rsidR="0092565A" w:rsidRPr="009F3AC1">
        <w:rPr>
          <w:rFonts w:ascii="ComicShannsMono Nerd Font" w:eastAsiaTheme="minorEastAsia" w:hAnsi="ComicShannsMono Nerd Font" w:cs="Times New Roman"/>
        </w:rPr>
        <w:t>ATOMIC_GOES/julia/make_cth_albedo_histogram.jl</w:t>
      </w:r>
      <w:r w:rsidR="009F3AC1" w:rsidRPr="009F3AC1">
        <w:rPr>
          <w:rFonts w:ascii="ComicShannsMono Nerd Font" w:eastAsiaTheme="minorEastAsia" w:hAnsi="ComicShannsMono Nerd Font" w:cs="Times New Roman"/>
        </w:rPr>
        <w:t xml:space="preserve"> </w:t>
      </w:r>
      <w:r w:rsidR="009F3AC1" w:rsidRPr="009F3AC1">
        <w:rPr>
          <w:rFonts w:ascii="ComicShannsMono Nerd Font" w:eastAsiaTheme="minorEastAsia" w:hAnsi="ComicShannsMono Nerd Font" w:cs="Times New Roman"/>
        </w:rPr>
        <w:sym w:font="Wingdings" w:char="F0E0"/>
      </w:r>
      <w:r w:rsidR="009F3AC1" w:rsidRPr="009F3AC1">
        <w:rPr>
          <w:rFonts w:ascii="ComicShannsMono Nerd Font" w:eastAsiaTheme="minorEastAsia" w:hAnsi="ComicShannsMono Nerd Font" w:cs="Times New Roman"/>
        </w:rPr>
        <w:t xml:space="preserve"> </w:t>
      </w:r>
      <w:r w:rsidR="0092565A" w:rsidRPr="009F3AC1">
        <w:rPr>
          <w:rFonts w:ascii="ComicShannsMono Nerd Font" w:eastAsiaTheme="minorEastAsia" w:hAnsi="ComicShannsMono Nerd Font" w:cs="Times New Roman"/>
        </w:rPr>
        <w:br/>
      </w:r>
      <w:r w:rsidR="00943AC2" w:rsidRPr="009F3AC1">
        <w:rPr>
          <w:rFonts w:ascii="ComicShannsMono Nerd Font" w:eastAsiaTheme="minorEastAsia" w:hAnsi="ComicShannsMono Nerd Font" w:cs="Times New Roman"/>
        </w:rPr>
        <w:t>ATOMIC_GOES/julia/</w:t>
      </w:r>
      <w:r w:rsidR="0028256F" w:rsidRPr="009F3AC1">
        <w:rPr>
          <w:rFonts w:ascii="ComicShannsMono Nerd Font" w:eastAsiaTheme="minorEastAsia" w:hAnsi="ComicShannsMono Nerd Font" w:cs="Times New Roman"/>
        </w:rPr>
        <w:t>mass_flux_by_refl_albedo.png</w:t>
      </w:r>
      <w:r w:rsidR="009F3AC1" w:rsidRPr="009F3AC1">
        <w:rPr>
          <w:rFonts w:ascii="ComicShannsMono Nerd Font" w:eastAsiaTheme="minorEastAsia" w:hAnsi="ComicShannsMono Nerd Font" w:cs="Times New Roman"/>
        </w:rPr>
        <w:t>]</w:t>
      </w:r>
    </w:p>
    <w:p w14:paraId="4E9BC03F" w14:textId="77777777" w:rsidR="0092565A" w:rsidRPr="0092565A" w:rsidRDefault="0092565A" w:rsidP="000F4542">
      <w:pPr>
        <w:pStyle w:val="BodyText"/>
        <w:rPr>
          <w:rFonts w:ascii="Aptos Narrow" w:eastAsiaTheme="minorEastAsia" w:hAnsi="Aptos Narrow" w:cs="Times New Roman"/>
        </w:rPr>
      </w:pPr>
    </w:p>
    <w:p w14:paraId="765EDED3" w14:textId="0E251712" w:rsidR="00BD7F28" w:rsidRDefault="00975E08" w:rsidP="00BD7F28">
      <w:pPr>
        <w:pStyle w:val="Heading2"/>
      </w:pPr>
      <w:r>
        <w:t>Climate experiments</w:t>
      </w:r>
    </w:p>
    <w:p w14:paraId="3665FDB5" w14:textId="1C618AF3" w:rsidR="00583A32" w:rsidRDefault="001C68D5" w:rsidP="00BD7F28">
      <w:pPr>
        <w:pStyle w:val="BodyText"/>
        <w:rPr>
          <w:rFonts w:ascii="Aptos" w:hAnsi="Aptos"/>
        </w:rPr>
      </w:pPr>
      <w:r>
        <w:rPr>
          <w:rFonts w:ascii="Aptos" w:hAnsi="Aptos"/>
        </w:rPr>
        <w:t xml:space="preserve">Control simulations are run with the present moisture profile and large scale drying. The fraction of clouds at each </w:t>
      </w:r>
      <w:r w:rsidR="006E0214">
        <w:rPr>
          <w:rFonts w:ascii="Aptos" w:hAnsi="Aptos"/>
        </w:rPr>
        <w:t xml:space="preserve">(entrainment + precipitation) </w:t>
      </w:r>
      <w:r>
        <w:rPr>
          <w:rFonts w:ascii="Aptos" w:hAnsi="Aptos"/>
        </w:rPr>
        <w:t xml:space="preserve">moisture sink rate </w:t>
      </w:r>
      <w:r w:rsidR="006E0214">
        <w:rPr>
          <w:rFonts w:ascii="Aptos" w:hAnsi="Aptos"/>
        </w:rPr>
        <w:t xml:space="preserve">is obtained by balancing the cloud-top moisture flux divergence to the advective drying. </w:t>
      </w:r>
      <w:r>
        <w:rPr>
          <w:rFonts w:ascii="Aptos" w:hAnsi="Aptos"/>
        </w:rPr>
        <w:t xml:space="preserve">Experiments predict the mass flux for cloud updrafts with </w:t>
      </w:r>
      <w:r w:rsidRPr="1FB3D345">
        <w:rPr>
          <w:rFonts w:ascii="Aptos" w:hAnsi="Aptos"/>
        </w:rPr>
        <w:t xml:space="preserve">weaker </w:t>
      </w:r>
      <w:r>
        <w:rPr>
          <w:rFonts w:ascii="Aptos" w:hAnsi="Aptos"/>
        </w:rPr>
        <w:t xml:space="preserve">large scale </w:t>
      </w:r>
      <w:r w:rsidRPr="1FB3D345">
        <w:rPr>
          <w:rFonts w:ascii="Aptos" w:hAnsi="Aptos"/>
        </w:rPr>
        <w:t>advective drying</w:t>
      </w:r>
      <w:r>
        <w:rPr>
          <w:rFonts w:ascii="Aptos" w:hAnsi="Aptos"/>
        </w:rPr>
        <w:t xml:space="preserve"> and moister atmospheric soundings, corresponding to +1 K surface temperature warming.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w:t>
      </w:r>
      <w:r w:rsidR="006E0214">
        <w:rPr>
          <w:rFonts w:ascii="Aptos" w:hAnsi="Aptos"/>
        </w:rPr>
        <w:t xml:space="preserve">distribution of </w:t>
      </w:r>
      <w:r w:rsidR="00583A32">
        <w:rPr>
          <w:rFonts w:ascii="Aptos" w:hAnsi="Aptos"/>
        </w:rPr>
        <w:t>moisture</w:t>
      </w:r>
      <w:r w:rsidR="00357EBD">
        <w:rPr>
          <w:rFonts w:ascii="Aptos" w:hAnsi="Aptos"/>
        </w:rPr>
        <w:t xml:space="preserve"> sink rates </w:t>
      </w:r>
      <w:commentRangeStart w:id="28"/>
      <w:commentRangeStart w:id="29"/>
      <w:r w:rsidR="00583A32">
        <w:rPr>
          <w:rFonts w:ascii="Aptos" w:hAnsi="Aptos"/>
        </w:rPr>
        <w:t>as</w:t>
      </w:r>
      <w:r w:rsidR="00907250">
        <w:rPr>
          <w:rFonts w:ascii="Aptos" w:hAnsi="Aptos"/>
        </w:rPr>
        <w:t xml:space="preserve"> the</w:t>
      </w:r>
      <w:r w:rsidR="00357EBD">
        <w:rPr>
          <w:rFonts w:ascii="Aptos" w:hAnsi="Aptos"/>
        </w:rPr>
        <w:t xml:space="preserve"> control simulation</w:t>
      </w:r>
      <w:commentRangeEnd w:id="28"/>
      <w:r w:rsidR="00BD7F28">
        <w:rPr>
          <w:rStyle w:val="CommentReference"/>
          <w:rFonts w:ascii="Aptos" w:hAnsi="Aptos"/>
          <w:sz w:val="24"/>
          <w:szCs w:val="24"/>
        </w:rPr>
        <w:commentReference w:id="28"/>
      </w:r>
      <w:commentRangeEnd w:id="29"/>
      <w:r>
        <w:rPr>
          <w:rStyle w:val="CommentReference"/>
          <w:rFonts w:ascii="Aptos" w:hAnsi="Aptos"/>
          <w:sz w:val="24"/>
          <w:szCs w:val="24"/>
        </w:rPr>
        <w:commentReference w:id="29"/>
      </w:r>
      <w:r w:rsidR="00583A32">
        <w:rPr>
          <w:rFonts w:ascii="Aptos" w:hAnsi="Aptos"/>
        </w:rPr>
        <w:t xml:space="preserve">. </w:t>
      </w:r>
      <w:r w:rsidR="006E0214">
        <w:rPr>
          <w:rFonts w:ascii="Aptos" w:hAnsi="Aptos"/>
        </w:rPr>
        <w:t>The</w:t>
      </w:r>
      <w:r w:rsidR="00583A32">
        <w:rPr>
          <w:rFonts w:ascii="Aptos" w:hAnsi="Aptos"/>
        </w:rPr>
        <w:t xml:space="preserve"> </w:t>
      </w:r>
      <w:r w:rsidR="000934D8">
        <w:rPr>
          <w:rFonts w:ascii="Aptos" w:hAnsi="Aptos"/>
        </w:rPr>
        <w:t xml:space="preserve">cloud top height </w:t>
      </w:r>
      <w:r w:rsidR="00907250">
        <w:rPr>
          <w:rFonts w:ascii="Aptos" w:hAnsi="Aptos"/>
        </w:rPr>
        <w:t xml:space="preserve">and cloud flux </w:t>
      </w:r>
      <w:r w:rsidR="006E0214">
        <w:rPr>
          <w:rFonts w:ascii="Aptos" w:hAnsi="Aptos"/>
        </w:rPr>
        <w:t>is solved for each moisture sink rate</w:t>
      </w:r>
      <w:r w:rsidR="00E825DB">
        <w:rPr>
          <w:rFonts w:ascii="Aptos" w:hAnsi="Aptos"/>
        </w:rPr>
        <w:t>, specific humidity, and saturation specific humidity profile</w:t>
      </w:r>
      <w:r w:rsidR="00907250">
        <w:rPr>
          <w:rFonts w:ascii="Aptos" w:hAnsi="Aptos"/>
        </w:rPr>
        <w:t>.</w:t>
      </w:r>
      <w:r w:rsidR="00913FC6">
        <w:rPr>
          <w:rFonts w:ascii="Aptos" w:hAnsi="Aptos"/>
        </w:rPr>
        <w:t xml:space="preserve"> </w:t>
      </w:r>
    </w:p>
    <w:p w14:paraId="1E7F8912" w14:textId="0D8B577B" w:rsidR="00907250" w:rsidRPr="004323C3" w:rsidRDefault="00E825DB" w:rsidP="00BD7F28">
      <w:pPr>
        <w:pStyle w:val="BodyText"/>
        <w:rPr>
          <w:rFonts w:ascii="Aptos" w:eastAsiaTheme="minorEastAsia" w:hAnsi="Aptos"/>
        </w:rPr>
      </w:pPr>
      <w:r>
        <w:rPr>
          <w:rFonts w:ascii="Aptos" w:hAnsi="Aptos"/>
        </w:rPr>
        <w:t xml:space="preserve">The </w:t>
      </w:r>
      <w:r w:rsidRPr="00E825DB">
        <w:rPr>
          <w:rFonts w:ascii="ComicShannsMono Nerd Font" w:hAnsi="ComicShannsMono Nerd Font"/>
        </w:rPr>
        <w:t>DIM</w:t>
      </w:r>
      <w:r>
        <w:rPr>
          <w:rFonts w:ascii="Aptos" w:hAnsi="Aptos"/>
        </w:rPr>
        <w:t xml:space="preserve"> experiment consists of reduced </w:t>
      </w:r>
      <w:r w:rsidR="006E7D72">
        <w:rPr>
          <w:rFonts w:ascii="Aptos" w:hAnsi="Aptos"/>
        </w:rPr>
        <w:t>large scale advection</w:t>
      </w:r>
      <w:r>
        <w:rPr>
          <w:rFonts w:ascii="Aptos" w:hAnsi="Aptos"/>
        </w:rPr>
        <w:t xml:space="preserve"> (–5%) and increased specific humidity and saturation specific humidity (+7%), two basic features expected to change in the tropical climate. </w:t>
      </w:r>
      <w:r w:rsidR="006E7D72">
        <w:rPr>
          <w:rFonts w:ascii="Aptos" w:eastAsiaTheme="minorEastAsia" w:hAnsi="Aptos"/>
        </w:rPr>
        <w:t xml:space="preserve">Table 1 shows </w:t>
      </w:r>
      <w:r w:rsidR="006E7D72">
        <w:rPr>
          <w:rFonts w:ascii="Aptos" w:hAnsi="Aptos"/>
        </w:rPr>
        <w:t>c</w:t>
      </w:r>
      <w:r w:rsidR="004323C3">
        <w:rPr>
          <w:rFonts w:ascii="Aptos" w:hAnsi="Aptos"/>
        </w:rPr>
        <w:t>hanges</w:t>
      </w:r>
      <w:r w:rsidR="004323C3">
        <w:rPr>
          <w:rFonts w:ascii="Aptos" w:eastAsiaTheme="minorEastAsia" w:hAnsi="Aptos"/>
        </w:rPr>
        <w:t xml:space="preserve">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exp</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r>
          <w:rPr>
            <w:rFonts w:ascii="Cambria Math" w:hAnsi="Cambria Math"/>
          </w:rPr>
          <m:t>-1</m:t>
        </m:r>
      </m:oMath>
      <w:r w:rsidR="006E7D72">
        <w:rPr>
          <w:rFonts w:ascii="Aptos" w:eastAsiaTheme="minorEastAsia" w:hAnsi="Aptos"/>
        </w:rPr>
        <w:t xml:space="preserve"> </w:t>
      </w:r>
      <w:r w:rsidR="004323C3">
        <w:rPr>
          <w:rFonts w:ascii="Aptos" w:hAnsi="Aptos"/>
        </w:rPr>
        <w:t>relative</w:t>
      </w:r>
      <w:r w:rsidR="00034DB9">
        <w:rPr>
          <w:rFonts w:ascii="Aptos" w:hAnsi="Aptos"/>
        </w:rPr>
        <w:t xml:space="preserve"> to the control experiment</w:t>
      </w:r>
      <w:r w:rsidR="004323C3">
        <w:rPr>
          <w:rFonts w:ascii="Aptos" w:eastAsiaTheme="minorEastAsia" w:hAnsi="Aptos"/>
        </w:rPr>
        <w:t xml:space="preserve">. </w:t>
      </w:r>
      <w:r w:rsidR="006E7D72">
        <w:rPr>
          <w:rFonts w:ascii="Aptos" w:hAnsi="Aptos"/>
        </w:rPr>
        <w:t xml:space="preserve">The changes are further separated in experiments </w:t>
      </w:r>
      <w:r w:rsidR="00DD3D8F">
        <w:rPr>
          <w:rFonts w:ascii="ComicShannsMono Nerd Font" w:hAnsi="ComicShannsMono Nerd Font"/>
        </w:rPr>
        <w:t>adv</w:t>
      </w:r>
      <w:r w:rsidR="006E7D72" w:rsidRPr="00952A89">
        <w:rPr>
          <w:rFonts w:ascii="ComicShannsMono Nerd Font" w:hAnsi="ComicShannsMono Nerd Font"/>
        </w:rPr>
        <w:t>-5%</w:t>
      </w:r>
      <w:r w:rsidR="006E7D72">
        <w:rPr>
          <w:rFonts w:ascii="Aptos" w:hAnsi="Aptos"/>
        </w:rPr>
        <w:t xml:space="preserve"> and </w:t>
      </w:r>
      <w:r w:rsidR="006E7D72" w:rsidRPr="005459C1">
        <w:rPr>
          <w:rFonts w:ascii="ComicShannsMono Nerd Font" w:hAnsi="ComicShannsMono Nerd Font"/>
        </w:rPr>
        <w:t>q&amp;qs+7%</w:t>
      </w:r>
      <w:r w:rsidR="006E7D72">
        <w:rPr>
          <w:rFonts w:ascii="Aptos" w:hAnsi="Aptos"/>
        </w:rPr>
        <w:t xml:space="preserve">. </w:t>
      </w:r>
      <w:r w:rsidR="006E7D72">
        <w:rPr>
          <w:rFonts w:ascii="Aptos" w:eastAsiaTheme="minorEastAsia" w:hAnsi="Aptos"/>
        </w:rPr>
        <w:t xml:space="preserve">Experiment </w:t>
      </w:r>
      <w:r w:rsidR="00DD3D8F">
        <w:rPr>
          <w:rFonts w:ascii="ComicShannsMono Nerd Font" w:hAnsi="ComicShannsMono Nerd Font"/>
        </w:rPr>
        <w:t>adv</w:t>
      </w:r>
      <w:r w:rsidR="006E7D72" w:rsidRPr="00952A89">
        <w:rPr>
          <w:rFonts w:ascii="ComicShannsMono Nerd Font" w:hAnsi="ComicShannsMono Nerd Font"/>
        </w:rPr>
        <w:t>-5%</w:t>
      </w:r>
      <w:r w:rsidR="006E7D72">
        <w:rPr>
          <w:rFonts w:ascii="Aptos" w:eastAsiaTheme="minorEastAsia" w:hAnsi="Aptos"/>
        </w:rPr>
        <w:t xml:space="preserve"> reduces large scale drying (HS06)</w:t>
      </w:r>
      <w:r w:rsidR="00DD3D8F">
        <w:rPr>
          <w:rFonts w:ascii="Aptos" w:eastAsiaTheme="minorEastAsia" w:hAnsi="Aptos"/>
        </w:rPr>
        <w:t xml:space="preserve">, decreasing mass flux by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r>
          <w:rPr>
            <w:rFonts w:ascii="Cambria Math" w:hAnsi="Cambria Math"/>
          </w:rPr>
          <m:t>=</m:t>
        </m:r>
      </m:oMath>
      <w:r w:rsidR="00DD3D8F">
        <w:rPr>
          <w:rFonts w:ascii="Aptos" w:eastAsiaTheme="minorEastAsia" w:hAnsi="Aptos"/>
        </w:rPr>
        <w:t xml:space="preserve"> –5 %</w:t>
      </w:r>
      <w:r w:rsidR="006E7D72">
        <w:rPr>
          <w:rFonts w:ascii="Aptos" w:eastAsiaTheme="minorEastAsia" w:hAnsi="Aptos"/>
        </w:rPr>
        <w:t>.</w:t>
      </w:r>
      <w:r w:rsidR="006E7D72">
        <w:rPr>
          <w:rFonts w:ascii="Aptos" w:hAnsi="Aptos"/>
        </w:rPr>
        <w:t xml:space="preserve"> </w:t>
      </w:r>
      <w:r w:rsidR="00DD3D8F">
        <w:rPr>
          <w:rFonts w:ascii="Aptos" w:eastAsiaTheme="minorEastAsia" w:hAnsi="Aptos"/>
        </w:rPr>
        <w:t xml:space="preserve">In experiment </w:t>
      </w:r>
      <w:r w:rsidR="00DD3D8F">
        <w:rPr>
          <w:rFonts w:ascii="ComicShannsMono Nerd Font" w:hAnsi="ComicShannsMono Nerd Font"/>
        </w:rPr>
        <w:t>Ecb+2</w:t>
      </w:r>
      <w:r w:rsidR="00DD3D8F" w:rsidRPr="00952A89">
        <w:rPr>
          <w:rFonts w:ascii="ComicShannsMono Nerd Font" w:hAnsi="ComicShannsMono Nerd Font"/>
        </w:rPr>
        <w:t>%</w:t>
      </w:r>
      <w:r w:rsidR="00DD3D8F">
        <w:rPr>
          <w:rFonts w:ascii="ComicShannsMono Nerd Font" w:hAnsi="ComicShannsMono Nerd Font"/>
        </w:rPr>
        <w:t>,</w:t>
      </w:r>
      <w:r w:rsidR="00DD3D8F">
        <w:rPr>
          <w:rFonts w:ascii="Aptos" w:eastAsiaTheme="minorEastAsia" w:hAnsi="Aptos"/>
        </w:rPr>
        <w:t xml:space="preserve"> cloud base vapor flux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cb</m:t>
            </m:r>
          </m:sub>
        </m:sSub>
      </m:oMath>
      <w:r w:rsidR="00DD3D8F">
        <w:rPr>
          <w:rFonts w:ascii="Aptos" w:eastAsiaTheme="minorEastAsia" w:hAnsi="Aptos"/>
        </w:rPr>
        <w:t xml:space="preserve"> has no additional effect on the mass flux. </w:t>
      </w:r>
      <w:r w:rsidR="00DD3D8F">
        <w:rPr>
          <w:rFonts w:ascii="Aptos" w:hAnsi="Aptos"/>
        </w:rPr>
        <w:t xml:space="preserve">In addition to the reduced advective drying, in experiment </w:t>
      </w:r>
      <w:r w:rsidR="00DD3D8F" w:rsidRPr="005459C1">
        <w:rPr>
          <w:rFonts w:ascii="ComicShannsMono Nerd Font" w:hAnsi="ComicShannsMono Nerd Font"/>
        </w:rPr>
        <w:t>q&amp;qs+7%</w:t>
      </w:r>
      <w:r w:rsidR="00DD3D8F">
        <w:rPr>
          <w:rFonts w:ascii="Aptos" w:hAnsi="Aptos"/>
        </w:rPr>
        <w:t>, sp</w:t>
      </w:r>
      <w:r w:rsidR="006E7D72">
        <w:rPr>
          <w:rFonts w:ascii="Aptos" w:hAnsi="Aptos"/>
        </w:rPr>
        <w:t xml:space="preserve">ecific humidity and saturation specific humidity </w:t>
      </w:r>
      <w:r w:rsidR="00DD3D8F">
        <w:rPr>
          <w:rFonts w:ascii="Aptos" w:hAnsi="Aptos"/>
        </w:rPr>
        <w:t xml:space="preserve">increase </w:t>
      </w:r>
      <w:r w:rsidR="006E7D72">
        <w:rPr>
          <w:rFonts w:ascii="Aptos" w:hAnsi="Aptos"/>
        </w:rPr>
        <w:t>+7%, keeping RH constant</w:t>
      </w:r>
      <w:r w:rsidR="00DD3D8F">
        <w:rPr>
          <w:rFonts w:ascii="Aptos" w:hAnsi="Aptos"/>
        </w:rPr>
        <w:t>, further reducing clouds to 7.</w:t>
      </w:r>
      <w:r w:rsidR="00381078">
        <w:rPr>
          <w:rFonts w:ascii="Aptos" w:hAnsi="Aptos"/>
        </w:rPr>
        <w:t>56</w:t>
      </w:r>
      <w:r w:rsidR="00DD3D8F">
        <w:rPr>
          <w:rFonts w:ascii="Aptos" w:hAnsi="Aptos"/>
        </w:rPr>
        <w:t xml:space="preserve"> %</w:t>
      </w:r>
      <w:r w:rsidR="005459C1">
        <w:rPr>
          <w:rFonts w:ascii="Aptos" w:eastAsiaTheme="minorEastAsia" w:hAnsi="Aptos"/>
        </w:rPr>
        <w:t>.</w:t>
      </w:r>
    </w:p>
    <w:p w14:paraId="2743EBCA" w14:textId="689DF42B" w:rsidR="003C6DC5" w:rsidRDefault="003C6DC5" w:rsidP="00BD7F28">
      <w:pPr>
        <w:pStyle w:val="BodyText"/>
      </w:pPr>
      <w:r>
        <w:t>I</w:t>
      </w:r>
      <w:r w:rsidRPr="009E7640">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w:t>
      </w:r>
      <w:r w:rsidR="00DD3D8F">
        <w:rPr>
          <w:rFonts w:ascii="Aptos" w:hAnsi="Aptos"/>
        </w:rPr>
        <w:t xml:space="preserve">the cumulus </w:t>
      </w:r>
      <w:r w:rsidR="009E7640">
        <w:rPr>
          <w:rFonts w:ascii="Aptos" w:hAnsi="Aptos"/>
        </w:rPr>
        <w:t>cloud-environment humidity difference</w:t>
      </w:r>
      <w:r w:rsidR="00DD3D8F">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009E7640">
        <w:rPr>
          <w:rFonts w:ascii="Aptos" w:eastAsiaTheme="minorEastAsia" w:hAnsi="Aptos"/>
        </w:rPr>
        <w:t xml:space="preserve">required </w:t>
      </w:r>
      <w:r w:rsidR="00A169E3">
        <w:rPr>
          <w:rFonts w:ascii="Aptos" w:eastAsiaTheme="minorEastAsia" w:hAnsi="Aptos"/>
        </w:rPr>
        <w:t>for</w:t>
      </w:r>
      <w:r w:rsidR="009E7640">
        <w:rPr>
          <w:rFonts w:ascii="Aptos" w:eastAsiaTheme="minorEastAsia" w:hAnsi="Aptos"/>
        </w:rPr>
        <w:t xml:space="preserve"> </w:t>
      </w:r>
      <w:r w:rsidR="00FD5577">
        <w:rPr>
          <w:rFonts w:ascii="Aptos" w:eastAsiaTheme="minorEastAsia" w:hAnsi="Aptos"/>
        </w:rPr>
        <w:t xml:space="preserve">the cloud </w:t>
      </w:r>
      <w:r w:rsidR="009E7640">
        <w:rPr>
          <w:rFonts w:ascii="Aptos" w:eastAsiaTheme="minorEastAsia" w:hAnsi="Aptos"/>
        </w:rPr>
        <w:t xml:space="preserve">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A169E3">
        <w:rPr>
          <w:rFonts w:ascii="Aptos" w:eastAsiaTheme="minorEastAsia" w:hAnsi="Aptos"/>
        </w:rPr>
        <w:t>to</w:t>
      </w:r>
      <w:r w:rsidR="005459C1">
        <w:rPr>
          <w:rFonts w:ascii="Aptos" w:eastAsiaTheme="minorEastAsia" w:hAnsi="Aptos"/>
        </w:rPr>
        <w:t xml:space="preserve"> balance</w:t>
      </w:r>
      <w:r w:rsidR="009E3FDB">
        <w:rPr>
          <w:rFonts w:ascii="Aptos" w:eastAsiaTheme="minorEastAsia" w:hAnsi="Aptos"/>
        </w:rPr>
        <w:t xml:space="preserve"> the large-scale drying</w:t>
      </w:r>
      <w:r w:rsidR="00A169E3">
        <w:rPr>
          <w:rFonts w:ascii="Aptos" w:eastAsiaTheme="minorEastAsia" w:hAnsi="Aptos"/>
        </w:rPr>
        <w:t xml:space="preserve"> decreases</w:t>
      </w:r>
      <w:r w:rsidR="00CF2C6B">
        <w:rPr>
          <w:rFonts w:ascii="Aptos" w:eastAsiaTheme="minorEastAsia" w:hAnsi="Aptos"/>
        </w:rPr>
        <w:t xml:space="preserve"> </w:t>
      </w:r>
      <w:r w:rsidR="00A169E3" w:rsidRPr="1FB3D345">
        <w:rPr>
          <w:rFonts w:ascii="Aptos" w:eastAsiaTheme="minorEastAsia" w:hAnsi="Aptos"/>
        </w:rPr>
        <w:t xml:space="preserve">by </w:t>
      </w:r>
      <w:r w:rsidR="00DD3D8F">
        <w:rPr>
          <w:rFonts w:ascii="Aptos" w:eastAsiaTheme="minorEastAsia" w:hAnsi="Aptos"/>
        </w:rPr>
        <w:t>–</w:t>
      </w:r>
      <w:r w:rsidR="00A169E3" w:rsidRPr="1FB3D345">
        <w:rPr>
          <w:rFonts w:ascii="Aptos" w:eastAsiaTheme="minorEastAsia" w:hAnsi="Aptos"/>
        </w:rPr>
        <w:t>7.56%</w:t>
      </w:r>
      <w:r w:rsidR="00DD3D8F">
        <w:rPr>
          <w:rFonts w:ascii="Aptos" w:eastAsiaTheme="minorEastAsia" w:hAnsi="Aptos"/>
        </w:rPr>
        <w:t xml:space="preserve"> compared to the control simulation, </w:t>
      </w:r>
      <w:r w:rsidR="00A169E3">
        <w:rPr>
          <w:rFonts w:ascii="Aptos" w:eastAsiaTheme="minorEastAsia" w:hAnsi="Aptos"/>
        </w:rPr>
        <w:t>–2.6%</w:t>
      </w:r>
      <w:r w:rsidR="00824579">
        <w:rPr>
          <w:rFonts w:ascii="Aptos" w:eastAsiaTheme="minorEastAsia" w:hAnsi="Aptos"/>
        </w:rPr>
        <w:t xml:space="preserve"> </w:t>
      </w:r>
      <w:r w:rsidR="00CF2C6B">
        <w:rPr>
          <w:rFonts w:ascii="Aptos" w:eastAsiaTheme="minorEastAsia" w:hAnsi="Aptos"/>
        </w:rPr>
        <w:t>more than</w:t>
      </w:r>
      <w:r w:rsidR="00824579">
        <w:rPr>
          <w:rFonts w:ascii="Aptos" w:eastAsiaTheme="minorEastAsia" w:hAnsi="Aptos"/>
        </w:rPr>
        <w:t xml:space="preserve"> </w:t>
      </w:r>
      <w:r w:rsidR="00824579" w:rsidRPr="005459C1">
        <w:rPr>
          <w:rFonts w:ascii="ComicShannsMono Nerd Font" w:hAnsi="ComicShannsMono Nerd Font"/>
        </w:rPr>
        <w:t>subsidence-5%</w:t>
      </w:r>
      <w:r w:rsidR="005459C1">
        <w:rPr>
          <w:rFonts w:ascii="Aptos" w:eastAsiaTheme="minorEastAsia" w:hAnsi="Aptos"/>
        </w:rPr>
        <w:t xml:space="preserve">. </w:t>
      </w:r>
      <w:r w:rsidR="00570B2D">
        <w:rPr>
          <w:rFonts w:ascii="Aptos" w:eastAsiaTheme="minorEastAsia" w:hAnsi="Aptos"/>
        </w:rPr>
        <w:t>Also i</w:t>
      </w:r>
      <w:r w:rsidR="00FD5577">
        <w:rPr>
          <w:rFonts w:ascii="Aptos" w:eastAsiaTheme="minorEastAsia" w:hAnsi="Aptos"/>
        </w:rPr>
        <w:t>ncreasing the specific humidity</w:t>
      </w:r>
      <w:r w:rsidR="005459C1">
        <w:rPr>
          <w:rFonts w:ascii="Aptos" w:eastAsiaTheme="minorEastAsia" w:hAnsi="Aptos"/>
        </w:rPr>
        <w:t xml:space="preserve"> reduces clouds about </w:t>
      </w:r>
      <w:commentRangeStart w:id="30"/>
      <w:commentRangeStart w:id="31"/>
      <w:r w:rsidR="005459C1" w:rsidRPr="1FB3D345">
        <w:rPr>
          <w:rFonts w:ascii="Aptos" w:eastAsiaTheme="minorEastAsia" w:hAnsi="Aptos"/>
        </w:rPr>
        <w:t xml:space="preserve">1.5 </w:t>
      </w:r>
      <w:r w:rsidR="00570B2D">
        <w:rPr>
          <w:rFonts w:ascii="Aptos" w:eastAsiaTheme="minorEastAsia" w:hAnsi="Aptos"/>
        </w:rPr>
        <w:t>times as much</w:t>
      </w:r>
      <w:r w:rsidR="005459C1">
        <w:rPr>
          <w:rFonts w:ascii="Aptos" w:eastAsiaTheme="minorEastAsia" w:hAnsi="Aptos"/>
        </w:rPr>
        <w:t xml:space="preserve"> </w:t>
      </w:r>
      <w:commentRangeEnd w:id="30"/>
      <w:r>
        <w:rPr>
          <w:rStyle w:val="CommentReference"/>
          <w:rFonts w:ascii="Aptos" w:eastAsiaTheme="minorEastAsia" w:hAnsi="Aptos"/>
          <w:sz w:val="24"/>
          <w:szCs w:val="24"/>
        </w:rPr>
        <w:commentReference w:id="30"/>
      </w:r>
      <w:commentRangeEnd w:id="31"/>
      <w:r w:rsidR="00381078">
        <w:rPr>
          <w:rStyle w:val="CommentReference"/>
          <w:rFonts w:ascii="Aptos" w:eastAsiaTheme="minorEastAsia" w:hAnsi="Aptos"/>
          <w:sz w:val="24"/>
          <w:szCs w:val="24"/>
        </w:rPr>
        <w:commentReference w:id="31"/>
      </w:r>
      <w:r w:rsidR="005459C1">
        <w:rPr>
          <w:rFonts w:ascii="Aptos" w:eastAsiaTheme="minorEastAsia" w:hAnsi="Aptos"/>
        </w:rPr>
        <w:t xml:space="preserve">as </w:t>
      </w:r>
      <w:r w:rsidR="00570B2D">
        <w:rPr>
          <w:rFonts w:ascii="Aptos" w:eastAsiaTheme="minorEastAsia" w:hAnsi="Aptos"/>
        </w:rPr>
        <w:t xml:space="preserve">just </w:t>
      </w:r>
      <w:r w:rsidR="00FD5577">
        <w:rPr>
          <w:rFonts w:ascii="Aptos" w:eastAsiaTheme="minorEastAsia" w:hAnsi="Aptos"/>
        </w:rPr>
        <w:t>decreasing the</w:t>
      </w:r>
      <w:r w:rsidR="005459C1">
        <w:rPr>
          <w:rFonts w:ascii="Aptos" w:eastAsiaTheme="minorEastAsia" w:hAnsi="Aptos"/>
        </w:rPr>
        <w:t xml:space="preserve"> subsidence.</w:t>
      </w:r>
    </w:p>
    <w:p w14:paraId="40B09888" w14:textId="6DB143BB" w:rsidR="003E76DE" w:rsidRPr="00A61F80" w:rsidRDefault="00381078" w:rsidP="00A61F80">
      <w:pPr>
        <w:pStyle w:val="BodyText"/>
      </w:pPr>
      <w:r>
        <w:t xml:space="preserve">Relative humidity changes can explain changes to surface evaporation expected with warming. </w:t>
      </w:r>
      <w:r w:rsidR="005459C1">
        <w:rPr>
          <w:rFonts w:ascii="Aptos" w:hAnsi="Aptos"/>
        </w:rPr>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sidR="005459C1">
        <w:rPr>
          <w:rFonts w:ascii="Aptos" w:hAnsi="Aptos"/>
        </w:rPr>
        <w:t xml:space="preserve">to increase </w:t>
      </w:r>
      <w:r w:rsidR="005459C1">
        <w:rPr>
          <w:rFonts w:ascii="Aptos" w:eastAsiaTheme="minorEastAsia" w:hAnsi="Aptos"/>
        </w:rPr>
        <w:t>+2%</w:t>
      </w:r>
      <w:r w:rsidR="005459C1" w:rsidRPr="007E7E57">
        <w:rPr>
          <w:rFonts w:ascii="Aptos" w:hAnsi="Aptos"/>
        </w:rPr>
        <w:t xml:space="preserve"> </w:t>
      </w:r>
      <w:r w:rsidR="005459C1" w:rsidRPr="00C949F2">
        <w:rPr>
          <w:rFonts w:ascii="Aptos" w:hAnsi="Aptos"/>
        </w:rPr>
        <w:t>K</w:t>
      </w:r>
      <w:r w:rsidR="005459C1">
        <w:rPr>
          <w:rFonts w:ascii="Aptos" w:hAnsi="Aptos"/>
          <w:vertAlign w:val="superscript"/>
        </w:rPr>
        <w:t>–1</w:t>
      </w:r>
      <w:r>
        <w:rPr>
          <w:rFonts w:ascii="Aptos" w:hAnsi="Aptos"/>
        </w:rPr>
        <w:t xml:space="preserve"> (</w:t>
      </w:r>
      <w:r w:rsidR="005459C1">
        <w:rPr>
          <w:rFonts w:ascii="Aptos" w:hAnsi="Aptos"/>
        </w:rPr>
        <w:t xml:space="preserve">i.e., </w:t>
      </w:r>
      <w:r w:rsidR="001B24ED">
        <w:rPr>
          <w:rFonts w:ascii="Aptos" w:hAnsi="Aptos"/>
        </w:rPr>
        <w:t>in proportion with precipitation</w:t>
      </w:r>
      <w:r>
        <w:rPr>
          <w:rFonts w:ascii="Aptos" w:hAnsi="Aptos"/>
        </w:rPr>
        <w:t>)</w:t>
      </w:r>
      <w:r w:rsidR="001B24ED">
        <w:rPr>
          <w:rFonts w:ascii="Aptos" w:hAnsi="Aptos"/>
        </w:rPr>
        <w:t xml:space="preserve"> </w:t>
      </w:r>
      <w:r w:rsidR="00FB5126">
        <w:rPr>
          <w:rFonts w:ascii="Aptos" w:hAnsi="Aptos"/>
        </w:rPr>
        <w:t xml:space="preserve">the product of wind speed and saturation deficit </w:t>
      </w:r>
      <m:oMath>
        <m:r>
          <w:rPr>
            <w:rFonts w:ascii="Cambria Math" w:hAnsi="Cambria Math"/>
          </w:rPr>
          <m:t>U(1-</m:t>
        </m:r>
        <m:r>
          <m:rPr>
            <m:sty m:val="p"/>
          </m:rPr>
          <w:rPr>
            <w:rFonts w:ascii="Cambria Math" w:hAnsi="Cambria Math"/>
          </w:rPr>
          <m:t>RH)</m:t>
        </m:r>
      </m:oMath>
      <w:r w:rsidR="00FB5126">
        <w:rPr>
          <w:rFonts w:ascii="Aptos" w:eastAsiaTheme="minorEastAsia" w:hAnsi="Aptos"/>
          <w:iCs/>
        </w:rPr>
        <w:t xml:space="preserve"> must decrease </w:t>
      </w:r>
      <w:r w:rsidR="00FB5126" w:rsidRPr="1FB3D345">
        <w:rPr>
          <w:rFonts w:ascii="Aptos" w:eastAsiaTheme="minorEastAsia" w:hAnsi="Aptos"/>
        </w:rPr>
        <w:t xml:space="preserve">by </w:t>
      </w:r>
      <w:r w:rsidR="00FB5126">
        <w:rPr>
          <w:rFonts w:ascii="Aptos" w:eastAsiaTheme="minorEastAsia" w:hAnsi="Aptos"/>
          <w:iCs/>
        </w:rPr>
        <w:t>–5% K</w:t>
      </w:r>
      <w:r w:rsidR="00FB5126">
        <w:rPr>
          <w:rFonts w:ascii="Aptos" w:eastAsiaTheme="minorEastAsia" w:hAnsi="Aptos"/>
          <w:iCs/>
          <w:vertAlign w:val="superscript"/>
        </w:rPr>
        <w:t>–1</w:t>
      </w:r>
      <w:r w:rsidR="00FB5126">
        <w:rPr>
          <w:rFonts w:ascii="Aptos" w:eastAsiaTheme="minorEastAsia" w:hAnsi="Aptos"/>
          <w:iCs/>
        </w:rPr>
        <w:t xml:space="preserve">. One extreme </w:t>
      </w:r>
      <w:r w:rsidR="00254664">
        <w:rPr>
          <w:rFonts w:ascii="Aptos" w:eastAsiaTheme="minorEastAsia" w:hAnsi="Aptos"/>
          <w:iCs/>
        </w:rPr>
        <w:t>is f</w:t>
      </w:r>
      <w:r w:rsidR="00FB5126">
        <w:rPr>
          <w:rFonts w:ascii="Aptos" w:eastAsiaTheme="minorEastAsia" w:hAnsi="Aptos"/>
          <w:iCs/>
        </w:rPr>
        <w:t xml:space="preserve">or the wind speed to decrease –5% K </w:t>
      </w:r>
      <w:r w:rsidR="00FB5126">
        <w:rPr>
          <w:rFonts w:ascii="Aptos" w:eastAsiaTheme="minorEastAsia" w:hAnsi="Aptos"/>
          <w:iCs/>
          <w:vertAlign w:val="superscript"/>
        </w:rPr>
        <w:t>–1</w:t>
      </w:r>
      <w:r w:rsidR="00FB5126">
        <w:rPr>
          <w:rFonts w:ascii="Aptos" w:eastAsiaTheme="minorEastAsia" w:hAnsi="Aptos"/>
          <w:iCs/>
        </w:rPr>
        <w:t>,</w:t>
      </w:r>
      <w:r w:rsidR="002E1EF4">
        <w:rPr>
          <w:rFonts w:ascii="Aptos" w:eastAsiaTheme="minorEastAsia" w:hAnsi="Aptos"/>
          <w:iCs/>
        </w:rPr>
        <w:t xml:space="preserve"> consistent with the slowing of the circulation. In that</w:t>
      </w:r>
      <w:r w:rsidR="00FB5126">
        <w:rPr>
          <w:rFonts w:ascii="Aptos" w:eastAsiaTheme="minorEastAsia" w:hAnsi="Aptos"/>
          <w:iCs/>
        </w:rPr>
        <w:t xml:space="preserve"> case</w:t>
      </w:r>
      <w:r w:rsidR="002E1EF4">
        <w:rPr>
          <w:rFonts w:ascii="Aptos" w:eastAsiaTheme="minorEastAsia" w:hAnsi="Aptos"/>
          <w:iCs/>
        </w:rPr>
        <w:t>,</w:t>
      </w:r>
      <w:r w:rsidR="00FB5126">
        <w:rPr>
          <w:rFonts w:ascii="Aptos" w:eastAsiaTheme="minorEastAsia" w:hAnsi="Aptos"/>
          <w:iCs/>
        </w:rPr>
        <w:t xml:space="preserve"> </w:t>
      </w:r>
      <m:oMath>
        <m:r>
          <w:rPr>
            <w:rFonts w:ascii="Cambria Math" w:eastAsiaTheme="minorEastAsia" w:hAnsi="Cambria Math"/>
          </w:rPr>
          <m:t>E</m:t>
        </m:r>
      </m:oMath>
      <w:r w:rsidR="004323C3">
        <w:rPr>
          <w:rFonts w:ascii="Aptos" w:eastAsiaTheme="minorEastAsia" w:hAnsi="Aptos"/>
          <w:iCs/>
        </w:rPr>
        <w:t xml:space="preserve"> increases </w:t>
      </w:r>
      <w:r w:rsidR="004323C3" w:rsidRPr="1FB3D345">
        <w:rPr>
          <w:rFonts w:ascii="Aptos" w:eastAsiaTheme="minorEastAsia" w:hAnsi="Aptos"/>
        </w:rPr>
        <w:t>while</w:t>
      </w:r>
      <w:r w:rsidR="004323C3">
        <w:rPr>
          <w:rFonts w:ascii="Aptos" w:eastAsiaTheme="minorEastAsia" w:hAnsi="Aptos"/>
          <w:iCs/>
        </w:rPr>
        <w:t xml:space="preserve"> </w:t>
      </w:r>
      <w:r w:rsidR="00FB5126">
        <w:rPr>
          <w:rFonts w:ascii="Aptos" w:eastAsiaTheme="minorEastAsia" w:hAnsi="Aptos"/>
          <w:iCs/>
        </w:rPr>
        <w:t xml:space="preserve">RH remains constant. </w:t>
      </w:r>
      <w:r w:rsidR="002E1EF4">
        <w:rPr>
          <w:rFonts w:ascii="Aptos" w:eastAsiaTheme="minorEastAsia" w:hAnsi="Aptos"/>
          <w:iCs/>
        </w:rPr>
        <w:t>In another extreme</w:t>
      </w:r>
      <w:r w:rsidR="00CF2C6B">
        <w:rPr>
          <w:rFonts w:ascii="Aptos" w:eastAsiaTheme="minorEastAsia" w:hAnsi="Aptos"/>
          <w:iCs/>
        </w:rPr>
        <w:t>,</w:t>
      </w:r>
      <w:r w:rsidR="00FB5126">
        <w:rPr>
          <w:rFonts w:ascii="Aptos" w:eastAsiaTheme="minorEastAsia" w:hAnsi="Aptos"/>
          <w:iCs/>
        </w:rPr>
        <w:t xml:space="preserve"> wind speed </w:t>
      </w:r>
      <w:r w:rsidR="00FB5126" w:rsidRPr="1FB3D345">
        <w:rPr>
          <w:rFonts w:ascii="Aptos" w:eastAsiaTheme="minorEastAsia" w:hAnsi="Aptos"/>
        </w:rPr>
        <w:t>stays</w:t>
      </w:r>
      <w:r w:rsidR="002E1EF4">
        <w:rPr>
          <w:rFonts w:ascii="Aptos" w:eastAsiaTheme="minorEastAsia" w:hAnsi="Aptos"/>
          <w:iCs/>
        </w:rPr>
        <w:t xml:space="preserve"> constant</w:t>
      </w:r>
      <w:r w:rsidR="002E1EF4" w:rsidRPr="1FB3D345">
        <w:rPr>
          <w:rFonts w:ascii="Aptos" w:eastAsiaTheme="minorEastAsia" w:hAnsi="Aptos"/>
        </w:rPr>
        <w:t>, so</w:t>
      </w:r>
      <w:r w:rsidR="002E1EF4">
        <w:rPr>
          <w:rFonts w:ascii="Aptos" w:eastAsiaTheme="minorEastAsia" w:hAnsi="Aptos"/>
          <w:iCs/>
        </w:rPr>
        <w:t xml:space="preserve"> </w:t>
      </w:r>
      <w:r w:rsidR="007E7E57" w:rsidRPr="00FB5126">
        <w:rPr>
          <w:rFonts w:ascii="Aptos" w:hAnsi="Aptos"/>
        </w:rPr>
        <w:t>the</w:t>
      </w:r>
      <w:r w:rsidR="007E7E57">
        <w:rPr>
          <w:rFonts w:ascii="Aptos" w:hAnsi="Aptos"/>
        </w:rPr>
        <w:t xml:space="preserve"> </w:t>
      </w:r>
      <w:r w:rsidR="00C60982" w:rsidRPr="00C60982">
        <w:rPr>
          <w:rFonts w:ascii="Aptos" w:hAnsi="Aptos"/>
        </w:rPr>
        <w:t>surface</w:t>
      </w:r>
      <w:r w:rsidR="00C60982">
        <w:rPr>
          <w:rFonts w:ascii="Aptos" w:hAnsi="Aptos"/>
          <w:i/>
          <w:iCs/>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sidR="005459C1">
        <w:rPr>
          <w:rFonts w:ascii="Aptos" w:hAnsi="Aptos"/>
        </w:rPr>
        <w:t xml:space="preserve"> </w:t>
      </w:r>
      <w:r w:rsidR="007E7E57">
        <w:rPr>
          <w:rFonts w:ascii="Aptos" w:hAnsi="Aptos"/>
        </w:rPr>
        <w:t>increase</w:t>
      </w:r>
      <w:r w:rsidR="00254664">
        <w:rPr>
          <w:rFonts w:ascii="Aptos" w:hAnsi="Aptos"/>
        </w:rPr>
        <w:t>s</w:t>
      </w:r>
      <w:r>
        <w:rPr>
          <w:rFonts w:ascii="Aptos" w:hAnsi="Aptos"/>
        </w:rPr>
        <w:t xml:space="preserve">, </w:t>
      </w:r>
      <w:r w:rsidR="008C3448">
        <w:rPr>
          <w:rFonts w:ascii="Aptos" w:hAnsi="Aptos"/>
        </w:rPr>
        <w:t>quench</w:t>
      </w:r>
      <w:r>
        <w:rPr>
          <w:rFonts w:ascii="Aptos" w:hAnsi="Aptos"/>
        </w:rPr>
        <w:t>ing</w:t>
      </w:r>
      <w:r w:rsidR="008C3448">
        <w:rPr>
          <w:rFonts w:ascii="Aptos" w:hAnsi="Aptos"/>
        </w:rPr>
        <w:t xml:space="preserve"> the </w:t>
      </w:r>
      <w:r w:rsidR="008C3448" w:rsidRPr="00C949F2">
        <w:rPr>
          <w:rFonts w:ascii="Aptos" w:hAnsi="Aptos"/>
        </w:rPr>
        <w:t xml:space="preserve">surface relative saturation deficit </w:t>
      </w:r>
      <m:oMath>
        <m:r>
          <m:rPr>
            <m:sty m:val="p"/>
          </m:rPr>
          <w:rPr>
            <w:rFonts w:ascii="Cambria Math" w:hAnsi="Cambria Math"/>
          </w:rPr>
          <m:t>1-RH</m:t>
        </m:r>
      </m:oMath>
      <w:r w:rsidR="008C3448" w:rsidRPr="00C949F2">
        <w:rPr>
          <w:rFonts w:ascii="Aptos" w:hAnsi="Aptos"/>
        </w:rPr>
        <w:t xml:space="preserve"> by –5 % K</w:t>
      </w:r>
      <w:r w:rsidR="008C3448">
        <w:rPr>
          <w:rFonts w:ascii="Aptos" w:hAnsi="Aptos"/>
          <w:vertAlign w:val="superscript"/>
        </w:rPr>
        <w:t>–1</w:t>
      </w:r>
      <w:r w:rsidR="001B24ED">
        <w:rPr>
          <w:rFonts w:ascii="Aptos" w:hAnsi="Aptos"/>
        </w:rPr>
        <w:t>.</w:t>
      </w:r>
      <w:r w:rsidR="00357EBD" w:rsidRPr="00C949F2">
        <w:rPr>
          <w:rFonts w:ascii="Aptos" w:hAnsi="Aptos"/>
        </w:rPr>
        <w:t xml:space="preserve"> </w:t>
      </w:r>
      <w:r w:rsidR="00254664">
        <w:rPr>
          <w:rFonts w:ascii="Aptos" w:hAnsi="Aptos"/>
        </w:rPr>
        <w:t>In this case</w:t>
      </w:r>
      <w:r>
        <w:rPr>
          <w:rFonts w:ascii="Aptos" w:hAnsi="Aptos"/>
        </w:rPr>
        <w:t xml:space="preserve">, </w:t>
      </w:r>
      <w:r w:rsidR="00FB2E75">
        <w:rPr>
          <w:rFonts w:ascii="Aptos" w:hAnsi="Aptos"/>
        </w:rPr>
        <w:t>m</w:t>
      </w:r>
      <w:r w:rsidR="00357EBD" w:rsidRPr="00C949F2">
        <w:rPr>
          <w:rFonts w:ascii="Aptos" w:hAnsi="Aptos"/>
        </w:rPr>
        <w:t>ean surface RH = 0.73</w:t>
      </w:r>
      <w:r w:rsidR="005975C1">
        <w:rPr>
          <w:rFonts w:ascii="Aptos" w:hAnsi="Aptos"/>
        </w:rPr>
        <w:t xml:space="preserve"> increases </w:t>
      </w:r>
      <w:r w:rsidR="00FB5126">
        <w:rPr>
          <w:rFonts w:ascii="Aptos" w:hAnsi="Aptos"/>
        </w:rPr>
        <w:t xml:space="preserve">at most </w:t>
      </w:r>
      <w:r w:rsidR="00357EBD" w:rsidRPr="00C949F2">
        <w:rPr>
          <w:rFonts w:ascii="Aptos" w:hAnsi="Aptos"/>
        </w:rPr>
        <w:t>+0.01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FB5126">
        <w:rPr>
          <w:rFonts w:ascii="Aptos" w:hAnsi="Aptos"/>
        </w:rPr>
        <w:t xml:space="preserve"> (absolute).</w:t>
      </w:r>
      <w:r w:rsidR="00C60982">
        <w:rPr>
          <w:rFonts w:ascii="Aptos" w:hAnsi="Aptos"/>
        </w:rPr>
        <w:t xml:space="preserve"> </w:t>
      </w:r>
      <w:commentRangeStart w:id="32"/>
      <w:commentRangeStart w:id="33"/>
      <w:r w:rsidR="00C60982">
        <w:rPr>
          <w:rFonts w:ascii="Aptos" w:hAnsi="Aptos"/>
        </w:rPr>
        <w:t xml:space="preserve">Though </w:t>
      </w:r>
      <w:r w:rsidR="003E76DE">
        <w:rPr>
          <w:rFonts w:ascii="Aptos" w:hAnsi="Aptos"/>
        </w:rPr>
        <w:t xml:space="preserve">surface RH </w:t>
      </w:r>
      <w:r w:rsidR="00C60982">
        <w:rPr>
          <w:rFonts w:ascii="Aptos" w:hAnsi="Aptos"/>
        </w:rPr>
        <w:t>increase</w:t>
      </w:r>
      <w:r w:rsidR="002E1EF4">
        <w:rPr>
          <w:rFonts w:ascii="Aptos" w:hAnsi="Aptos"/>
        </w:rPr>
        <w:t>s</w:t>
      </w:r>
      <w:r w:rsidR="00C60982">
        <w:rPr>
          <w:rFonts w:ascii="Aptos" w:hAnsi="Aptos"/>
        </w:rPr>
        <w:t>,</w:t>
      </w:r>
      <w:r w:rsidR="005975C1">
        <w:rPr>
          <w:rFonts w:ascii="Aptos" w:hAnsi="Aptos"/>
        </w:rPr>
        <w:t xml:space="preserve"> </w:t>
      </w:r>
      <w:r w:rsidR="003E76DE">
        <w:rPr>
          <w:rFonts w:ascii="Aptos" w:hAnsi="Aptos"/>
        </w:rPr>
        <w:t>RH</w:t>
      </w:r>
      <w:r w:rsidR="005975C1">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RH</w:t>
      </w:r>
      <w:r w:rsidR="00FB2E75">
        <w:rPr>
          <w:rFonts w:ascii="Aptos" w:hAnsi="Aptos"/>
        </w:rPr>
        <w:t>.</w:t>
      </w:r>
      <w:commentRangeEnd w:id="32"/>
      <w:r w:rsidR="005459C1">
        <w:rPr>
          <w:rStyle w:val="CommentReference"/>
          <w:rFonts w:ascii="Aptos" w:hAnsi="Aptos"/>
          <w:sz w:val="24"/>
          <w:szCs w:val="24"/>
        </w:rPr>
        <w:commentReference w:id="32"/>
      </w:r>
      <w:commentRangeEnd w:id="33"/>
      <w:r w:rsidR="00C018D5">
        <w:rPr>
          <w:rStyle w:val="CommentReference"/>
          <w:rFonts w:ascii="Aptos" w:hAnsi="Aptos"/>
          <w:sz w:val="24"/>
          <w:szCs w:val="24"/>
        </w:rPr>
        <w:commentReference w:id="33"/>
      </w:r>
      <w:r>
        <w:rPr>
          <w:rFonts w:ascii="Aptos" w:hAnsi="Aptos"/>
        </w:rPr>
        <w:t xml:space="preserve"> </w:t>
      </w:r>
      <w:r>
        <w:t xml:space="preserve">Experiment </w:t>
      </w:r>
      <w:r>
        <w:rPr>
          <w:rFonts w:ascii="ComicShannsMono Nerd Font" w:hAnsi="ComicShannsMono Nerd Font"/>
        </w:rPr>
        <w:t>lclRH+0.003</w:t>
      </w:r>
      <w:r>
        <w:t xml:space="preserve"> </w:t>
      </w:r>
      <w:r>
        <w:lastRenderedPageBreak/>
        <w:t xml:space="preserve">increases environmental relative humidity </w:t>
      </w:r>
      <w:r w:rsidR="00A61F80">
        <w:t>with the linear profile,</w:t>
      </w:r>
      <w:r>
        <w:br/>
      </w:r>
      <m:oMathPara>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eastAsiaTheme="minorEastAsia" w:hAnsi="Cambria Math"/>
            </w:rPr>
            <m:t>.</m:t>
          </m:r>
          <m:r>
            <m:rPr>
              <m:sty m:val="p"/>
            </m:rPr>
            <w:rPr>
              <w:rFonts w:ascii="Cambria Math" w:eastAsiaTheme="minorEastAsia" w:hAnsi="Cambria Math"/>
            </w:rPr>
            <w:br/>
          </m:r>
        </m:oMath>
      </m:oMathPara>
      <w:r w:rsidR="00A61F80">
        <w:t>This i</w:t>
      </w:r>
      <w:r>
        <w:t>ncreas</w:t>
      </w:r>
      <w:r w:rsidR="00A61F80">
        <w:t>es</w:t>
      </w:r>
      <w:r>
        <w:t xml:space="preserve"> the RH by 0.3% (absolute) at cloud base. This RH perturbation decreases clouds by –5.01%, </w:t>
      </w:r>
      <m:oMath>
        <m:r>
          <m:rPr>
            <m:sty m:val="p"/>
          </m:rPr>
          <w:rPr>
            <w:rFonts w:ascii="Cambria Math" w:hAnsi="Cambria Math"/>
          </w:rPr>
          <m:t>Δ</m:t>
        </m:r>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ctl</m:t>
            </m:r>
          </m:sub>
        </m:sSub>
      </m:oMath>
      <w:del w:id="34" w:author="Andrea Jenney" w:date="2026-08-07T18:05:00Z" w16du:dateUtc="2026-08-07T18:05:39Z">
        <w:r>
          <w:rPr>
            <w:rFonts w:eastAsiaTheme="minorEastAsia"/>
          </w:rPr>
          <w:delText xml:space="preserve"> =</w:delText>
        </w:r>
      </w:del>
      <w:r>
        <w:rPr>
          <w:rFonts w:eastAsiaTheme="minorEastAsia"/>
        </w:rPr>
        <w:t xml:space="preserve"> </w:t>
      </w:r>
      <w:r>
        <w:t xml:space="preserve">+2.7% compared to the </w:t>
      </w:r>
      <w:r w:rsidR="00A61F80">
        <w:rPr>
          <w:rFonts w:ascii="ComicShannsMono Nerd Font" w:hAnsi="ComicShannsMono Nerd Font"/>
        </w:rPr>
        <w:t>DIM</w:t>
      </w:r>
      <w:r>
        <w:t xml:space="preserve"> experiment.</w:t>
      </w:r>
    </w:p>
    <w:p w14:paraId="004EA5FD" w14:textId="77777777" w:rsidR="009F3AC1" w:rsidRDefault="009F3AC1" w:rsidP="009F3AC1">
      <w:pPr>
        <w:spacing w:line="240" w:lineRule="auto"/>
        <w:rPr>
          <w:rFonts w:ascii="Aptos Narrow" w:hAnsi="Aptos Narrow"/>
        </w:rPr>
      </w:pPr>
    </w:p>
    <w:p w14:paraId="52847422" w14:textId="67248D53" w:rsidR="00BD7F28" w:rsidRPr="009F3AC1" w:rsidRDefault="00BD7F28" w:rsidP="009F3AC1">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E00EFD" w:rsidRPr="00E00EFD">
        <w:rPr>
          <w:rFonts w:ascii="Aptos Narrow" w:hAnsi="Aptos Narrow"/>
        </w:rPr>
        <w:t>q&amp;qs+7%</w:t>
      </w:r>
      <w:r w:rsidR="00E33B47">
        <w:rPr>
          <w:rFonts w:ascii="Aptos Narrow" w:hAnsi="Aptos Narrow"/>
        </w:rPr>
        <w:t xml:space="preserve"> 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 from a 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00071A99" w:rsidRPr="00B561F4" w14:paraId="2F79252D" w14:textId="0FEE1122" w:rsidTr="001F42E6">
        <w:trPr>
          <w:tblCellSpacing w:w="15" w:type="dxa"/>
        </w:trPr>
        <w:tc>
          <w:tcPr>
            <w:tcW w:w="3015" w:type="dxa"/>
            <w:tcBorders>
              <w:bottom w:val="single" w:sz="4" w:space="0" w:color="DCDFE5"/>
            </w:tcBorders>
            <w:hideMark/>
          </w:tcPr>
          <w:p w14:paraId="3E68185D" w14:textId="77777777" w:rsidR="00071A99" w:rsidRPr="00B561F4" w:rsidRDefault="00071A99" w:rsidP="00EC604D">
            <w:pPr>
              <w:pStyle w:val="BodyText"/>
              <w:spacing w:before="0" w:after="0"/>
              <w:rPr>
                <w:b/>
                <w:bCs/>
              </w:rPr>
            </w:pPr>
            <w:r w:rsidRPr="00B561F4">
              <w:rPr>
                <w:b/>
                <w:bCs/>
              </w:rPr>
              <w:t>experiment</w:t>
            </w:r>
          </w:p>
        </w:tc>
        <w:tc>
          <w:tcPr>
            <w:tcW w:w="1230" w:type="dxa"/>
            <w:tcBorders>
              <w:bottom w:val="single" w:sz="4" w:space="0" w:color="DCDFE5"/>
            </w:tcBorders>
            <w:vAlign w:val="center"/>
            <w:hideMark/>
          </w:tcPr>
          <w:p w14:paraId="3A7B83B9" w14:textId="57601B9E" w:rsidR="00071A99" w:rsidRPr="00B561F4" w:rsidRDefault="00071A99"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M/</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sz="4" w:space="0" w:color="DCDFE5"/>
            </w:tcBorders>
          </w:tcPr>
          <w:p w14:paraId="03DC01A0" w14:textId="3997F6CF" w:rsidR="00071A99" w:rsidRPr="00DA04AD"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500" w:type="dxa"/>
            <w:tcBorders>
              <w:bottom w:val="single" w:sz="4" w:space="0" w:color="DCDFE5"/>
            </w:tcBorders>
          </w:tcPr>
          <w:p w14:paraId="014F260E" w14:textId="15E4291C"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485" w:type="dxa"/>
            <w:tcBorders>
              <w:bottom w:val="single" w:sz="4" w:space="0" w:color="DCDFE5"/>
            </w:tcBorders>
          </w:tcPr>
          <w:p w14:paraId="3B140CC2" w14:textId="6D09DCB4"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071A99" w:rsidRPr="00B561F4" w14:paraId="4DE810A7" w14:textId="0B3A4C4A" w:rsidTr="001F42E6">
        <w:trPr>
          <w:tblCellSpacing w:w="15" w:type="dxa"/>
        </w:trPr>
        <w:tc>
          <w:tcPr>
            <w:tcW w:w="3015" w:type="dxa"/>
            <w:hideMark/>
          </w:tcPr>
          <w:p w14:paraId="55940870" w14:textId="40E8316A" w:rsidR="00071A99" w:rsidRPr="00B561F4" w:rsidRDefault="00071A99" w:rsidP="00EC604D">
            <w:pPr>
              <w:pStyle w:val="BodyText"/>
              <w:spacing w:before="0" w:after="0"/>
            </w:pPr>
            <w:r w:rsidRPr="00B561F4">
              <w:t>subsidence-5%</w:t>
            </w:r>
            <w:r>
              <w:t>, Ecb+2%</w:t>
            </w:r>
          </w:p>
        </w:tc>
        <w:tc>
          <w:tcPr>
            <w:tcW w:w="1230" w:type="dxa"/>
            <w:hideMark/>
          </w:tcPr>
          <w:p w14:paraId="2B148967" w14:textId="2DBD548C" w:rsidR="00071A99" w:rsidRPr="00B561F4" w:rsidRDefault="00071A99" w:rsidP="000861F1">
            <w:pPr>
              <w:pStyle w:val="BodyText"/>
              <w:spacing w:before="0" w:after="0"/>
              <w:jc w:val="right"/>
            </w:pPr>
            <w:r>
              <w:t>–</w:t>
            </w:r>
            <w:r w:rsidRPr="00B561F4">
              <w:t>5</w:t>
            </w:r>
            <w:r>
              <w:t>.00</w:t>
            </w:r>
          </w:p>
        </w:tc>
        <w:tc>
          <w:tcPr>
            <w:tcW w:w="1500" w:type="dxa"/>
          </w:tcPr>
          <w:p w14:paraId="1B7674F1" w14:textId="1CDAE113" w:rsidR="00071A99" w:rsidRPr="00B561F4" w:rsidRDefault="00071A99" w:rsidP="000861F1">
            <w:pPr>
              <w:pStyle w:val="BodyText"/>
              <w:spacing w:before="0" w:after="0"/>
              <w:jc w:val="right"/>
            </w:pPr>
            <w:r>
              <w:t>+1.02</w:t>
            </w:r>
          </w:p>
        </w:tc>
        <w:tc>
          <w:tcPr>
            <w:tcW w:w="1500" w:type="dxa"/>
          </w:tcPr>
          <w:p w14:paraId="70B5A6BA" w14:textId="6A17CD24" w:rsidR="00071A99" w:rsidRDefault="00071A99" w:rsidP="000861F1">
            <w:pPr>
              <w:pStyle w:val="BodyText"/>
              <w:spacing w:before="0" w:after="0"/>
              <w:jc w:val="right"/>
            </w:pPr>
            <w:r>
              <w:t>–0.18</w:t>
            </w:r>
          </w:p>
        </w:tc>
        <w:tc>
          <w:tcPr>
            <w:tcW w:w="1485" w:type="dxa"/>
          </w:tcPr>
          <w:p w14:paraId="568D763E" w14:textId="3C4B6E0C" w:rsidR="00071A99" w:rsidRDefault="00071A99" w:rsidP="000861F1">
            <w:pPr>
              <w:pStyle w:val="BodyText"/>
              <w:spacing w:before="0" w:after="0"/>
              <w:jc w:val="right"/>
            </w:pPr>
            <w:r>
              <w:t>+0.84</w:t>
            </w:r>
          </w:p>
        </w:tc>
      </w:tr>
      <w:tr w:rsidR="00071A99" w:rsidRPr="00E33B47" w14:paraId="35F411A2" w14:textId="0BFE0DAE" w:rsidTr="001F42E6">
        <w:trPr>
          <w:tblCellSpacing w:w="15" w:type="dxa"/>
        </w:trPr>
        <w:tc>
          <w:tcPr>
            <w:tcW w:w="3015" w:type="dxa"/>
            <w:hideMark/>
          </w:tcPr>
          <w:p w14:paraId="05DF6C64" w14:textId="4BAFE507" w:rsidR="00071A99" w:rsidRPr="00E33B47" w:rsidRDefault="1FB3D345" w:rsidP="00EC604D">
            <w:pPr>
              <w:pStyle w:val="BodyText"/>
              <w:spacing w:before="0" w:after="0"/>
            </w:pPr>
            <w:r>
              <w:t>DIM</w:t>
            </w:r>
            <w:r w:rsidR="00945FD1">
              <w:t xml:space="preserve"> (</w:t>
            </w:r>
            <w:r w:rsidR="00945FD1" w:rsidRPr="00E33B47">
              <w:t>q&amp;qs+7%</w:t>
            </w:r>
            <w:r w:rsidR="00945FD1">
              <w:t>)</w:t>
            </w:r>
          </w:p>
        </w:tc>
        <w:tc>
          <w:tcPr>
            <w:tcW w:w="1230" w:type="dxa"/>
            <w:hideMark/>
          </w:tcPr>
          <w:p w14:paraId="674DFD1C" w14:textId="7928CFEB" w:rsidR="00071A99" w:rsidRPr="00E33B47" w:rsidRDefault="00071A99" w:rsidP="000861F1">
            <w:pPr>
              <w:pStyle w:val="BodyText"/>
              <w:spacing w:before="0" w:after="0"/>
              <w:jc w:val="right"/>
            </w:pPr>
            <w:r>
              <w:t>–</w:t>
            </w:r>
            <w:r w:rsidRPr="00E33B47">
              <w:t>7.</w:t>
            </w:r>
            <w:r>
              <w:t>5</w:t>
            </w:r>
            <w:r w:rsidRPr="00E33B47">
              <w:t>6</w:t>
            </w:r>
          </w:p>
        </w:tc>
        <w:tc>
          <w:tcPr>
            <w:tcW w:w="1500" w:type="dxa"/>
          </w:tcPr>
          <w:p w14:paraId="0BA0F237" w14:textId="1F26901F" w:rsidR="00071A99" w:rsidRPr="00E33B47" w:rsidRDefault="00071A99" w:rsidP="000861F1">
            <w:pPr>
              <w:pStyle w:val="BodyText"/>
              <w:spacing w:before="0" w:after="0"/>
              <w:jc w:val="right"/>
            </w:pPr>
            <w:r>
              <w:t>+1.55</w:t>
            </w:r>
          </w:p>
        </w:tc>
        <w:tc>
          <w:tcPr>
            <w:tcW w:w="1500" w:type="dxa"/>
          </w:tcPr>
          <w:p w14:paraId="7B9BD582" w14:textId="2BEC1227" w:rsidR="00071A99" w:rsidRDefault="00071A99" w:rsidP="000861F1">
            <w:pPr>
              <w:pStyle w:val="BodyText"/>
              <w:spacing w:before="0" w:after="0"/>
              <w:jc w:val="right"/>
            </w:pPr>
            <w:r>
              <w:t>–0.27</w:t>
            </w:r>
          </w:p>
        </w:tc>
        <w:tc>
          <w:tcPr>
            <w:tcW w:w="1485" w:type="dxa"/>
          </w:tcPr>
          <w:p w14:paraId="2C5F87EE" w14:textId="7FBC987A" w:rsidR="00071A99" w:rsidRDefault="00071A99" w:rsidP="000861F1">
            <w:pPr>
              <w:pStyle w:val="BodyText"/>
              <w:spacing w:before="0" w:after="0"/>
              <w:jc w:val="right"/>
            </w:pPr>
            <w:r>
              <w:t>+1.28</w:t>
            </w:r>
          </w:p>
        </w:tc>
      </w:tr>
      <w:tr w:rsidR="00071A99" w:rsidRPr="00B561F4" w14:paraId="7CB40A30" w14:textId="67EE8662" w:rsidTr="001F42E6">
        <w:trPr>
          <w:tblCellSpacing w:w="15" w:type="dxa"/>
        </w:trPr>
        <w:tc>
          <w:tcPr>
            <w:tcW w:w="3015" w:type="dxa"/>
            <w:hideMark/>
          </w:tcPr>
          <w:p w14:paraId="6F55545B" w14:textId="636C0026" w:rsidR="00071A99" w:rsidRPr="00B561F4" w:rsidRDefault="00071A99" w:rsidP="00EC604D">
            <w:pPr>
              <w:pStyle w:val="BodyText"/>
              <w:spacing w:before="0" w:after="0"/>
            </w:pPr>
            <w:r w:rsidRPr="00B561F4">
              <w:t>lclRH+0.00</w:t>
            </w:r>
            <w:r>
              <w:t>3</w:t>
            </w:r>
          </w:p>
        </w:tc>
        <w:tc>
          <w:tcPr>
            <w:tcW w:w="1230" w:type="dxa"/>
            <w:hideMark/>
          </w:tcPr>
          <w:p w14:paraId="37922577" w14:textId="741593F8" w:rsidR="00071A99" w:rsidRPr="00B561F4" w:rsidRDefault="00071A99" w:rsidP="000861F1">
            <w:pPr>
              <w:pStyle w:val="BodyText"/>
              <w:spacing w:before="0" w:after="0"/>
              <w:jc w:val="right"/>
            </w:pPr>
            <w:r>
              <w:t>–</w:t>
            </w:r>
            <w:r w:rsidRPr="00B561F4">
              <w:t>5.</w:t>
            </w:r>
            <w:r>
              <w:t>01</w:t>
            </w:r>
          </w:p>
        </w:tc>
        <w:tc>
          <w:tcPr>
            <w:tcW w:w="1500" w:type="dxa"/>
          </w:tcPr>
          <w:p w14:paraId="106AFEF6" w14:textId="52D15AE9" w:rsidR="00071A99" w:rsidRPr="00B561F4" w:rsidRDefault="00071A99" w:rsidP="000861F1">
            <w:pPr>
              <w:pStyle w:val="BodyText"/>
              <w:spacing w:before="0" w:after="0"/>
              <w:jc w:val="right"/>
            </w:pPr>
            <w:r>
              <w:t>+1.03</w:t>
            </w:r>
          </w:p>
        </w:tc>
        <w:tc>
          <w:tcPr>
            <w:tcW w:w="1500" w:type="dxa"/>
          </w:tcPr>
          <w:p w14:paraId="4AD5F001" w14:textId="08D79092" w:rsidR="00071A99" w:rsidRDefault="00071A99" w:rsidP="000861F1">
            <w:pPr>
              <w:pStyle w:val="BodyText"/>
              <w:spacing w:before="0" w:after="0"/>
              <w:jc w:val="right"/>
            </w:pPr>
            <w:r>
              <w:t>–0.18</w:t>
            </w:r>
          </w:p>
        </w:tc>
        <w:tc>
          <w:tcPr>
            <w:tcW w:w="1485" w:type="dxa"/>
          </w:tcPr>
          <w:p w14:paraId="44A63E09" w14:textId="0F130C2F" w:rsidR="00071A99" w:rsidRDefault="00071A99" w:rsidP="000861F1">
            <w:pPr>
              <w:pStyle w:val="BodyText"/>
              <w:spacing w:before="0" w:after="0"/>
              <w:jc w:val="right"/>
            </w:pPr>
            <w:r>
              <w:t>+0.85</w:t>
            </w:r>
          </w:p>
        </w:tc>
      </w:tr>
    </w:tbl>
    <w:p w14:paraId="69226396" w14:textId="61006DA0" w:rsidR="00145302" w:rsidRDefault="00145302" w:rsidP="00757C03">
      <w:pPr>
        <w:pStyle w:val="BodyText"/>
        <w:rPr>
          <w:rFonts w:ascii="Aptos" w:hAnsi="Aptos"/>
        </w:rPr>
      </w:pPr>
    </w:p>
    <w:p w14:paraId="0ADF0070" w14:textId="74D41EF2" w:rsidR="002639C0" w:rsidRDefault="002639C0" w:rsidP="002639C0">
      <w:pPr>
        <w:pStyle w:val="Heading2"/>
      </w:pPr>
      <w:r>
        <w:t>LCL clouds</w:t>
      </w:r>
    </w:p>
    <w:p w14:paraId="1A60A577" w14:textId="0D191FB0" w:rsidR="002E1EF4" w:rsidRDefault="002E1EF4" w:rsidP="00524AC1">
      <w:pPr>
        <w:pStyle w:val="BodyText"/>
        <w:rPr>
          <w:rFonts w:ascii="Aptos" w:hAnsi="Aptos"/>
        </w:rPr>
      </w:pPr>
      <w:r>
        <w:rPr>
          <w:rFonts w:ascii="Aptos" w:hAnsi="Aptos"/>
        </w:rPr>
        <w:t xml:space="preserve">The net cloud radiative effect depends on the change of albedo by both shallow cumulus and LCL clouds. </w:t>
      </w:r>
      <w:r w:rsidR="006C1E1C">
        <w:rPr>
          <w:rFonts w:ascii="Aptos" w:hAnsi="Aptos"/>
        </w:rPr>
        <w:t>Our mass flux model</w:t>
      </w:r>
      <w:r w:rsidR="00524AC1">
        <w:rPr>
          <w:rFonts w:ascii="Aptos" w:hAnsi="Aptos"/>
        </w:rPr>
        <w:t xml:space="preserve"> projects that shallow cumulus clouds decrease with reduced large-scale overturning</w:t>
      </w:r>
      <w:r w:rsidR="00F13B3A">
        <w:rPr>
          <w:rFonts w:ascii="Aptos" w:hAnsi="Aptos"/>
        </w:rPr>
        <w:t xml:space="preserve"> and increased specific humidity</w:t>
      </w:r>
      <w:r>
        <w:rPr>
          <w:rFonts w:ascii="Aptos" w:hAnsi="Aptos"/>
        </w:rPr>
        <w:t xml:space="preserve">. </w:t>
      </w:r>
      <w:commentRangeStart w:id="35"/>
      <w:commentRangeStart w:id="36"/>
      <w:commentRangeStart w:id="37"/>
      <w:commentRangeStart w:id="38"/>
      <w:r w:rsidRPr="006C1E1C">
        <w:rPr>
          <w:rFonts w:ascii="Aptos" w:hAnsi="Aptos"/>
          <w:strike/>
        </w:rPr>
        <w:t>T</w:t>
      </w:r>
      <w:r w:rsidR="00524AC1" w:rsidRPr="006C1E1C">
        <w:rPr>
          <w:rFonts w:ascii="Aptos" w:hAnsi="Aptos"/>
          <w:strike/>
        </w:rPr>
        <w:t xml:space="preserve">he moist updraft plumes of a mass flux model do not represent </w:t>
      </w:r>
      <w:r w:rsidR="00F13B3A" w:rsidRPr="006C1E1C">
        <w:rPr>
          <w:rFonts w:ascii="Aptos" w:hAnsi="Aptos"/>
          <w:strike/>
        </w:rPr>
        <w:t xml:space="preserve">the turbulent subcloud thermals forming the lowest </w:t>
      </w:r>
      <w:r w:rsidR="00524AC1" w:rsidRPr="006C1E1C">
        <w:rPr>
          <w:rFonts w:ascii="Aptos" w:hAnsi="Aptos"/>
          <w:strike/>
        </w:rPr>
        <w:t>clouds</w:t>
      </w:r>
      <w:r w:rsidR="00F13B3A" w:rsidRPr="006C1E1C">
        <w:rPr>
          <w:rFonts w:ascii="Aptos" w:hAnsi="Aptos"/>
          <w:strike/>
        </w:rPr>
        <w:t xml:space="preserve"> near the LCL</w:t>
      </w:r>
      <w:r w:rsidR="00524AC1" w:rsidRPr="006C1E1C">
        <w:rPr>
          <w:rFonts w:ascii="Aptos" w:hAnsi="Aptos"/>
          <w:strike/>
        </w:rPr>
        <w:t>.</w:t>
      </w:r>
      <w:commentRangeEnd w:id="35"/>
      <w:r w:rsidR="006C1E1C" w:rsidRPr="006C1E1C">
        <w:rPr>
          <w:rStyle w:val="CommentReference"/>
          <w:rFonts w:ascii="Aptos" w:hAnsi="Aptos"/>
          <w:strike/>
          <w:sz w:val="24"/>
          <w:szCs w:val="24"/>
        </w:rPr>
        <w:commentReference w:id="35"/>
      </w:r>
      <w:commentRangeEnd w:id="36"/>
      <w:r w:rsidRPr="006C1E1C">
        <w:rPr>
          <w:rStyle w:val="CommentReference"/>
          <w:rFonts w:ascii="Aptos" w:hAnsi="Aptos"/>
          <w:strike/>
          <w:sz w:val="24"/>
          <w:szCs w:val="24"/>
        </w:rPr>
        <w:commentReference w:id="36"/>
      </w:r>
      <w:commentRangeEnd w:id="37"/>
      <w:r w:rsidRPr="006C1E1C">
        <w:rPr>
          <w:rStyle w:val="CommentReference"/>
          <w:rFonts w:ascii="Aptos" w:hAnsi="Aptos"/>
          <w:strike/>
          <w:sz w:val="24"/>
          <w:szCs w:val="24"/>
        </w:rPr>
        <w:commentReference w:id="37"/>
      </w:r>
      <w:commentRangeEnd w:id="38"/>
      <w:r w:rsidR="00365F0B" w:rsidRPr="006C1E1C">
        <w:rPr>
          <w:rStyle w:val="CommentReference"/>
          <w:rFonts w:ascii="Aptos" w:hAnsi="Aptos"/>
          <w:strike/>
          <w:sz w:val="24"/>
          <w:szCs w:val="24"/>
        </w:rPr>
        <w:commentReference w:id="38"/>
      </w:r>
      <w:r w:rsidR="00524AC1" w:rsidRPr="006C1E1C">
        <w:rPr>
          <w:rFonts w:ascii="Aptos" w:hAnsi="Aptos"/>
          <w:strike/>
        </w:rPr>
        <w:t xml:space="preserve"> We </w:t>
      </w:r>
      <w:r w:rsidR="00F13B3A" w:rsidRPr="006C1E1C">
        <w:rPr>
          <w:rFonts w:ascii="Aptos" w:hAnsi="Aptos"/>
          <w:strike/>
        </w:rPr>
        <w:t>simulate</w:t>
      </w:r>
      <w:r w:rsidR="00524AC1">
        <w:rPr>
          <w:rFonts w:ascii="Aptos" w:hAnsi="Aptos"/>
        </w:rPr>
        <w:t xml:space="preserve"> LCL cloud</w:t>
      </w:r>
      <w:r w:rsidR="00F13B3A">
        <w:rPr>
          <w:rFonts w:ascii="Aptos" w:hAnsi="Aptos"/>
        </w:rPr>
        <w:t xml:space="preserve">s </w:t>
      </w:r>
      <w:r w:rsidR="006C1E1C">
        <w:rPr>
          <w:rFonts w:ascii="Aptos" w:hAnsi="Aptos"/>
        </w:rPr>
        <w:t>are separately modeled from the distribution</w:t>
      </w:r>
      <w:r w:rsidR="00524AC1">
        <w:rPr>
          <w:rFonts w:ascii="Aptos" w:hAnsi="Aptos"/>
        </w:rPr>
        <w:t xml:space="preserve"> subcloud relative humidity fluctuations produced and dissipated by turbulence (Methods: LCL clouds).</w:t>
      </w:r>
    </w:p>
    <w:p w14:paraId="1FFB370B" w14:textId="4321829C" w:rsidR="002E1EF4" w:rsidRDefault="002E1EF4" w:rsidP="00757C03">
      <w:pPr>
        <w:pStyle w:val="BodyText"/>
        <w:rPr>
          <w:rFonts w:ascii="Aptos" w:hAnsi="Aptos"/>
        </w:rPr>
      </w:pPr>
      <w:r>
        <w:rPr>
          <w:rFonts w:ascii="Aptos" w:hAnsi="Aptos"/>
        </w:rPr>
        <w:t>LCL clouds change up to ±8% K</w:t>
      </w:r>
      <w:r>
        <w:rPr>
          <w:rFonts w:ascii="Aptos" w:hAnsi="Aptos"/>
          <w:vertAlign w:val="superscript"/>
        </w:rPr>
        <w:t>–1</w:t>
      </w:r>
      <w:r>
        <w:rPr>
          <w:rFonts w:ascii="Aptos" w:hAnsi="Aptos"/>
        </w:rPr>
        <w:t xml:space="preserve">. The cloud </w:t>
      </w:r>
      <w:r w:rsidR="000712D3">
        <w:rPr>
          <w:rFonts w:ascii="Aptos" w:hAnsi="Aptos"/>
        </w:rPr>
        <w:t>change scale</w:t>
      </w:r>
      <w:r>
        <w:rPr>
          <w:rFonts w:ascii="Aptos" w:hAnsi="Aptos"/>
        </w:rPr>
        <w:t>s</w:t>
      </w:r>
      <w:r w:rsidR="000712D3">
        <w:rPr>
          <w:rFonts w:ascii="Aptos" w:hAnsi="Aptos"/>
        </w:rPr>
        <w:t xml:space="preserve"> strongly</w:t>
      </w:r>
      <w:r w:rsidR="004B2465">
        <w:rPr>
          <w:rFonts w:ascii="Aptos" w:hAnsi="Aptos"/>
        </w:rPr>
        <w:t xml:space="preserve"> </w:t>
      </w:r>
      <w:r w:rsidR="004B2465">
        <w:rPr>
          <w:rFonts w:ascii="Aptos" w:eastAsiaTheme="minorEastAsia" w:hAnsi="Aptos"/>
          <w:iCs/>
        </w:rPr>
        <w:t>with</w:t>
      </w:r>
      <w:r w:rsidR="000712D3">
        <w:rPr>
          <w:rFonts w:ascii="Aptos" w:eastAsiaTheme="minorEastAsia" w:hAnsi="Aptos"/>
          <w:iCs/>
        </w:rPr>
        <w:t xml:space="preserve"> </w:t>
      </w:r>
      <w:r>
        <w:rPr>
          <w:rFonts w:ascii="Aptos" w:eastAsiaTheme="minorEastAsia" w:hAnsi="Aptos"/>
          <w:iCs/>
        </w:rPr>
        <w:t xml:space="preserve">the parameter </w:t>
      </w:r>
      <m:oMath>
        <m:r>
          <w:rPr>
            <w:rFonts w:ascii="Cambria Math" w:eastAsiaTheme="minorEastAsia" w:hAnsi="Cambria Math"/>
          </w:rPr>
          <m:t>c</m:t>
        </m:r>
      </m:oMath>
      <w:r>
        <w:rPr>
          <w:rFonts w:ascii="Aptos" w:eastAsiaTheme="minorEastAsia" w:hAnsi="Aptos"/>
          <w:iCs/>
        </w:rPr>
        <w:t xml:space="preserve"> that describes </w:t>
      </w:r>
      <w:r w:rsidR="004B2465">
        <w:rPr>
          <w:rFonts w:ascii="Aptos" w:eastAsiaTheme="minorEastAsia" w:hAnsi="Aptos"/>
          <w:iCs/>
        </w:rPr>
        <w:t xml:space="preserve">how much </w:t>
      </w:r>
      <m:oMath>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e>
          <m:sub>
            <m:r>
              <m:rPr>
                <m:sty m:val="p"/>
              </m:rPr>
              <w:rPr>
                <w:rFonts w:ascii="Cambria Math" w:hAnsi="Cambria Math"/>
              </w:rPr>
              <m:t>sfc</m:t>
            </m:r>
          </m:sub>
        </m:sSub>
      </m:oMath>
      <w:r w:rsidR="004B2465">
        <w:rPr>
          <w:rFonts w:ascii="Aptos" w:eastAsiaTheme="minorEastAsia" w:hAnsi="Aptos"/>
          <w:iCs/>
        </w:rPr>
        <w:t xml:space="preserve"> </w:t>
      </w:r>
      <w:r w:rsidR="000712D3">
        <w:rPr>
          <w:rFonts w:ascii="Aptos" w:eastAsiaTheme="minorEastAsia" w:hAnsi="Aptos"/>
          <w:iCs/>
        </w:rPr>
        <w:t xml:space="preserve">(rather than wind speed) </w:t>
      </w:r>
      <w:r w:rsidR="004B2465">
        <w:rPr>
          <w:rFonts w:ascii="Aptos" w:hAnsi="Aptos"/>
        </w:rPr>
        <w:t>decreases to damp</w:t>
      </w:r>
      <w:r w:rsidR="00E84FB0">
        <w:rPr>
          <w:rFonts w:ascii="Aptos" w:hAnsi="Aptos"/>
        </w:rPr>
        <w:t xml:space="preserve"> the</w:t>
      </w:r>
      <w:r w:rsidR="00524AC1">
        <w:rPr>
          <w:rFonts w:ascii="Aptos" w:hAnsi="Aptos"/>
        </w:rPr>
        <w:t xml:space="preserve"> surface evaporation</w:t>
      </w:r>
      <w:r w:rsidR="000712D3">
        <w:rPr>
          <w:rFonts w:ascii="Aptos" w:hAnsi="Aptos"/>
        </w:rPr>
        <w:t xml:space="preserve">. </w:t>
      </w:r>
      <w:r>
        <w:rPr>
          <w:rFonts w:ascii="Aptos" w:hAnsi="Aptos"/>
        </w:rPr>
        <w:t>The sign of the change is uncertain</w:t>
      </w:r>
      <w:r w:rsidR="00020310">
        <w:rPr>
          <w:rFonts w:ascii="Aptos" w:hAnsi="Aptos"/>
        </w:rPr>
        <w:t>: c</w:t>
      </w:r>
      <w:r w:rsidR="000712D3">
        <w:rPr>
          <w:rFonts w:ascii="Aptos" w:hAnsi="Aptos"/>
        </w:rPr>
        <w:t>louds</w:t>
      </w:r>
      <w:r w:rsidR="00524AC1">
        <w:rPr>
          <w:rFonts w:ascii="Aptos" w:hAnsi="Aptos"/>
        </w:rPr>
        <w:t xml:space="preserve"> </w:t>
      </w:r>
      <w:r w:rsidR="000712D3">
        <w:rPr>
          <w:rFonts w:ascii="Aptos" w:hAnsi="Aptos"/>
        </w:rPr>
        <w:t xml:space="preserve">decrease </w:t>
      </w:r>
      <w:r>
        <w:rPr>
          <w:rFonts w:ascii="Aptos" w:hAnsi="Aptos"/>
        </w:rPr>
        <w:t xml:space="preserve">when </w:t>
      </w:r>
      <w:r w:rsidR="000712D3">
        <w:rPr>
          <w:rFonts w:ascii="Aptos" w:hAnsi="Aptos"/>
        </w:rPr>
        <w:t xml:space="preserve">the cloud base RH is constant </w:t>
      </w:r>
      <w:r w:rsidR="000712D3">
        <w:rPr>
          <w:rFonts w:ascii="Aptos" w:eastAsiaTheme="minorEastAsia" w:hAnsi="Aptos"/>
        </w:rPr>
        <w:t>(</w:t>
      </w:r>
      <m:oMath>
        <m:r>
          <w:rPr>
            <w:rFonts w:ascii="Cambria Math" w:hAnsi="Cambria Math"/>
          </w:rPr>
          <m:t>b=0</m:t>
        </m:r>
      </m:oMath>
      <w:r w:rsidR="000712D3">
        <w:rPr>
          <w:rFonts w:ascii="Aptos" w:eastAsiaTheme="minorEastAsia" w:hAnsi="Aptos"/>
        </w:rPr>
        <w:t xml:space="preserve">) </w:t>
      </w:r>
      <w:r w:rsidR="000712D3">
        <w:rPr>
          <w:rFonts w:ascii="Aptos" w:hAnsi="Aptos"/>
        </w:rPr>
        <w:t>and increase when</w:t>
      </w:r>
      <w:r w:rsidR="00E84FB0">
        <w:rPr>
          <w:rFonts w:ascii="Aptos" w:hAnsi="Aptos"/>
        </w:rPr>
        <w:t xml:space="preserve"> </w:t>
      </w:r>
      <w:r w:rsidR="00524AC1">
        <w:rPr>
          <w:rFonts w:ascii="Aptos" w:hAnsi="Aptos"/>
        </w:rPr>
        <w:t xml:space="preserve">cloud base </w:t>
      </w:r>
      <w:r w:rsidR="004B2465">
        <w:rPr>
          <w:rFonts w:ascii="Aptos" w:hAnsi="Aptos"/>
        </w:rPr>
        <w:t>saturation deficit scales</w:t>
      </w:r>
      <w:r w:rsidR="000712D3">
        <w:rPr>
          <w:rFonts w:ascii="Aptos" w:hAnsi="Aptos"/>
        </w:rPr>
        <w:t xml:space="preserve"> linearly</w:t>
      </w:r>
      <w:r w:rsidR="004B2465">
        <w:rPr>
          <w:rFonts w:ascii="Aptos" w:hAnsi="Aptos"/>
        </w:rPr>
        <w:t xml:space="preserve"> with surface saturation deficit</w:t>
      </w:r>
      <w:r w:rsidR="000712D3">
        <w:rPr>
          <w:rFonts w:ascii="Aptos" w:hAnsi="Aptos"/>
        </w:rPr>
        <w:t xml:space="preserve"> (</w:t>
      </w:r>
      <m:oMath>
        <m:r>
          <w:rPr>
            <w:rFonts w:ascii="Cambria Math" w:hAnsi="Cambria Math"/>
          </w:rPr>
          <m:t>b=1</m:t>
        </m:r>
      </m:oMath>
      <w:r w:rsidR="000712D3">
        <w:rPr>
          <w:rFonts w:ascii="Aptos" w:eastAsiaTheme="minorEastAsia" w:hAnsi="Aptos"/>
        </w:rPr>
        <w:t>)</w:t>
      </w:r>
      <w:r w:rsidR="00524AC1">
        <w:rPr>
          <w:rFonts w:ascii="Aptos" w:hAnsi="Aptos"/>
        </w:rPr>
        <w:t xml:space="preserve">. </w:t>
      </w:r>
    </w:p>
    <w:p w14:paraId="2059EE87" w14:textId="4CEA77D1" w:rsidR="00524AC1" w:rsidRDefault="00524AC1" w:rsidP="00757C03">
      <w:pPr>
        <w:pStyle w:val="BodyText"/>
        <w:rPr>
          <w:rFonts w:ascii="Aptos" w:hAnsi="Aptos"/>
        </w:rPr>
      </w:pPr>
      <w:commentRangeStart w:id="39"/>
      <w:r>
        <w:rPr>
          <w:rFonts w:ascii="Aptos" w:hAnsi="Aptos"/>
        </w:rPr>
        <w:t xml:space="preserve">Assuming 1/3 of </w:t>
      </w:r>
      <w:r w:rsidR="000712D3">
        <w:rPr>
          <w:rFonts w:ascii="Aptos" w:hAnsi="Aptos"/>
        </w:rPr>
        <w:t>low</w:t>
      </w:r>
      <w:r>
        <w:rPr>
          <w:rFonts w:ascii="Aptos" w:hAnsi="Aptos"/>
        </w:rPr>
        <w:t xml:space="preserve"> clouds are LCL clouds</w:t>
      </w:r>
      <w:commentRangeEnd w:id="39"/>
      <w:r>
        <w:rPr>
          <w:rStyle w:val="CommentReference"/>
          <w:rFonts w:ascii="Aptos" w:hAnsi="Aptos"/>
          <w:sz w:val="24"/>
          <w:szCs w:val="24"/>
        </w:rPr>
        <w:commentReference w:id="39"/>
      </w:r>
      <w:r>
        <w:rPr>
          <w:rFonts w:ascii="Aptos" w:hAnsi="Aptos"/>
        </w:rPr>
        <w:t xml:space="preserve">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xml:space="preserve">, the total effect would be for </w:t>
      </w:r>
      <w:ins w:id="40" w:author="Andrea Jenney" w:date="2026-08-07T18:24:00Z" w16du:dateUtc="2026-08-07T18:24:54Z">
        <w:r w:rsidR="1FB3D345" w:rsidRPr="1FB3D345">
          <w:rPr>
            <w:rFonts w:ascii="Aptos" w:hAnsi="Aptos"/>
          </w:rPr>
          <w:t xml:space="preserve">all </w:t>
        </w:r>
      </w:ins>
      <w:r>
        <w:rPr>
          <w:rFonts w:ascii="Aptos" w:hAnsi="Aptos"/>
        </w:rPr>
        <w:t xml:space="preserve">clouds </w:t>
      </w:r>
      <w:r w:rsidR="0041152E">
        <w:rPr>
          <w:rFonts w:ascii="Aptos" w:hAnsi="Aptos"/>
        </w:rPr>
        <w:t xml:space="preserve">below 4 km </w:t>
      </w:r>
      <w:r>
        <w:rPr>
          <w:rFonts w:ascii="Aptos" w:hAnsi="Aptos"/>
        </w:rPr>
        <w:t>to decrease with a range of –7.7 to –2.4 % K</w:t>
      </w:r>
      <w:r>
        <w:rPr>
          <w:rFonts w:ascii="Aptos" w:hAnsi="Aptos"/>
          <w:vertAlign w:val="superscript"/>
        </w:rPr>
        <w:t>–1</w:t>
      </w:r>
      <w:r>
        <w:rPr>
          <w:rFonts w:ascii="Aptos" w:hAnsi="Aptos"/>
        </w:rPr>
        <w:t>.</w:t>
      </w:r>
      <w:r w:rsidR="000712D3">
        <w:rPr>
          <w:rFonts w:ascii="Aptos" w:hAnsi="Aptos"/>
        </w:rPr>
        <w:t xml:space="preserve"> This corresponds to local low cloud shortwave dimming of +0.5 to +1.6 W m</w:t>
      </w:r>
      <w:r w:rsidR="000712D3">
        <w:rPr>
          <w:rFonts w:ascii="Aptos" w:hAnsi="Aptos"/>
          <w:vertAlign w:val="superscript"/>
        </w:rPr>
        <w:t>–2</w:t>
      </w:r>
      <w:r w:rsidR="000712D3">
        <w:rPr>
          <w:rFonts w:ascii="Aptos" w:hAnsi="Aptos"/>
        </w:rPr>
        <w:t xml:space="preserve"> </w:t>
      </w:r>
      <w:r w:rsidR="00020310">
        <w:rPr>
          <w:rFonts w:ascii="Aptos" w:hAnsi="Aptos"/>
        </w:rPr>
        <w:t>K</w:t>
      </w:r>
      <w:r w:rsidR="00020310">
        <w:rPr>
          <w:rFonts w:ascii="Aptos" w:hAnsi="Aptos"/>
          <w:vertAlign w:val="superscript"/>
        </w:rPr>
        <w:t>–1</w:t>
      </w:r>
      <w:r w:rsidR="00020310">
        <w:rPr>
          <w:rFonts w:ascii="Aptos" w:hAnsi="Aptos"/>
        </w:rPr>
        <w:t xml:space="preserve"> a</w:t>
      </w:r>
      <w:r w:rsidR="000712D3">
        <w:rPr>
          <w:rFonts w:ascii="Aptos" w:hAnsi="Aptos"/>
        </w:rPr>
        <w:t xml:space="preserve">nd total cloud radiative </w:t>
      </w:r>
      <w:r w:rsidR="00020310">
        <w:rPr>
          <w:rFonts w:ascii="Aptos" w:hAnsi="Aptos"/>
        </w:rPr>
        <w:t>feedback</w:t>
      </w:r>
      <w:r w:rsidR="000712D3">
        <w:rPr>
          <w:rFonts w:ascii="Aptos" w:hAnsi="Aptos"/>
        </w:rPr>
        <w:t xml:space="preserve"> of +0.4 to +1.3 W m</w:t>
      </w:r>
      <w:r w:rsidR="000712D3">
        <w:rPr>
          <w:rFonts w:ascii="Aptos" w:hAnsi="Aptos"/>
          <w:vertAlign w:val="superscript"/>
        </w:rPr>
        <w:t>–2</w:t>
      </w:r>
      <w:r w:rsidR="00020310">
        <w:rPr>
          <w:rFonts w:ascii="Aptos" w:hAnsi="Aptos"/>
          <w:vertAlign w:val="superscript"/>
        </w:rPr>
        <w:t xml:space="preserve"> </w:t>
      </w:r>
      <w:r w:rsidR="00020310">
        <w:rPr>
          <w:rFonts w:ascii="Aptos" w:hAnsi="Aptos"/>
        </w:rPr>
        <w:t>K</w:t>
      </w:r>
      <w:r w:rsidR="00020310">
        <w:rPr>
          <w:rFonts w:ascii="Aptos" w:hAnsi="Aptos"/>
          <w:vertAlign w:val="superscript"/>
        </w:rPr>
        <w:t>–1</w:t>
      </w:r>
      <w:r w:rsidR="000712D3">
        <w:rPr>
          <w:rFonts w:ascii="Aptos" w:hAnsi="Aptos"/>
        </w:rPr>
        <w:t>.</w:t>
      </w:r>
    </w:p>
    <w:p w14:paraId="59507CFA" w14:textId="77777777" w:rsidR="002639C0" w:rsidRPr="005D1914" w:rsidRDefault="002639C0" w:rsidP="002639C0">
      <w:pPr>
        <w:pStyle w:val="Heading1"/>
      </w:pPr>
      <w:r w:rsidRPr="005D1914">
        <w:lastRenderedPageBreak/>
        <w:t>Summary</w:t>
      </w:r>
    </w:p>
    <w:p w14:paraId="7A5A6210" w14:textId="45724C6B" w:rsidR="003B5742" w:rsidRPr="00ED11AE" w:rsidRDefault="003B5742" w:rsidP="003B5742">
      <w:pPr>
        <w:spacing w:line="240" w:lineRule="auto"/>
        <w:rPr>
          <w:rFonts w:eastAsiaTheme="minorEastAsia"/>
          <w:iCs/>
        </w:rPr>
      </w:pPr>
      <w:r>
        <w:rPr>
          <w:rFonts w:eastAsiaTheme="minorEastAsia"/>
          <w:iCs/>
        </w:rPr>
        <w:t>A</w:t>
      </w:r>
      <w:r w:rsidRPr="00ED11AE">
        <w:rPr>
          <w:rFonts w:eastAsiaTheme="minorEastAsia"/>
          <w:iCs/>
        </w:rPr>
        <w:t xml:space="preserve"> model</w:t>
      </w:r>
      <w:r w:rsidR="1FB3D345" w:rsidRPr="1FB3D345">
        <w:rPr>
          <w:rFonts w:eastAsiaTheme="minorEastAsia"/>
        </w:rPr>
        <w:t xml:space="preserve"> of trade cumulus regimes</w:t>
      </w:r>
      <w:r w:rsidRPr="00ED11AE">
        <w:rPr>
          <w:rFonts w:eastAsiaTheme="minorEastAsia"/>
          <w:iCs/>
        </w:rPr>
        <w:t xml:space="preserve"> </w:t>
      </w:r>
      <w:r>
        <w:rPr>
          <w:rFonts w:eastAsiaTheme="minorEastAsia"/>
          <w:iCs/>
        </w:rPr>
        <w:t>simulates</w:t>
      </w:r>
      <w:r w:rsidRPr="00ED11AE">
        <w:rPr>
          <w:rFonts w:eastAsiaTheme="minorEastAsia"/>
          <w:iCs/>
        </w:rPr>
        <w:t xml:space="preserve"> the ensemble of cumulus cloud</w:t>
      </w:r>
      <w:r>
        <w:rPr>
          <w:rFonts w:eastAsiaTheme="minorEastAsia"/>
          <w:iCs/>
        </w:rPr>
        <w:t xml:space="preserve"> with</w:t>
      </w:r>
      <w:r w:rsidRPr="00ED11AE">
        <w:rPr>
          <w:rFonts w:eastAsiaTheme="minorEastAsia"/>
          <w:iCs/>
        </w:rPr>
        <w:t xml:space="preserve"> </w:t>
      </w:r>
      <w:r>
        <w:rPr>
          <w:rFonts w:eastAsiaTheme="minorEastAsia"/>
          <w:iCs/>
        </w:rPr>
        <w:t>eddy moisture flux divergence in</w:t>
      </w:r>
      <w:r>
        <w:t xml:space="preserve"> </w:t>
      </w:r>
      <w:r w:rsidR="00695D0C">
        <w:t xml:space="preserve">hydrological </w:t>
      </w:r>
      <w:r>
        <w:t>balance</w:t>
      </w:r>
      <w:r>
        <w:rPr>
          <w:rFonts w:eastAsiaTheme="minorEastAsia"/>
          <w:iCs/>
        </w:rPr>
        <w:t xml:space="preserve"> with</w:t>
      </w:r>
      <w:r w:rsidRPr="00ED11AE">
        <w:rPr>
          <w:rFonts w:eastAsiaTheme="minorEastAsia"/>
          <w:iCs/>
        </w:rPr>
        <w:t xml:space="preserve"> the large-scale circulation drying and observed cloud</w:t>
      </w:r>
      <w:r w:rsidR="00695D0C">
        <w:rPr>
          <w:rFonts w:eastAsiaTheme="minorEastAsia"/>
          <w:iCs/>
        </w:rPr>
        <w:t xml:space="preserve"> top heights</w:t>
      </w:r>
      <w:r w:rsidRPr="00ED11AE">
        <w:rPr>
          <w:rFonts w:eastAsiaTheme="minorEastAsia"/>
          <w:iCs/>
        </w:rPr>
        <w:t xml:space="preserve">. </w:t>
      </w:r>
      <w:r>
        <w:rPr>
          <w:rFonts w:eastAsiaTheme="minorEastAsia"/>
          <w:iCs/>
        </w:rPr>
        <w:t xml:space="preserve">It </w:t>
      </w:r>
      <w:r w:rsidR="00695D0C">
        <w:rPr>
          <w:rFonts w:eastAsiaTheme="minorEastAsia"/>
          <w:iCs/>
        </w:rPr>
        <w:t>re</w:t>
      </w:r>
      <w:r>
        <w:rPr>
          <w:rFonts w:eastAsiaTheme="minorEastAsia"/>
          <w:iCs/>
        </w:rPr>
        <w:t>produces</w:t>
      </w:r>
      <w:r w:rsidRPr="00ED11AE">
        <w:rPr>
          <w:rFonts w:eastAsiaTheme="minorEastAsia"/>
          <w:iCs/>
        </w:rPr>
        <w:t xml:space="preserve"> the </w:t>
      </w:r>
      <w:r>
        <w:rPr>
          <w:rFonts w:eastAsiaTheme="minorEastAsia"/>
          <w:iCs/>
        </w:rPr>
        <w:t>ratio</w:t>
      </w:r>
      <w:r w:rsidRPr="00ED11AE">
        <w:rPr>
          <w:rFonts w:eastAsiaTheme="minorEastAsia"/>
          <w:iCs/>
        </w:rPr>
        <w:t xml:space="preserve"> of mesoscale mass flux </w:t>
      </w:r>
      <w:r>
        <w:rPr>
          <w:rFonts w:eastAsiaTheme="minorEastAsia"/>
          <w:iCs/>
        </w:rPr>
        <w:t>to</w:t>
      </w:r>
      <w:r w:rsidRPr="00ED11AE">
        <w:rPr>
          <w:rFonts w:eastAsiaTheme="minorEastAsia"/>
          <w:iCs/>
        </w:rPr>
        <w:t xml:space="preserve"> cloud </w:t>
      </w:r>
      <w:r>
        <w:rPr>
          <w:rFonts w:eastAsiaTheme="minorEastAsia"/>
          <w:iCs/>
        </w:rPr>
        <w:t>albedo</w:t>
      </w:r>
      <w:r w:rsidRPr="00ED11AE">
        <w:rPr>
          <w:rFonts w:eastAsiaTheme="minorEastAsia"/>
          <w:iCs/>
        </w:rPr>
        <w:t xml:space="preserve"> </w:t>
      </w:r>
      <w:r w:rsidR="00695D0C">
        <w:rPr>
          <w:rFonts w:eastAsiaTheme="minorEastAsia"/>
          <w:iCs/>
        </w:rPr>
        <w:t xml:space="preserve">consistent with the </w:t>
      </w:r>
      <w:commentRangeStart w:id="41"/>
      <w:r w:rsidR="00695D0C">
        <w:rPr>
          <w:rFonts w:eastAsiaTheme="minorEastAsia"/>
          <w:iCs/>
        </w:rPr>
        <w:t xml:space="preserve">proportionality </w:t>
      </w:r>
      <w:r w:rsidRPr="00ED11AE">
        <w:rPr>
          <w:rFonts w:eastAsiaTheme="minorEastAsia"/>
          <w:iCs/>
        </w:rPr>
        <w:t>observed in EUREC4A</w:t>
      </w:r>
      <w:commentRangeEnd w:id="41"/>
      <w:r>
        <w:rPr>
          <w:rStyle w:val="CommentReference"/>
          <w:rFonts w:eastAsiaTheme="minorEastAsia"/>
          <w:iCs/>
          <w:sz w:val="24"/>
          <w:szCs w:val="24"/>
        </w:rPr>
        <w:commentReference w:id="41"/>
      </w:r>
      <w:r>
        <w:rPr>
          <w:rFonts w:eastAsiaTheme="minorEastAsia"/>
          <w:iCs/>
        </w:rPr>
        <w:t xml:space="preserve"> and</w:t>
      </w:r>
      <w:r w:rsidRPr="00ED11AE">
        <w:rPr>
          <w:rFonts w:eastAsiaTheme="minorEastAsia"/>
          <w:iCs/>
        </w:rPr>
        <w:t xml:space="preserve"> </w:t>
      </w:r>
      <w:r>
        <w:rPr>
          <w:rFonts w:eastAsiaTheme="minorEastAsia"/>
          <w:iCs/>
        </w:rPr>
        <w:t>physically extends</w:t>
      </w:r>
      <w:r w:rsidRPr="00ED11AE">
        <w:rPr>
          <w:rFonts w:eastAsiaTheme="minorEastAsia"/>
          <w:iCs/>
        </w:rPr>
        <w:t xml:space="preserve"> </w:t>
      </w:r>
      <w:r>
        <w:rPr>
          <w:rFonts w:eastAsiaTheme="minorEastAsia"/>
          <w:iCs/>
        </w:rPr>
        <w:t>th</w:t>
      </w:r>
      <w:r w:rsidR="00695D0C">
        <w:rPr>
          <w:rFonts w:eastAsiaTheme="minorEastAsia"/>
          <w:iCs/>
        </w:rPr>
        <w:t>at</w:t>
      </w:r>
      <w:r>
        <w:rPr>
          <w:rFonts w:eastAsiaTheme="minorEastAsia"/>
          <w:iCs/>
        </w:rPr>
        <w:t xml:space="preserve"> </w:t>
      </w:r>
      <w:r w:rsidRPr="00ED11AE">
        <w:rPr>
          <w:rFonts w:eastAsiaTheme="minorEastAsia"/>
          <w:iCs/>
        </w:rPr>
        <w:t xml:space="preserve">proportionality </w:t>
      </w:r>
      <w:r>
        <w:rPr>
          <w:rFonts w:eastAsiaTheme="minorEastAsia"/>
          <w:iCs/>
        </w:rPr>
        <w:t>to climatological mean</w:t>
      </w:r>
      <w:r w:rsidRPr="00ED11AE">
        <w:rPr>
          <w:rFonts w:eastAsiaTheme="minorEastAsia"/>
          <w:iCs/>
        </w:rPr>
        <w:t xml:space="preserve"> </w:t>
      </w:r>
      <w:r>
        <w:rPr>
          <w:rFonts w:eastAsiaTheme="minorEastAsia"/>
          <w:iCs/>
        </w:rPr>
        <w:t xml:space="preserve">cloud albedo and </w:t>
      </w:r>
      <w:r w:rsidRPr="00ED11AE">
        <w:rPr>
          <w:rFonts w:eastAsiaTheme="minorEastAsia"/>
          <w:iCs/>
        </w:rPr>
        <w:t>mass flu</w:t>
      </w:r>
      <w:r>
        <w:rPr>
          <w:rFonts w:eastAsiaTheme="minorEastAsia"/>
          <w:iCs/>
        </w:rPr>
        <w:t>x</w:t>
      </w:r>
      <w:r w:rsidRPr="00ED11AE">
        <w:rPr>
          <w:rFonts w:eastAsiaTheme="minorEastAsia"/>
          <w:iCs/>
        </w:rPr>
        <w:t>.</w:t>
      </w:r>
      <w:r w:rsidR="00695D0C">
        <w:rPr>
          <w:rFonts w:eastAsiaTheme="minorEastAsia"/>
          <w:iCs/>
        </w:rPr>
        <w:t xml:space="preserve"> M</w:t>
      </w:r>
      <w:r>
        <w:rPr>
          <w:rFonts w:eastAsiaTheme="minorEastAsia"/>
          <w:iCs/>
        </w:rPr>
        <w:t>odel</w:t>
      </w:r>
      <w:r w:rsidR="00695D0C">
        <w:rPr>
          <w:rFonts w:eastAsiaTheme="minorEastAsia"/>
          <w:iCs/>
        </w:rPr>
        <w:t xml:space="preserve"> experiments</w:t>
      </w:r>
      <w:r w:rsidRPr="00ED11AE">
        <w:rPr>
          <w:rFonts w:eastAsiaTheme="minorEastAsia"/>
          <w:iCs/>
        </w:rPr>
        <w:t xml:space="preserve"> show the mean shallow cumulus mass flux and cloud fraction decrease in proportion to the reduction of the mean tropical circulation expected in a warmed climate (HS06).</w:t>
      </w:r>
    </w:p>
    <w:p w14:paraId="7E73A419" w14:textId="3FB11FC9" w:rsidR="002639C0" w:rsidRDefault="00952A89" w:rsidP="00952A89">
      <w:pPr>
        <w:spacing w:line="240" w:lineRule="auto"/>
        <w:rPr>
          <w:rFonts w:eastAsiaTheme="minorEastAsia"/>
        </w:rPr>
      </w:pPr>
      <w:r>
        <w:t xml:space="preserve">The </w:t>
      </w:r>
      <w:r w:rsidR="00695D0C">
        <w:t>decrease in mass flux (</w:t>
      </w:r>
      <w:r w:rsidR="002639C0">
        <w:t>DIM</w:t>
      </w:r>
      <w:r w:rsidR="00695D0C">
        <w:t>)</w:t>
      </w:r>
      <w:r w:rsidR="002639C0">
        <w:t xml:space="preserve"> </w:t>
      </w:r>
      <w:r>
        <w:t>hypothes</w:t>
      </w:r>
      <w:r w:rsidR="002639C0">
        <w:t>is</w:t>
      </w:r>
      <w:r>
        <w:t xml:space="preserve"> </w:t>
      </w:r>
      <w:r w:rsidR="002639C0">
        <w:rPr>
          <w:rFonts w:eastAsiaTheme="minorEastAsia"/>
        </w:rPr>
        <w:t>extrapolates</w:t>
      </w:r>
      <w:r>
        <w:rPr>
          <w:rFonts w:eastAsiaTheme="minorEastAsia"/>
        </w:rPr>
        <w:t xml:space="preserve"> </w:t>
      </w:r>
      <w:r w:rsidR="002639C0">
        <w:rPr>
          <w:rFonts w:eastAsiaTheme="minorEastAsia"/>
        </w:rPr>
        <w:t xml:space="preserve">observational evidence linking cloud fraction to mass flux </w:t>
      </w:r>
      <m:oMath>
        <m:r>
          <w:rPr>
            <w:rFonts w:ascii="Cambria Math" w:eastAsiaTheme="minorEastAsia" w:hAnsi="Cambria Math"/>
          </w:rPr>
          <m:t>C∝M</m:t>
        </m:r>
      </m:oMath>
      <w:r w:rsidR="002639C0">
        <w:rPr>
          <w:rFonts w:eastAsiaTheme="minorEastAsia"/>
        </w:rPr>
        <w:t xml:space="preserve"> to changes expected from a balanced water budget with a weakening hydrological circulation. </w:t>
      </w:r>
      <w:r>
        <w:rPr>
          <w:rFonts w:eastAsiaTheme="minorEastAsia"/>
        </w:rPr>
        <w:t xml:space="preserve">Cloud parameterizations used in </w:t>
      </w:r>
      <w:r w:rsidR="002639C0">
        <w:rPr>
          <w:rFonts w:eastAsiaTheme="minorEastAsia"/>
        </w:rPr>
        <w:t>climate</w:t>
      </w:r>
      <w:r>
        <w:rPr>
          <w:rFonts w:eastAsiaTheme="minorEastAsia"/>
        </w:rPr>
        <w:t xml:space="preserve"> models must satisfy many global constraints, </w:t>
      </w:r>
      <w:r w:rsidR="00695D0C">
        <w:rPr>
          <w:rFonts w:eastAsiaTheme="minorEastAsia"/>
        </w:rPr>
        <w:t>few of which make them</w:t>
      </w:r>
      <w:r>
        <w:rPr>
          <w:rFonts w:eastAsiaTheme="minorEastAsia"/>
        </w:rPr>
        <w:t xml:space="preserve"> suited to faithfully simulate the moisture flux and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r w:rsidR="00CB698A">
        <w:rPr>
          <w:rFonts w:eastAsiaTheme="minorEastAsia"/>
        </w:rPr>
        <w:t>.</w:t>
      </w:r>
      <w:r w:rsidR="00CB698A">
        <w:rPr>
          <w:rFonts w:eastAsiaTheme="minorEastAsia"/>
          <w:iCs/>
        </w:rPr>
        <w:t xml:space="preserve"> </w:t>
      </w:r>
      <w:r w:rsidR="002639C0">
        <w:rPr>
          <w:rFonts w:eastAsiaTheme="minorEastAsia"/>
          <w:iCs/>
        </w:rPr>
        <w:t>O</w:t>
      </w:r>
      <w:r>
        <w:rPr>
          <w:rFonts w:eastAsiaTheme="minorEastAsia"/>
          <w:iCs/>
        </w:rPr>
        <w:t>ur shallow cumulus model</w:t>
      </w:r>
      <w:r w:rsidR="002639C0">
        <w:rPr>
          <w:rFonts w:eastAsiaTheme="minorEastAsia"/>
          <w:iCs/>
        </w:rPr>
        <w:t xml:space="preserve"> represents </w:t>
      </w:r>
      <w:r>
        <w:rPr>
          <w:rFonts w:eastAsiaTheme="minorEastAsia"/>
          <w:iCs/>
        </w:rPr>
        <w:t xml:space="preserve">cloud-scale turbulent processes </w:t>
      </w:r>
      <w:r w:rsidR="002639C0">
        <w:rPr>
          <w:rFonts w:eastAsiaTheme="minorEastAsia"/>
          <w:iCs/>
        </w:rPr>
        <w:t>with</w:t>
      </w:r>
      <w:r>
        <w:rPr>
          <w:rFonts w:eastAsiaTheme="minorEastAsia"/>
          <w:iCs/>
        </w:rPr>
        <w:t xml:space="preserve"> </w:t>
      </w:r>
      <w:r w:rsidR="002639C0">
        <w:rPr>
          <w:rFonts w:eastAsiaTheme="minorEastAsia"/>
          <w:iCs/>
        </w:rPr>
        <w:t xml:space="preserve">a spectrum </w:t>
      </w:r>
      <w:r w:rsidR="004F00D6">
        <w:rPr>
          <w:rFonts w:eastAsiaTheme="minorEastAsia"/>
          <w:iCs/>
        </w:rPr>
        <w:t xml:space="preserve">of total moisture sink rates representing </w:t>
      </w:r>
      <w:r>
        <w:rPr>
          <w:rFonts w:eastAsiaTheme="minorEastAsia"/>
          <w:iCs/>
        </w:rPr>
        <w:t xml:space="preserve">lateral entrainment </w:t>
      </w:r>
      <w:r w:rsidR="004F00D6">
        <w:rPr>
          <w:rFonts w:eastAsiaTheme="minorEastAsia"/>
          <w:iCs/>
        </w:rPr>
        <w:t>and precipitation</w:t>
      </w:r>
      <w:r>
        <w:rPr>
          <w:rFonts w:eastAsiaTheme="minorEastAsia"/>
          <w:iCs/>
        </w:rPr>
        <w:t xml:space="preserve">. Each </w:t>
      </w:r>
      <w:r w:rsidR="004F00D6">
        <w:rPr>
          <w:rFonts w:eastAsiaTheme="minorEastAsia"/>
          <w:iCs/>
        </w:rPr>
        <w:t>moisture sink</w:t>
      </w:r>
      <w:r>
        <w:rPr>
          <w:rFonts w:eastAsiaTheme="minorEastAsia"/>
          <w:iCs/>
        </w:rPr>
        <w:t xml:space="preserve"> rate determines a profile of cloud </w:t>
      </w:r>
      <w:r w:rsidR="004F00D6">
        <w:rPr>
          <w:rFonts w:eastAsiaTheme="minorEastAsia"/>
          <w:iCs/>
        </w:rPr>
        <w:t>humidity</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Pr>
          <w:rFonts w:eastAsiaTheme="minorEastAsia"/>
          <w:iCs/>
        </w:rPr>
        <w:t xml:space="preserve"> and</w:t>
      </w:r>
      <w:r w:rsidR="004F00D6">
        <w:rPr>
          <w:rFonts w:eastAsiaTheme="minorEastAsia"/>
          <w:iCs/>
        </w:rPr>
        <w:t xml:space="preserve"> a</w:t>
      </w:r>
      <w:r>
        <w:rPr>
          <w:rFonts w:eastAsiaTheme="minorEastAsia"/>
          <w:iCs/>
        </w:rPr>
        <w:t xml:space="preserve"> cloud top height. </w:t>
      </w:r>
      <w:r w:rsidR="00695D0C">
        <w:rPr>
          <w:rFonts w:eastAsiaTheme="minorEastAsia"/>
          <w:iCs/>
        </w:rPr>
        <w:t xml:space="preserve">Our model closure is to distribute the frequency of cloud </w:t>
      </w:r>
      <w:r w:rsidR="004F00D6">
        <w:rPr>
          <w:rFonts w:eastAsiaTheme="minorEastAsia"/>
          <w:iCs/>
        </w:rPr>
        <w:t>moisture sink</w:t>
      </w:r>
      <w:r>
        <w:rPr>
          <w:rFonts w:eastAsiaTheme="minorEastAsia"/>
          <w:iCs/>
        </w:rPr>
        <w:t xml:space="preserve"> rates </w:t>
      </w:r>
      <w:r w:rsidR="004F00D6">
        <w:rPr>
          <w:rFonts w:eastAsiaTheme="minorEastAsia"/>
          <w:iCs/>
        </w:rPr>
        <w:t>to yield</w:t>
      </w:r>
      <w:r>
        <w:rPr>
          <w:rFonts w:eastAsiaTheme="minorEastAsia"/>
          <w:iCs/>
        </w:rPr>
        <w:t xml:space="preserve"> </w:t>
      </w:r>
      <w:r w:rsidRPr="1FB3D345">
        <w:rPr>
          <w:rFonts w:eastAsiaTheme="minorEastAsia"/>
        </w:rPr>
        <w:t xml:space="preserve">an </w:t>
      </w:r>
      <w:r>
        <w:rPr>
          <w:rFonts w:eastAsiaTheme="minorEastAsia"/>
          <w:iCs/>
        </w:rPr>
        <w:t xml:space="preserve">observed </w:t>
      </w:r>
      <w:r w:rsidR="004F00D6">
        <w:rPr>
          <w:rFonts w:eastAsiaTheme="minorEastAsia"/>
          <w:iCs/>
        </w:rPr>
        <w:t xml:space="preserve">distribution of </w:t>
      </w:r>
      <w:r>
        <w:rPr>
          <w:rFonts w:eastAsiaTheme="minorEastAsia"/>
          <w:iCs/>
        </w:rPr>
        <w:t xml:space="preserve">shallow cumulus cloud top height and moisture flux divergence. </w:t>
      </w:r>
      <w:r w:rsidR="004F00D6">
        <w:rPr>
          <w:rFonts w:eastAsiaTheme="minorEastAsia"/>
          <w:iCs/>
        </w:rPr>
        <w:t xml:space="preserve">The model </w:t>
      </w:r>
      <w:r>
        <w:rPr>
          <w:rFonts w:eastAsiaTheme="minorEastAsia"/>
          <w:iCs/>
        </w:rPr>
        <w:t xml:space="preserve">reproduces the </w:t>
      </w:r>
      <w:r w:rsidR="004F00D6">
        <w:rPr>
          <w:rFonts w:eastAsiaTheme="minorEastAsia"/>
          <w:iCs/>
        </w:rPr>
        <w:t xml:space="preserve">observed </w:t>
      </w:r>
      <w:r>
        <w:rPr>
          <w:rFonts w:eastAsiaTheme="minorEastAsia"/>
          <w:iCs/>
        </w:rPr>
        <w:t xml:space="preserve">proportionality of </w:t>
      </w:r>
      <w:r w:rsidR="00BB0B27">
        <w:rPr>
          <w:rFonts w:eastAsiaTheme="minorEastAsia"/>
          <w:iCs/>
        </w:rPr>
        <w:t xml:space="preserve">albedo-weighted </w:t>
      </w:r>
      <w:r>
        <w:rPr>
          <w:rFonts w:eastAsiaTheme="minorEastAsia"/>
          <w:iCs/>
        </w:rPr>
        <w:t xml:space="preserve">cloud </w:t>
      </w:r>
      <w:r w:rsidR="00BB0B27">
        <w:rPr>
          <w:rFonts w:eastAsiaTheme="minorEastAsia"/>
          <w:iCs/>
        </w:rPr>
        <w:t>fraction</w:t>
      </w:r>
      <w:r>
        <w:rPr>
          <w:rFonts w:eastAsiaTheme="minorEastAsia"/>
          <w:iCs/>
        </w:rPr>
        <w:t xml:space="preserve"> to mass flux </w:t>
      </w:r>
      <m:oMath>
        <m:r>
          <w:rPr>
            <w:rFonts w:ascii="Cambria Math" w:eastAsiaTheme="minorEastAsia" w:hAnsi="Cambria Math"/>
          </w:rPr>
          <m:t>C/M=</m:t>
        </m:r>
      </m:oMath>
      <w:r w:rsidR="004F00D6">
        <w:rPr>
          <w:rFonts w:eastAsiaTheme="minorEastAsia"/>
        </w:rPr>
        <w:t xml:space="preserve"> </w:t>
      </w:r>
      <w:r w:rsidR="00695D0C">
        <w:rPr>
          <w:rFonts w:eastAsiaTheme="minorEastAsia"/>
        </w:rPr>
        <w:t>1</w:t>
      </w:r>
      <w:r w:rsidR="004F00D6">
        <w:rPr>
          <w:rFonts w:eastAsiaTheme="minorEastAsia"/>
        </w:rPr>
        <w:t>.</w:t>
      </w:r>
      <w:r w:rsidR="00695D0C">
        <w:rPr>
          <w:rFonts w:eastAsiaTheme="minorEastAsia"/>
        </w:rPr>
        <w:t>5</w:t>
      </w:r>
      <w:r w:rsidR="004F00D6">
        <w:rPr>
          <w:rFonts w:eastAsiaTheme="minorEastAsia"/>
        </w:rPr>
        <w:t xml:space="preserve"> % (cm s</w:t>
      </w:r>
      <w:r w:rsidR="004F00D6">
        <w:rPr>
          <w:rFonts w:eastAsiaTheme="minorEastAsia"/>
          <w:vertAlign w:val="superscript"/>
        </w:rPr>
        <w:t>–1</w:t>
      </w:r>
      <w:r w:rsidR="004F00D6">
        <w:rPr>
          <w:rFonts w:eastAsiaTheme="minorEastAsia"/>
        </w:rPr>
        <w:t>)</w:t>
      </w:r>
      <w:r w:rsidR="004F00D6">
        <w:rPr>
          <w:rFonts w:eastAsiaTheme="minorEastAsia"/>
          <w:vertAlign w:val="superscript"/>
        </w:rPr>
        <w:t>–1</w:t>
      </w:r>
      <w:r>
        <w:rPr>
          <w:rFonts w:eastAsiaTheme="minorEastAsia"/>
        </w:rPr>
        <w:t>.</w:t>
      </w:r>
    </w:p>
    <w:p w14:paraId="30765A23" w14:textId="6670FBBA" w:rsidR="009D541F" w:rsidRDefault="00F4615B" w:rsidP="00952A89">
      <w:pPr>
        <w:spacing w:line="240" w:lineRule="auto"/>
        <w:rPr>
          <w:rFonts w:eastAsiaTheme="minorEastAsia"/>
          <w:iCs/>
        </w:rPr>
      </w:pPr>
      <w:r>
        <w:rPr>
          <w:rFonts w:eastAsiaTheme="minorEastAsia"/>
          <w:iCs/>
        </w:rPr>
        <w:t xml:space="preserve">The DIM mechanism </w:t>
      </w:r>
      <w:r w:rsidR="009D541F">
        <w:rPr>
          <w:rFonts w:eastAsiaTheme="minorEastAsia"/>
          <w:iCs/>
        </w:rPr>
        <w:t>projects</w:t>
      </w:r>
      <w:r>
        <w:rPr>
          <w:rFonts w:eastAsiaTheme="minorEastAsia"/>
          <w:iCs/>
        </w:rPr>
        <w:t xml:space="preserve"> clouds decrease –7.6 %, mostly from decreasing subsidence, and secondarily from increasing specific humidity.  </w:t>
      </w:r>
      <w:r w:rsidR="009D541F">
        <w:rPr>
          <w:rFonts w:eastAsiaTheme="minorEastAsia"/>
          <w:iCs/>
        </w:rPr>
        <w:t>V</w:t>
      </w:r>
      <w:commentRangeStart w:id="42"/>
      <w:commentRangeStart w:id="43"/>
      <w:r w:rsidR="00CB698A">
        <w:rPr>
          <w:rFonts w:eastAsiaTheme="minorEastAsia"/>
          <w:iCs/>
        </w:rPr>
        <w:t>ariation in subsidence drying</w:t>
      </w:r>
      <w:r w:rsidR="009D541F">
        <w:rPr>
          <w:rFonts w:eastAsiaTheme="minorEastAsia"/>
          <w:iCs/>
        </w:rPr>
        <w:t xml:space="preserve">, and </w:t>
      </w:r>
      <w:r w:rsidR="00CB698A">
        <w:rPr>
          <w:rFonts w:eastAsiaTheme="minorEastAsia"/>
          <w:iCs/>
        </w:rPr>
        <w:t>variation of the proportionalities</w:t>
      </w:r>
      <w:r w:rsidR="009D541F">
        <w:rPr>
          <w:rFonts w:eastAsiaTheme="minorEastAsia"/>
          <w:iCs/>
        </w:rPr>
        <w:t xml:space="preserve">,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hAnsi="Cambria Math"/>
          </w:rPr>
          <m:t>Δ</m:t>
        </m:r>
        <m:r>
          <w:rPr>
            <w:rFonts w:ascii="Cambria Math" w:hAnsi="Cambria Math"/>
          </w:rPr>
          <m:t>M/M=</m:t>
        </m:r>
        <m:r>
          <m:rPr>
            <m:sty m:val="p"/>
          </m:rPr>
          <w:rPr>
            <w:rFonts w:ascii="Cambria Math" w:hAnsi="Cambria Math"/>
          </w:rPr>
          <m:t>Δ</m:t>
        </m:r>
        <m:r>
          <w:rPr>
            <w:rFonts w:ascii="Cambria Math" w:hAnsi="Cambria Math"/>
          </w:rPr>
          <m:t>W/W</m:t>
        </m:r>
        <m:r>
          <w:rPr>
            <w:rFonts w:ascii="Cambria Math" w:hAnsi="Cambria Math"/>
          </w:rPr>
          <m:t>,</m:t>
        </m:r>
      </m:oMath>
      <w:r w:rsidR="00CB698A">
        <w:rPr>
          <w:rFonts w:eastAsiaTheme="minorEastAsia"/>
          <w:iCs/>
        </w:rPr>
        <w:t xml:space="preserve"> of clouds</w:t>
      </w:r>
      <w:r w:rsidR="009D541F">
        <w:rPr>
          <w:rFonts w:eastAsiaTheme="minorEastAsia"/>
          <w:iCs/>
        </w:rPr>
        <w:t>,</w:t>
      </w:r>
      <w:r w:rsidR="00CB698A">
        <w:rPr>
          <w:rFonts w:eastAsiaTheme="minorEastAsia"/>
          <w:iCs/>
        </w:rPr>
        <w:t xml:space="preserve"> mass </w:t>
      </w:r>
      <w:r w:rsidR="009D541F">
        <w:rPr>
          <w:rFonts w:eastAsiaTheme="minorEastAsia"/>
          <w:iCs/>
        </w:rPr>
        <w:t>flux, and</w:t>
      </w:r>
      <w:r w:rsidR="00CB698A">
        <w:rPr>
          <w:rFonts w:eastAsiaTheme="minorEastAsia"/>
          <w:iCs/>
        </w:rPr>
        <w:t xml:space="preserve"> subsidence</w:t>
      </w:r>
      <w:r w:rsidR="009D541F">
        <w:rPr>
          <w:rFonts w:eastAsiaTheme="minorEastAsia"/>
          <w:iCs/>
        </w:rPr>
        <w:t xml:space="preserve"> </w:t>
      </w:r>
      <w:r w:rsidR="009D541F">
        <w:rPr>
          <w:rFonts w:eastAsiaTheme="minorEastAsia"/>
          <w:iCs/>
        </w:rPr>
        <w:t>over the shallow cumulus region</w:t>
      </w:r>
      <w:r w:rsidR="009D541F">
        <w:rPr>
          <w:rFonts w:eastAsiaTheme="minorEastAsia"/>
          <w:iCs/>
        </w:rPr>
        <w:t xml:space="preserve">, </w:t>
      </w:r>
      <w:r w:rsidR="00C86D82">
        <w:rPr>
          <w:rFonts w:eastAsiaTheme="minorEastAsia"/>
          <w:iCs/>
        </w:rPr>
        <w:t xml:space="preserve">would </w:t>
      </w:r>
      <w:r w:rsidR="00903226">
        <w:rPr>
          <w:rFonts w:eastAsiaTheme="minorEastAsia"/>
          <w:iCs/>
        </w:rPr>
        <w:t>alter</w:t>
      </w:r>
      <w:r w:rsidR="009D541F">
        <w:rPr>
          <w:rFonts w:eastAsiaTheme="minorEastAsia"/>
          <w:iCs/>
        </w:rPr>
        <w:t xml:space="preserve"> this projection</w:t>
      </w:r>
      <w:r w:rsidR="00CB698A">
        <w:rPr>
          <w:rFonts w:eastAsiaTheme="minorEastAsia"/>
          <w:iCs/>
        </w:rPr>
        <w:t xml:space="preserve">. </w:t>
      </w:r>
      <w:r w:rsidR="00424ADE">
        <w:rPr>
          <w:rFonts w:eastAsiaTheme="minorEastAsia"/>
          <w:iCs/>
        </w:rPr>
        <w:t xml:space="preserve">The shallow cumulus cloud fraction is assumed proportional to the mass flux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eastAsiaTheme="minorEastAsia" w:hAnsi="Cambria Math"/>
          </w:rPr>
          <m:t>Δ</m:t>
        </m:r>
        <m:r>
          <w:rPr>
            <w:rFonts w:ascii="Cambria Math" w:eastAsiaTheme="minorEastAsia" w:hAnsi="Cambria Math"/>
          </w:rPr>
          <m:t>M/M</m:t>
        </m:r>
      </m:oMath>
      <w:r w:rsidR="00424ADE">
        <w:rPr>
          <w:rFonts w:eastAsiaTheme="minorEastAsia"/>
          <w:iCs/>
        </w:rPr>
        <w:t>.</w:t>
      </w:r>
      <w:r w:rsidR="00424ADE">
        <w:rPr>
          <w:rFonts w:eastAsiaTheme="minorEastAsia"/>
        </w:rPr>
        <w:t xml:space="preserve"> The area ratio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den>
        </m:f>
      </m:oMath>
      <w:r w:rsidR="00424ADE">
        <w:rPr>
          <w:rFonts w:eastAsiaTheme="minorEastAsia"/>
        </w:rPr>
        <w:t xml:space="preserve"> of the cloud to the updraft responsible for the mass flux </w:t>
      </w:r>
      <w:r w:rsidR="00903226">
        <w:rPr>
          <w:rFonts w:eastAsiaTheme="minorEastAsia"/>
        </w:rPr>
        <w:t>(</w:t>
      </w:r>
      <m:oMath>
        <m:r>
          <w:rPr>
            <w:rFonts w:ascii="Cambria Math" w:eastAsiaTheme="minorEastAsia" w:hAnsi="Cambria Math"/>
          </w:rPr>
          <m:t>M=w</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oMath>
      <w:r w:rsidR="00903226">
        <w:rPr>
          <w:rFonts w:eastAsiaTheme="minorEastAsia"/>
        </w:rPr>
        <w:t>) i</w:t>
      </w:r>
      <w:r w:rsidR="00424ADE">
        <w:rPr>
          <w:rFonts w:eastAsiaTheme="minorEastAsia"/>
        </w:rPr>
        <w:t xml:space="preserve">s about 2 (Siebesma et al., 2003; Vogel et al., 2020). </w:t>
      </w:r>
      <w:r w:rsidR="00A97B1E">
        <w:rPr>
          <w:rFonts w:eastAsiaTheme="minorEastAsia"/>
        </w:rPr>
        <w:t>The moisture budget</w:t>
      </w:r>
      <w:r w:rsidR="00903226">
        <w:rPr>
          <w:rFonts w:eastAsiaTheme="minorEastAsia"/>
        </w:rPr>
        <w:t xml:space="preserve"> requires</w:t>
      </w:r>
      <w:r w:rsidR="00A97B1E">
        <w:rPr>
          <w:rFonts w:eastAsiaTheme="minorEastAsia"/>
        </w:rPr>
        <w:br/>
      </w:r>
      <m:oMath>
        <m:d>
          <m:dPr>
            <m:ctrlPr>
              <w:rPr>
                <w:rFonts w:ascii="Cambria Math" w:eastAsiaTheme="minorEastAsia" w:hAnsi="Cambria Math"/>
                <w:i/>
              </w:rPr>
            </m:ctrlPr>
          </m:dPr>
          <m:e>
            <m:r>
              <m:rPr>
                <m:sty m:val="p"/>
              </m:rPr>
              <w:rPr>
                <w:rFonts w:ascii="Cambria Math" w:hAnsi="Cambria Math"/>
              </w:rPr>
              <m:t>Δ</m:t>
            </m:r>
            <m:r>
              <w:rPr>
                <w:rFonts w:ascii="Cambria Math" w:hAnsi="Cambria Math"/>
              </w:rPr>
              <m:t>M</m:t>
            </m:r>
            <m:r>
              <w:rPr>
                <w:rFonts w:ascii="Cambria Math" w:hAnsi="Cambria Math"/>
              </w:rPr>
              <m:t>/</m:t>
            </m:r>
            <m:r>
              <w:rPr>
                <w:rFonts w:ascii="Cambria Math" w:hAnsi="Cambria Math"/>
              </w:rPr>
              <m:t>M</m:t>
            </m:r>
            <m:ctrlPr>
              <w:rPr>
                <w:rFonts w:ascii="Cambria Math" w:hAnsi="Cambria Math"/>
                <w:i/>
              </w:rPr>
            </m:ctrlPr>
          </m:e>
        </m:d>
        <m:r>
          <m:rPr>
            <m:sty m:val="p"/>
          </m:rP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hAnsi="Cambria Math"/>
          </w:rPr>
          <m:t>)</m:t>
        </m:r>
        <m:r>
          <w:rPr>
            <w:rFonts w:ascii="Cambria Math" w:hAnsi="Cambria Math"/>
          </w:rPr>
          <m:t>=</m:t>
        </m:r>
        <m:r>
          <w:rPr>
            <w:rFonts w:ascii="Cambria Math" w:hAnsi="Cambria Math"/>
          </w:rPr>
          <m:t>(</m:t>
        </m:r>
        <m:r>
          <m:rPr>
            <m:sty m:val="p"/>
          </m:rPr>
          <w:rPr>
            <w:rFonts w:ascii="Cambria Math" w:hAnsi="Cambria Math"/>
          </w:rPr>
          <m:t>Δ</m:t>
        </m:r>
        <m:r>
          <w:rPr>
            <w:rFonts w:ascii="Cambria Math" w:hAnsi="Cambria Math"/>
          </w:rPr>
          <m:t>W/W</m:t>
        </m:r>
        <m:r>
          <w:rPr>
            <w:rFonts w:ascii="Cambria Math" w:hAnsi="Cambria Math"/>
          </w:rPr>
          <m:t>)(</m:t>
        </m:r>
        <m:r>
          <m:rPr>
            <m:sty m:val="p"/>
          </m:rPr>
          <w:rPr>
            <w:rFonts w:ascii="Cambria Math" w:hAnsi="Cambria Math"/>
          </w:rPr>
          <m:t>Δ</m:t>
        </m:r>
        <m:r>
          <m:rPr>
            <m:sty m:val="p"/>
          </m:rPr>
          <w:rPr>
            <w:rFonts w:ascii="Cambria Math" w:hAnsi="Cambria Math"/>
          </w:rPr>
          <m: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w:rPr>
            <w:rFonts w:ascii="Cambria Math" w:hAnsi="Cambria Math"/>
          </w:rPr>
          <m:t>.</m:t>
        </m:r>
      </m:oMath>
      <w:r w:rsidR="00A97B1E">
        <w:rPr>
          <w:rFonts w:eastAsiaTheme="minorEastAsia"/>
          <w:iCs/>
        </w:rPr>
        <w:t xml:space="preserve"> </w:t>
      </w:r>
      <w:r w:rsidR="00903226">
        <w:rPr>
          <w:rFonts w:eastAsiaTheme="minorEastAsia"/>
          <w:iCs/>
        </w:rPr>
        <w:t>Disp</w:t>
      </w:r>
      <w:r w:rsidR="00A97B1E">
        <w:rPr>
          <w:rFonts w:eastAsiaTheme="minorEastAsia"/>
          <w:iCs/>
        </w:rPr>
        <w:t>roportional changes of</w:t>
      </w:r>
      <w:r w:rsidR="00903226">
        <w:rPr>
          <w:rFonts w:eastAsiaTheme="minorEastAsia"/>
          <w:iCs/>
        </w:rPr>
        <w:t xml:space="preserve"> the</w:t>
      </w:r>
      <w:r w:rsidR="00A97B1E">
        <w:rPr>
          <w:rFonts w:eastAsiaTheme="minorEastAsia"/>
          <w:iCs/>
        </w:rPr>
        <w:t xml:space="preserve"> </w:t>
      </w:r>
      <w:r w:rsidR="002B3A92">
        <w:rPr>
          <w:rFonts w:eastAsiaTheme="minorEastAsia"/>
          <w:iCs/>
        </w:rPr>
        <w:t>large</w:t>
      </w:r>
      <w:r w:rsidR="006F074F">
        <w:rPr>
          <w:rFonts w:eastAsiaTheme="minorEastAsia"/>
          <w:iCs/>
        </w:rPr>
        <w:t>-</w:t>
      </w:r>
      <w:r w:rsidR="002B3A92">
        <w:rPr>
          <w:rFonts w:eastAsiaTheme="minorEastAsia"/>
          <w:iCs/>
        </w:rPr>
        <w:t xml:space="preserve">scale moisture gradient </w:t>
      </w:r>
      <m:oMath>
        <m:r>
          <m:rPr>
            <m:sty m:val="p"/>
          </m:rPr>
          <w:rPr>
            <w:rFonts w:ascii="Cambria Math" w:eastAsiaTheme="minorEastAsia" w:hAnsi="Cambria Math"/>
          </w:rPr>
          <m:t>Δ</m:t>
        </m:r>
        <m:r>
          <w:rPr>
            <w:rFonts w:ascii="Cambria Math" w:eastAsiaTheme="minorEastAsia" w:hAnsi="Cambria Math"/>
          </w:rPr>
          <m:t xml:space="preserve">q </m:t>
        </m:r>
      </m:oMath>
      <w:r w:rsidR="00A97B1E">
        <w:rPr>
          <w:rFonts w:eastAsiaTheme="minorEastAsia"/>
          <w:iCs/>
        </w:rPr>
        <w:t>to the</w:t>
      </w:r>
      <w:r w:rsidR="002B3A92">
        <w:rPr>
          <w:rFonts w:eastAsiaTheme="minorEastAsia"/>
          <w:iCs/>
        </w:rPr>
        <w:t xml:space="preserve"> cloud-environment </w:t>
      </w:r>
      <w:r w:rsidR="00A97B1E">
        <w:rPr>
          <w:rFonts w:eastAsiaTheme="minorEastAsia"/>
          <w:iCs/>
        </w:rPr>
        <w:t>moisture</w:t>
      </w:r>
      <w:r w:rsidR="002B3A92">
        <w:rPr>
          <w:rFonts w:eastAsiaTheme="minorEastAsia"/>
          <w:iCs/>
        </w:rPr>
        <w:t xml:space="preserve"> difference</w:t>
      </w:r>
      <w:r w:rsidR="00A97B1E">
        <w:rPr>
          <w:rFonts w:eastAsiaTheme="minorEastAsia"/>
          <w:iC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A97B1E">
        <w:rPr>
          <w:rFonts w:eastAsiaTheme="minorEastAsia"/>
          <w:iCs/>
        </w:rPr>
        <w:t xml:space="preserve"> would change the p</w:t>
      </w:r>
      <w:r w:rsidR="00A97B1E">
        <w:rPr>
          <w:rFonts w:eastAsiaTheme="minorEastAsia"/>
          <w:iCs/>
        </w:rPr>
        <w:t xml:space="preserve">roportionality of mass flux to subsidence </w:t>
      </w:r>
      <m:oMath>
        <m:r>
          <m:rPr>
            <m:sty m:val="p"/>
          </m:rPr>
          <w:rPr>
            <w:rFonts w:ascii="Cambria Math" w:hAnsi="Cambria Math"/>
          </w:rPr>
          <m:t>Δ</m:t>
        </m:r>
        <m:r>
          <w:rPr>
            <w:rFonts w:ascii="Cambria Math" w:hAnsi="Cambria Math"/>
          </w:rPr>
          <m:t>M/M=</m:t>
        </m:r>
        <m:r>
          <m:rPr>
            <m:sty m:val="p"/>
          </m:rPr>
          <w:rPr>
            <w:rFonts w:ascii="Cambria Math" w:hAnsi="Cambria Math"/>
          </w:rPr>
          <m:t>Δ</m:t>
        </m:r>
        <m:r>
          <w:rPr>
            <w:rFonts w:ascii="Cambria Math" w:hAnsi="Cambria Math"/>
          </w:rPr>
          <m:t>W/W</m:t>
        </m:r>
      </m:oMath>
      <w:r w:rsidR="00A97B1E">
        <w:rPr>
          <w:rFonts w:eastAsiaTheme="minorEastAsia"/>
        </w:rPr>
        <w:t>.</w:t>
      </w:r>
    </w:p>
    <w:commentRangeEnd w:id="42"/>
    <w:p w14:paraId="3F24EA07" w14:textId="5FD672FD" w:rsidR="001D72AF" w:rsidRPr="0077169F" w:rsidRDefault="00CB698A" w:rsidP="0077169F">
      <w:pPr>
        <w:spacing w:line="240" w:lineRule="auto"/>
        <w:rPr>
          <w:rFonts w:eastAsiaTheme="minorEastAsia"/>
          <w:iCs/>
        </w:rPr>
      </w:pPr>
      <w:r>
        <w:rPr>
          <w:rStyle w:val="CommentReference"/>
          <w:rFonts w:eastAsiaTheme="minorEastAsia"/>
          <w:sz w:val="24"/>
          <w:szCs w:val="24"/>
        </w:rPr>
        <w:commentReference w:id="42"/>
      </w:r>
      <w:commentRangeEnd w:id="43"/>
      <w:r w:rsidR="002B3A92">
        <w:rPr>
          <w:rStyle w:val="CommentReference"/>
          <w:rFonts w:eastAsiaTheme="minorEastAsia"/>
          <w:sz w:val="24"/>
          <w:szCs w:val="24"/>
        </w:rPr>
        <w:commentReference w:id="43"/>
      </w:r>
      <w:r w:rsidR="0077169F">
        <w:rPr>
          <w:rFonts w:eastAsiaTheme="minorEastAsia"/>
        </w:rPr>
        <w:t xml:space="preserve">The DIM </w:t>
      </w:r>
      <w:r w:rsidR="006F074F">
        <w:rPr>
          <w:rFonts w:eastAsiaTheme="minorEastAsia"/>
        </w:rPr>
        <w:t>mechanism</w:t>
      </w:r>
      <w:r w:rsidR="0077169F">
        <w:rPr>
          <w:rFonts w:eastAsiaTheme="minorEastAsia"/>
        </w:rPr>
        <w:t xml:space="preserve"> predicts the change in area of low clouds responsible for the moisture flux but does not account for secondary desiccation of optically thick stratocumulus clouds found near cloud base in climate models. </w:t>
      </w:r>
      <w:r w:rsidR="00BC2625">
        <w:t>Radiative</w:t>
      </w:r>
      <w:r w:rsidR="003B5742">
        <w:t xml:space="preserve"> </w:t>
      </w:r>
      <w:r w:rsidR="00BC2625">
        <w:t>effects</w:t>
      </w:r>
      <w:r w:rsidR="005D1914">
        <w:t xml:space="preserve"> are similar </w:t>
      </w:r>
      <w:r w:rsidR="003B5742">
        <w:t xml:space="preserve">for </w:t>
      </w:r>
      <w:r w:rsidR="0077169F">
        <w:t>stratocumulus and shallow cumulus</w:t>
      </w:r>
      <w:r w:rsidR="003B5742">
        <w:t xml:space="preserve"> clouds </w:t>
      </w:r>
      <w:r w:rsidR="005D1914">
        <w:t>(Tselioudis et al., 2021; Zelinka et al. 2025)</w:t>
      </w:r>
      <w:r w:rsidR="003B5742">
        <w:t>.</w:t>
      </w:r>
      <w:r w:rsidR="005D1914">
        <w:t xml:space="preserve"> </w:t>
      </w:r>
      <w:r w:rsidR="003B5742">
        <w:t>S</w:t>
      </w:r>
      <w:r w:rsidR="005D1914">
        <w:t xml:space="preserve">hifts </w:t>
      </w:r>
      <w:r w:rsidR="0077169F">
        <w:t>from</w:t>
      </w:r>
      <w:r w:rsidR="003B5742">
        <w:t xml:space="preserve"> optically thicker </w:t>
      </w:r>
      <w:r w:rsidR="005D1914">
        <w:t xml:space="preserve">stratocumulus to </w:t>
      </w:r>
      <w:r w:rsidR="003B5742">
        <w:t xml:space="preserve">optically thinner </w:t>
      </w:r>
      <w:r w:rsidR="005D1914">
        <w:t xml:space="preserve">shallow cumulus </w:t>
      </w:r>
      <w:r w:rsidR="003B5742">
        <w:t xml:space="preserve">clouds </w:t>
      </w:r>
      <w:r w:rsidR="005D1914">
        <w:t xml:space="preserve">could result in </w:t>
      </w:r>
      <w:r w:rsidR="0077169F">
        <w:t>some</w:t>
      </w:r>
      <w:r w:rsidR="005D1914">
        <w:t xml:space="preserve"> compensation between their radiative effects. </w:t>
      </w:r>
      <w:r w:rsidR="006F074F">
        <w:t>M</w:t>
      </w:r>
      <w:r w:rsidR="005D1914">
        <w:t>ixing-induced low cloud feedback</w:t>
      </w:r>
      <w:r w:rsidR="006F074F">
        <w:t xml:space="preserve">, </w:t>
      </w:r>
      <w:r w:rsidR="006F074F">
        <w:t>where</w:t>
      </w:r>
      <w:r w:rsidR="006F074F">
        <w:t>in</w:t>
      </w:r>
      <w:r w:rsidR="006F074F">
        <w:t xml:space="preserve"> mixing by precipitating convection dries lower levels and evaporates extensive and optically thick stratocumulus clouds</w:t>
      </w:r>
      <w:r w:rsidR="006F074F">
        <w:t xml:space="preserve">, </w:t>
      </w:r>
      <w:r w:rsidR="005D1914">
        <w:t>describes a version of</w:t>
      </w:r>
      <w:r w:rsidR="003B5742">
        <w:t xml:space="preserve"> this </w:t>
      </w:r>
      <w:r w:rsidR="0077169F">
        <w:t>compensation</w:t>
      </w:r>
      <w:r w:rsidR="005D1914">
        <w:t xml:space="preserve">. </w:t>
      </w:r>
      <w:r w:rsidR="00BC2625">
        <w:t>Though subsidence is a common precondition for stratocumulus clouds, a</w:t>
      </w:r>
      <w:commentRangeStart w:id="44"/>
      <w:r w:rsidR="005D1914">
        <w:t xml:space="preserve">ll else </w:t>
      </w:r>
      <w:r w:rsidR="00BC2625">
        <w:t xml:space="preserve">being </w:t>
      </w:r>
      <w:r w:rsidR="005D1914">
        <w:t xml:space="preserve">equal, </w:t>
      </w:r>
      <w:r w:rsidR="00BC2625">
        <w:t xml:space="preserve">greater </w:t>
      </w:r>
      <w:r w:rsidR="005D1914">
        <w:t xml:space="preserve">subsidence </w:t>
      </w:r>
      <w:r w:rsidR="00BC2625">
        <w:t xml:space="preserve">dries </w:t>
      </w:r>
      <w:r w:rsidR="005D1914">
        <w:t>reduce</w:t>
      </w:r>
      <w:r w:rsidR="00BC2625">
        <w:t>s</w:t>
      </w:r>
      <w:r w:rsidR="00437010">
        <w:t xml:space="preserve"> </w:t>
      </w:r>
      <w:r w:rsidR="005D1914">
        <w:t>stratocumulus clouds (Myers and Norris, 2014).</w:t>
      </w:r>
      <w:commentRangeEnd w:id="44"/>
      <w:r w:rsidR="005D1914" w:rsidRPr="0077169F">
        <w:rPr>
          <w:rStyle w:val="CommentReference"/>
          <w:rFonts w:eastAsiaTheme="minorEastAsia"/>
          <w:iCs/>
          <w:sz w:val="24"/>
          <w:szCs w:val="24"/>
        </w:rPr>
        <w:commentReference w:id="44"/>
      </w:r>
    </w:p>
    <w:p w14:paraId="6D00CDB2" w14:textId="3E860640" w:rsidR="00F6599E" w:rsidRDefault="00287AD9" w:rsidP="00F6599E">
      <w:pPr>
        <w:pStyle w:val="BodyText"/>
      </w:pPr>
      <w:r>
        <w:lastRenderedPageBreak/>
        <w:t>T</w:t>
      </w:r>
      <w:r w:rsidR="0002517A">
        <w:t>he mass flux mode</w:t>
      </w:r>
      <w:r>
        <w:t xml:space="preserve">l </w:t>
      </w:r>
      <w:r w:rsidR="00CD451C">
        <w:t xml:space="preserve">simulates </w:t>
      </w:r>
      <w:r w:rsidR="005D1914">
        <w:t xml:space="preserve">updraft plumes, </w:t>
      </w:r>
      <w:r w:rsidR="00CD451C">
        <w:t xml:space="preserve">but not </w:t>
      </w:r>
      <w:r w:rsidR="005D1914">
        <w:t xml:space="preserve">stratocumulus clouds </w:t>
      </w:r>
      <w:r w:rsidR="00CD451C">
        <w:t>coupled to s</w:t>
      </w:r>
      <w:r>
        <w:t xml:space="preserve">ubcloud </w:t>
      </w:r>
      <w:r w:rsidR="005D1914">
        <w:t>turbulen</w:t>
      </w:r>
      <w:r w:rsidR="00CD451C">
        <w:t>ce</w:t>
      </w:r>
      <w:r w:rsidR="005D1914">
        <w:t xml:space="preserve">. </w:t>
      </w:r>
      <w:r w:rsidR="00CB698A">
        <w:t>A</w:t>
      </w:r>
      <w:r w:rsidR="00CD451C">
        <w:t xml:space="preserve"> </w:t>
      </w:r>
      <w:r w:rsidR="0002517A">
        <w:t>model</w:t>
      </w:r>
      <w:r w:rsidR="00CB698A">
        <w:t xml:space="preserve"> for turbulent humidity fluctuations</w:t>
      </w:r>
      <w:r w:rsidR="0002517A">
        <w:t xml:space="preserve"> </w:t>
      </w:r>
      <w:r w:rsidR="00CB698A">
        <w:t>shows</w:t>
      </w:r>
      <w:r w:rsidR="0002517A">
        <w:t xml:space="preserve"> </w:t>
      </w:r>
      <w:r w:rsidR="005500F8">
        <w:t xml:space="preserve">LCL clouds may increase or decrease, depending </w:t>
      </w:r>
      <w:r w:rsidR="1FB3D345">
        <w:t xml:space="preserve">on </w:t>
      </w:r>
      <w:r w:rsidR="005500F8">
        <w:t>subtle changes in subcloud moisture flux and cloud base relative humidity.</w:t>
      </w:r>
    </w:p>
    <w:p w14:paraId="6F638BB2" w14:textId="40B9711A" w:rsidR="00C35AC8" w:rsidRDefault="006A04E5" w:rsidP="00F76519">
      <w:pPr>
        <w:pStyle w:val="Heading1"/>
      </w:pPr>
      <w:r>
        <w:t>Methods</w:t>
      </w:r>
    </w:p>
    <w:p w14:paraId="2B7280C3" w14:textId="77777777" w:rsidR="00EC1EF1" w:rsidRDefault="00EC1EF1" w:rsidP="00EC1EF1">
      <w:pPr>
        <w:pStyle w:val="Heading30"/>
      </w:pPr>
      <w:r>
        <w:t>Low clouds in trade cumulus regions</w:t>
      </w:r>
    </w:p>
    <w:p w14:paraId="1CF40B5A" w14:textId="1BBE3520"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Flux By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hPa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hPa;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hPa cloud tops (15%) than GOES (7.4%).</w:t>
      </w:r>
    </w:p>
    <w:p w14:paraId="47070095" w14:textId="37B9274D" w:rsidR="00717C8F" w:rsidRPr="00717C8F" w:rsidRDefault="00717C8F" w:rsidP="00717C8F">
      <w:pPr>
        <w:pStyle w:val="FirstParagraph"/>
      </w:pPr>
      <w:r>
        <w:t xml:space="preserve">Low clouds in five CMIP6 preindustrial control simulations in the Cloud Feedback Model Intercomparison Project (CFMIP) have greater optical thicknesses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eastAsiaTheme="minorEastAsia" w:hAnsi="Aptos"/>
          <w:color w:val="000000"/>
        </w:rPr>
        <w:t xml:space="preserve"> </w:t>
      </w:r>
      <w:r>
        <w:rPr>
          <w:rFonts w:ascii="Aptos" w:hAnsi="Aptos"/>
          <w:color w:val="000000"/>
        </w:rPr>
        <w:t xml:space="preserve">= 3.6, </w:t>
      </w:r>
      <w:r>
        <w:t>(Fig. ALLCOSP)</w:t>
      </w:r>
      <w:r>
        <w:rPr>
          <w:rFonts w:ascii="Aptos" w:hAnsi="Aptos"/>
          <w:color w:val="000000"/>
        </w:rPr>
        <w:t>.</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hPa</w:t>
      </w:r>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4F104A9B" w14:textId="6B08C0D9" w:rsidR="00AF2B88" w:rsidRPr="00EC1EF1" w:rsidRDefault="00C7097F" w:rsidP="00EC1EF1">
      <w:pPr>
        <w:spacing w:line="240" w:lineRule="auto"/>
        <w:rPr>
          <w:rFonts w:eastAsiaTheme="minorEastAsia" w:cs="Times New Roman"/>
          <w:kern w:val="0"/>
          <w14:ligatures w14:val="none"/>
        </w:rPr>
      </w:pPr>
      <w:r>
        <w:rPr>
          <w:rFonts w:eastAsiaTheme="minorEastAsia"/>
        </w:rPr>
        <w:t>Mean cloud reflectance and albedo 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w:t>
      </w:r>
      <w:r>
        <w:rPr>
          <w:rFonts w:eastAsiaTheme="minorEastAsia" w:cs="Times New Roman"/>
          <w:kern w:val="0"/>
          <w14:ligatures w14:val="none"/>
        </w:rPr>
        <w:lastRenderedPageBreak/>
        <w:t xml:space="preserve">angle &gt;75 ° and deeper than 4 km are excluded. Cloud albedo is calculated 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Pr>
          <w:rFonts w:eastAsiaTheme="minorEastAsia" w:cs="Times New Roman"/>
          <w:kern w:val="0"/>
          <w14:ligatures w14:val="none"/>
        </w:rPr>
        <w:t xml:space="preserve">, and solar zenith angle cosine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r>
          <m:rPr>
            <m:sty m:val="p"/>
          </m:rPr>
          <w:rPr>
            <w:rFonts w:ascii="Cambria Math" w:eastAsiaTheme="minorEastAsia" w:hAnsi="Cambria Math" w:cs="Times New Roman"/>
            <w:kern w:val="0"/>
            <w14:ligatures w14:val="none"/>
          </w:rPr>
          <m:t>cos⁡</m:t>
        </m:r>
        <m:r>
          <w:rPr>
            <w:rFonts w:ascii="Cambria Math" w:eastAsiaTheme="minorEastAsia" w:hAnsi="Cambria Math" w:cs="Times New Roman"/>
            <w:kern w:val="0"/>
            <w14:ligatures w14:val="none"/>
          </w:rPr>
          <m:t>(</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θ</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oMath>
      <w:r>
        <w:rPr>
          <w:rFonts w:eastAsiaTheme="minorEastAsia" w:cs="Times New Roman"/>
          <w:kern w:val="0"/>
          <w14:ligatures w14:val="none"/>
        </w:rPr>
        <w:t xml:space="preserve"> (Coakley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below 4 km is a proxy for the cloud albedo of Northern Tropical Atlantic maritime clouds during EUREC4A</w:t>
      </w:r>
      <w:r w:rsidR="00CA0FC4">
        <w:rPr>
          <w:rFonts w:eastAsiaTheme="minorEastAsia"/>
        </w:rPr>
        <w:t xml:space="preserve"> (</w:t>
      </w:r>
      <w:r>
        <w:rPr>
          <w:rFonts w:eastAsiaTheme="minorEastAsia"/>
        </w:rPr>
        <w:t>Jan 15-Feb 12 2020 at 12.5-16 °N, 60-49 °W</w:t>
      </w:r>
      <w:r w:rsidR="00CA0FC4">
        <w:rPr>
          <w:rFonts w:eastAsiaTheme="minorEastAsia"/>
        </w:rPr>
        <w:t>)</w:t>
      </w:r>
      <w:r>
        <w:rPr>
          <w:rFonts w:eastAsiaTheme="minorEastAsia"/>
        </w:rPr>
        <w:t xml:space="preserve">. </w:t>
      </w:r>
      <w:r w:rsidR="00EC1EF1">
        <w:rPr>
          <w:rFonts w:eastAsiaTheme="minorEastAsia"/>
        </w:rPr>
        <w:t xml:space="preserve">GOES mean cloud albedo is slightly less than the mean reflectance. </w:t>
      </w:r>
      <w:r>
        <w:rPr>
          <w:rFonts w:eastAsiaTheme="minorEastAsia" w:cs="Times New Roman"/>
          <w:kern w:val="0"/>
          <w14:ligatures w14:val="none"/>
        </w:rPr>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 xml:space="preserve">fraction (Figs. REFLALBEDO and GOESISCCP) </w:t>
      </w:r>
      <w:r w:rsidRPr="00862990">
        <w:rPr>
          <w:rFonts w:eastAsiaTheme="minorEastAsia" w:cs="Times New Roman"/>
          <w:kern w:val="0"/>
          <w14:ligatures w14:val="none"/>
        </w:rPr>
        <w:t xml:space="preserve">is greater than the cloud </w:t>
      </w:r>
      <w:r>
        <w:rPr>
          <w:rFonts w:eastAsiaTheme="minorEastAsia" w:cs="Times New Roman"/>
          <w:kern w:val="0"/>
          <w14:ligatures w14:val="none"/>
        </w:rPr>
        <w:t xml:space="preserve">albedo because the </w:t>
      </w:r>
      <w:r w:rsidR="00EC1EF1">
        <w:rPr>
          <w:rFonts w:eastAsiaTheme="minorEastAsia" w:cs="Times New Roman"/>
          <w:kern w:val="0"/>
          <w14:ligatures w14:val="none"/>
        </w:rPr>
        <w:t>albedo</w:t>
      </w:r>
      <w:r>
        <w:rPr>
          <w:rFonts w:eastAsiaTheme="minorEastAsia" w:cs="Times New Roman"/>
          <w:kern w:val="0"/>
          <w14:ligatures w14:val="none"/>
        </w:rPr>
        <w:t xml:space="preserve"> is less than unity for fully cloudy pixels with low optical thickness.</w:t>
      </w:r>
    </w:p>
    <w:p w14:paraId="32047CAD" w14:textId="10E36DDE" w:rsidR="00717C8F" w:rsidRPr="006A1505" w:rsidRDefault="006B0C71" w:rsidP="006A1505">
      <w:pPr>
        <w:spacing w:line="240" w:lineRule="auto"/>
        <w:rPr>
          <w:rFonts w:ascii="Aptos Narrow" w:eastAsiaTheme="minorEastAsia" w:hAnsi="Aptos Narrow" w:cs="Times New Roman"/>
          <w:kern w:val="0"/>
          <w14:ligatures w14:val="none"/>
        </w:rPr>
      </w:pPr>
      <w:r>
        <w:rPr>
          <w:noProof/>
        </w:rPr>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15"/>
                    <a:stretch>
                      <a:fillRect/>
                    </a:stretch>
                  </pic:blipFill>
                  <pic:spPr>
                    <a:xfrm>
                      <a:off x="0" y="0"/>
                      <a:ext cx="5657108" cy="4242831"/>
                    </a:xfrm>
                    <a:prstGeom prst="rect">
                      <a:avLst/>
                    </a:prstGeom>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Pr>
          <w:rFonts w:ascii="Aptos Narrow" w:eastAsiaTheme="minorEastAsia" w:hAnsi="Aptos Narrow" w:cs="Times New Roman"/>
          <w:kern w:val="0"/>
          <w14:ligatures w14:val="none"/>
        </w:rPr>
        <w:t>C</w:t>
      </w:r>
      <w:r w:rsidRPr="0046105B">
        <w:rPr>
          <w:rFonts w:ascii="Aptos Narrow" w:eastAsiaTheme="minorEastAsia" w:hAnsi="Aptos Narrow" w:cs="Times New Roman"/>
          <w:kern w:val="0"/>
          <w14:ligatures w14:val="none"/>
        </w:rPr>
        <w:t xml:space="preserve">loud fraction </w:t>
      </w:r>
      <w:r>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Pr>
          <w:rFonts w:ascii="Aptos Narrow" w:eastAsiaTheme="minorEastAsia" w:hAnsi="Aptos Narrow" w:cs="Times New Roman"/>
          <w:kern w:val="0"/>
          <w14:ligatures w14:val="none"/>
        </w:rPr>
        <w:t>and (b) CERES Flux By Cloud Type (FBCT)</w:t>
      </w:r>
      <w:r w:rsidR="009E3302">
        <w:rPr>
          <w:rFonts w:ascii="Aptos Narrow" w:eastAsiaTheme="minorEastAsia" w:hAnsi="Aptos Narrow" w:cs="Times New Roman"/>
          <w:kern w:val="0"/>
          <w14:ligatures w14:val="none"/>
        </w:rPr>
        <w:t xml:space="preserve"> Jan-Feb for 2019, 2020, and 2021</w:t>
      </w:r>
      <w:r w:rsidR="00E2390B" w:rsidRPr="0046105B">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Pr>
          <w:rFonts w:ascii="Aptos Narrow" w:eastAsiaTheme="minorEastAsia" w:hAnsi="Aptos Narrow" w:cs="Times New Roman"/>
          <w:kern w:val="0"/>
          <w14:ligatures w14:val="none"/>
        </w:rPr>
        <w:t>(c) GOES and (d)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hPa is </w:t>
      </w:r>
      <w:r>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(–14 W m</w:t>
      </w:r>
      <w:r>
        <w:rPr>
          <w:rFonts w:ascii="Aptos Narrow" w:eastAsiaTheme="minorEastAsia" w:hAnsi="Aptos Narrow" w:cs="Times New Roman"/>
          <w:kern w:val="0"/>
          <w:vertAlign w:val="superscript"/>
          <w14:ligatures w14:val="none"/>
        </w:rPr>
        <w:t>–2</w:t>
      </w:r>
      <w:r>
        <w:rPr>
          <w:rFonts w:ascii="Aptos Narrow" w:eastAsiaTheme="minorEastAsia" w:hAnsi="Aptos Narrow" w:cs="Times New Roman"/>
          <w:kern w:val="0"/>
          <w14:ligatures w14:val="none"/>
        </w:rPr>
        <w:t xml:space="preserve"> for FBCT).</w:t>
      </w:r>
    </w:p>
    <w:p w14:paraId="712FC291" w14:textId="77777777" w:rsidR="00717C8F" w:rsidRDefault="00717C8F" w:rsidP="00717C8F">
      <w:pPr>
        <w:pStyle w:val="BodyText"/>
      </w:pPr>
      <w:r w:rsidRPr="00346F76">
        <w:rPr>
          <w:noProof/>
        </w:rPr>
        <w:lastRenderedPageBreak/>
        <w:drawing>
          <wp:inline distT="0" distB="0" distL="0" distR="0" wp14:anchorId="7951895A" wp14:editId="480F3097">
            <wp:extent cx="2527733" cy="1470853"/>
            <wp:effectExtent l="0" t="0" r="0" b="2540"/>
            <wp:docPr id="4572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6"/>
                    <a:srcRect t="4949" r="21898" b="66436"/>
                    <a:stretch>
                      <a:fillRect/>
                    </a:stretch>
                  </pic:blipFill>
                  <pic:spPr bwMode="auto">
                    <a:xfrm>
                      <a:off x="0" y="0"/>
                      <a:ext cx="2529327" cy="1471781"/>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09C7E41B" wp14:editId="54868BB7">
            <wp:extent cx="715645" cy="1470991"/>
            <wp:effectExtent l="0" t="0" r="0" b="2540"/>
            <wp:docPr id="9446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6"/>
                    <a:srcRect l="77856" t="21650" b="49693"/>
                    <a:stretch>
                      <a:fillRect/>
                    </a:stretch>
                  </pic:blipFill>
                  <pic:spPr bwMode="auto">
                    <a:xfrm>
                      <a:off x="0" y="0"/>
                      <a:ext cx="717128" cy="1474039"/>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48AAD641" wp14:editId="5CEA4F3B">
            <wp:extent cx="3234055" cy="340347"/>
            <wp:effectExtent l="0" t="0" r="0" b="3175"/>
            <wp:docPr id="17794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6"/>
                    <a:srcRect t="93001" b="373"/>
                    <a:stretch>
                      <a:fillRect/>
                    </a:stretch>
                  </pic:blipFill>
                  <pic:spPr bwMode="auto">
                    <a:xfrm>
                      <a:off x="0" y="0"/>
                      <a:ext cx="3238500" cy="340815"/>
                    </a:xfrm>
                    <a:prstGeom prst="rect">
                      <a:avLst/>
                    </a:prstGeom>
                    <a:ln>
                      <a:noFill/>
                    </a:ln>
                    <a:extLst>
                      <a:ext uri="{53640926-AAD7-44D8-BBD7-CCE9431645EC}">
                        <a14:shadowObscured xmlns:a14="http://schemas.microsoft.com/office/drawing/2010/main"/>
                      </a:ext>
                    </a:extLst>
                  </pic:spPr>
                </pic:pic>
              </a:graphicData>
            </a:graphic>
          </wp:inline>
        </w:drawing>
      </w:r>
    </w:p>
    <w:p w14:paraId="50481B70" w14:textId="77777777" w:rsidR="00717C8F" w:rsidRPr="005969CC" w:rsidRDefault="00717C8F" w:rsidP="00717C8F">
      <w:pPr>
        <w:pStyle w:val="BodyText"/>
        <w:rPr>
          <w:rFonts w:ascii="Aptos Narrow" w:hAnsi="Aptos Narrow"/>
        </w:rPr>
      </w:pPr>
      <w:r w:rsidRPr="005969CC">
        <w:rPr>
          <w:rFonts w:ascii="Aptos Narrow" w:hAnsi="Aptos Narrow"/>
        </w:rPr>
        <w:t>Figure ALLCOSP. Cloud top pressure and cloud optical thickness histograms for the 5-model mean of Cloud Feedback Model Intercomparison Project (CFMIP Webb et al. 2012) Atmospheric (AMIP) preindustrial</w:t>
      </w:r>
      <w:r>
        <w:rPr>
          <w:rFonts w:ascii="Aptos Narrow" w:hAnsi="Aptos Narrow"/>
        </w:rPr>
        <w:t xml:space="preserve"> control simulations</w:t>
      </w:r>
      <w:r w:rsidRPr="005969CC">
        <w:rPr>
          <w:rFonts w:ascii="Aptos Narrow" w:hAnsi="Aptos Narrow"/>
        </w:rPr>
        <w:t>.</w:t>
      </w:r>
    </w:p>
    <w:p w14:paraId="02D38765" w14:textId="77777777" w:rsidR="00717C8F" w:rsidRDefault="00717C8F" w:rsidP="00C7097F">
      <w:pPr>
        <w:spacing w:line="240" w:lineRule="auto"/>
        <w:rPr>
          <w:rFonts w:ascii="Aptos Narrow" w:eastAsiaTheme="minorEastAsia" w:hAnsi="Aptos Narrow" w:cs="Times New Roman"/>
          <w:kern w:val="0"/>
          <w14:ligatures w14:val="none"/>
        </w:rPr>
      </w:pPr>
    </w:p>
    <w:p w14:paraId="349D176A" w14:textId="275C1284" w:rsidR="00CA0FC4" w:rsidRDefault="00EC1EF1" w:rsidP="00CA0FC4">
      <w:pPr>
        <w:pStyle w:val="Heading2"/>
      </w:pPr>
      <w:r>
        <w:t>The l</w:t>
      </w:r>
      <w:r w:rsidR="00717C8F">
        <w:t>arge</w:t>
      </w:r>
      <w:r w:rsidR="009F3AC1">
        <w:t>-</w:t>
      </w:r>
      <w:r w:rsidR="00717C8F">
        <w:t>scale moisture budget</w:t>
      </w:r>
    </w:p>
    <w:p w14:paraId="06242203" w14:textId="6C5DC384" w:rsidR="00C7097F" w:rsidRPr="00CA0FC4" w:rsidRDefault="00C7097F" w:rsidP="00CA0FC4">
      <w:pPr>
        <w:pStyle w:val="Heading2"/>
        <w:spacing w:line="240" w:lineRule="auto"/>
        <w:rPr>
          <w:rFonts w:asciiTheme="minorHAnsi" w:eastAsiaTheme="minorHAnsi" w:hAnsiTheme="minorHAnsi" w:cstheme="minorBidi"/>
          <w:color w:val="auto"/>
          <w:sz w:val="24"/>
          <w:szCs w:val="24"/>
        </w:rPr>
      </w:pPr>
      <w:r w:rsidRPr="00F1190E">
        <w:rPr>
          <w:rFonts w:asciiTheme="minorHAnsi" w:eastAsiaTheme="minorHAnsi" w:hAnsiTheme="minorHAnsi" w:cstheme="minorBidi"/>
          <w:color w:val="auto"/>
          <w:sz w:val="24"/>
          <w:szCs w:val="24"/>
        </w:rPr>
        <w:t xml:space="preserve">Clouds with </w:t>
      </w:r>
      <w:r w:rsidR="00CA0FC4">
        <w:rPr>
          <w:rFonts w:asciiTheme="minorHAnsi" w:eastAsiaTheme="minorHAnsi" w:hAnsiTheme="minorHAnsi" w:cstheme="minorBidi"/>
          <w:color w:val="auto"/>
          <w:sz w:val="24"/>
          <w:szCs w:val="24"/>
        </w:rPr>
        <w:t>average albedo</w:t>
      </w:r>
      <w:r w:rsidRPr="00F1190E">
        <w:rPr>
          <w:rFonts w:asciiTheme="minorHAnsi" w:eastAsiaTheme="minorHAnsi" w:hAnsiTheme="minorHAnsi" w:cstheme="minorBidi"/>
          <w:color w:val="auto"/>
          <w:sz w:val="24"/>
          <w:szCs w:val="24"/>
        </w:rPr>
        <w:t xml:space="preserve">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have cloud tops that reach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h</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in GOES satellite images (Fig. </w:t>
      </w:r>
      <w:r>
        <w:rPr>
          <w:rFonts w:asciiTheme="minorHAnsi" w:eastAsiaTheme="minorHAnsi" w:hAnsiTheme="minorHAnsi" w:cstheme="minorBidi"/>
          <w:color w:val="auto"/>
          <w:sz w:val="24"/>
          <w:szCs w:val="24"/>
        </w:rPr>
        <w:t>REFLALBEDO</w:t>
      </w:r>
      <w:r w:rsidRPr="00F1190E">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r w:rsidRPr="00F1190E">
        <w:rPr>
          <w:rFonts w:asciiTheme="minorHAnsi" w:eastAsiaTheme="minorHAnsi" w:hAnsiTheme="minorHAnsi" w:cstheme="minorBidi"/>
          <w:color w:val="auto"/>
          <w:sz w:val="24"/>
          <w:szCs w:val="24"/>
        </w:rPr>
        <w:t xml:space="preserve">We partition the all-sky mean eddy flux </w:t>
      </w:r>
      <m:oMath>
        <m:r>
          <w:rPr>
            <w:rFonts w:ascii="Cambria Math" w:eastAsiaTheme="minorHAnsi" w:hAnsi="Cambria Math" w:cstheme="minorBidi"/>
            <w:color w:val="auto"/>
            <w:sz w:val="24"/>
            <w:szCs w:val="24"/>
          </w:rPr>
          <m:t>G</m:t>
        </m:r>
      </m:oMath>
      <w:r w:rsidRPr="00F1190E">
        <w:rPr>
          <w:rFonts w:asciiTheme="minorHAnsi" w:eastAsiaTheme="minorHAnsi" w:hAnsiTheme="minorHAnsi" w:cstheme="minorBidi"/>
          <w:color w:val="auto"/>
          <w:sz w:val="24"/>
          <w:szCs w:val="24"/>
        </w:rPr>
        <w:t xml:space="preserve"> to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G</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of </w:t>
      </w:r>
      <w:r w:rsidRPr="00F1190E">
        <w:rPr>
          <w:rFonts w:asciiTheme="minorHAnsi" w:eastAsiaTheme="minorHAnsi" w:hAnsiTheme="minorHAnsi" w:cstheme="minorBidi"/>
          <w:color w:val="auto"/>
          <w:sz w:val="24"/>
          <w:szCs w:val="24"/>
        </w:rPr>
        <w:t xml:space="preserve">cloud categories </w:t>
      </w:r>
      <m:oMath>
        <m:r>
          <w:rPr>
            <w:rFonts w:ascii="Cambria Math" w:eastAsiaTheme="minorHAnsi" w:hAnsi="Cambria Math" w:cstheme="minorBidi"/>
            <w:color w:val="auto"/>
            <w:sz w:val="24"/>
            <w:szCs w:val="24"/>
          </w:rPr>
          <m:t>i</m:t>
        </m:r>
      </m:oMath>
      <w:r>
        <w:rPr>
          <w:rFonts w:asciiTheme="minorHAnsi" w:eastAsiaTheme="minorHAnsi" w:hAnsiTheme="minorHAnsi" w:cstheme="minorBidi"/>
          <w:color w:val="auto"/>
          <w:sz w:val="24"/>
          <w:szCs w:val="24"/>
        </w:rPr>
        <w:t xml:space="preserve"> that reach these heights</w:t>
      </w:r>
      <w:r w:rsidR="00CA0FC4">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We also interpret albedos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w:t>
      </w:r>
      <w:r>
        <w:rPr>
          <w:rFonts w:asciiTheme="minorHAnsi" w:eastAsiaTheme="minorHAnsi" w:hAnsiTheme="minorHAnsi" w:cstheme="minorBidi"/>
          <w:color w:val="auto"/>
          <w:sz w:val="24"/>
          <w:szCs w:val="24"/>
        </w:rPr>
        <w:t xml:space="preserve">as a proxy for cloud area fraction. This interpretation is valid if the reflectance is representative of clouds with high optical thickness. Not all shallow cumulus clouds have high optical thickness, yet we retain this </w:t>
      </w:r>
      <w:r w:rsidR="00CA0FC4">
        <w:rPr>
          <w:rFonts w:asciiTheme="minorHAnsi" w:eastAsiaTheme="minorHAnsi" w:hAnsiTheme="minorHAnsi" w:cstheme="minorBidi"/>
          <w:color w:val="auto"/>
          <w:sz w:val="24"/>
          <w:szCs w:val="24"/>
        </w:rPr>
        <w:t>albedo</w:t>
      </w:r>
      <w:r>
        <w:rPr>
          <w:rFonts w:asciiTheme="minorHAnsi" w:eastAsiaTheme="minorHAnsi" w:hAnsiTheme="minorHAnsi" w:cstheme="minorBidi"/>
          <w:color w:val="auto"/>
          <w:sz w:val="24"/>
          <w:szCs w:val="24"/>
        </w:rPr>
        <w:t>-weighted fraction as a radiatively relevant measure of cloud</w:t>
      </w:r>
      <w:r w:rsidR="00CA0FC4">
        <w:rPr>
          <w:rFonts w:asciiTheme="minorHAnsi" w:eastAsiaTheme="minorHAnsi" w:hAnsiTheme="minorHAnsi" w:cstheme="minorBidi"/>
          <w:color w:val="auto"/>
          <w:sz w:val="24"/>
          <w:szCs w:val="24"/>
        </w:rPr>
        <w:t>s</w:t>
      </w:r>
      <w:r>
        <w:rPr>
          <w:rFonts w:asciiTheme="minorHAnsi" w:eastAsiaTheme="minorHAnsi" w:hAnsiTheme="minorHAnsi" w:cstheme="minorBidi"/>
          <w:color w:val="auto"/>
          <w:sz w:val="24"/>
          <w:szCs w:val="24"/>
        </w:rPr>
        <w:t>.</w:t>
      </w:r>
    </w:p>
    <w:p w14:paraId="418C0FE0" w14:textId="4C22590D" w:rsidR="003D5768" w:rsidRPr="00987BA2" w:rsidRDefault="002D1FBA" w:rsidP="003D5768">
      <w:pPr>
        <w:spacing w:line="240" w:lineRule="auto"/>
        <w:rPr>
          <w:rFonts w:eastAsiaTheme="minorEastAsia"/>
        </w:rPr>
      </w:pPr>
      <w:r>
        <w:t xml:space="preserve">The all-sky mean eddy flux </w:t>
      </w:r>
      <w:r w:rsidR="00CA0FC4">
        <w:t xml:space="preserve">of moisture </w:t>
      </w:r>
      <m:oMath>
        <m:r>
          <w:rPr>
            <w:rFonts w:ascii="Cambria Math" w:hAnsi="Cambria Math"/>
          </w:rPr>
          <m:t>G</m:t>
        </m:r>
      </m:oMath>
      <w:r>
        <w:rPr>
          <w:rFonts w:eastAsiaTheme="minorEastAsia"/>
        </w:rPr>
        <w:t xml:space="preserve"> </w:t>
      </w:r>
      <w:r w:rsidR="00CA0FC4">
        <w:t xml:space="preserve">is </w:t>
      </w:r>
      <w:r>
        <w:t xml:space="preserve">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eastAsiaTheme="minorEastAsia"/>
            </w:rPr>
            <w:br/>
          </m:r>
        </m:oMath>
      </m:oMathPara>
      <w:r w:rsidR="00CA0FC4">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CA0FC4">
        <w:rPr>
          <w:rFonts w:eastAsiaTheme="minorEastAsia"/>
        </w:rPr>
        <w:t xml:space="preserve"> </w:t>
      </w:r>
      <w:r w:rsidR="00CA0FC4">
        <w:t>as the boundary condition.</w:t>
      </w:r>
      <w:r w:rsidR="00CA0FC4">
        <w:rPr>
          <w:rFonts w:eastAsiaTheme="minorEastAsia"/>
        </w:rPr>
        <w:t xml:space="preserve"> </w:t>
      </w:r>
      <w:r w:rsidR="003D5768">
        <w:rPr>
          <w:rFonts w:eastAsiaTheme="minorEastAsia"/>
        </w:rPr>
        <w:t xml:space="preserve">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3D5768">
        <w:rPr>
          <w:rFonts w:eastAsiaTheme="minorEastAsia"/>
        </w:rPr>
        <w:t xml:space="preserve"> is drying due to subsidence and horizontal advection</w:t>
      </w:r>
      <m:oMath>
        <m:r>
          <w:rPr>
            <w:rFonts w:ascii="Cambria Math" w:eastAsiaTheme="minorEastAsia" w:hAnsi="Cambria Math"/>
          </w:rPr>
          <m:t>.</m:t>
        </m:r>
      </m:oMath>
    </w:p>
    <w:p w14:paraId="4242E549" w14:textId="36C45A1F"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CA0FC4">
        <w:rPr>
          <w:rFonts w:eastAsiaTheme="minorEastAsia"/>
        </w:rPr>
        <w:t xml:space="preserve">of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discrete </w:t>
      </w:r>
      <w:r w:rsidR="009E426D">
        <w:rPr>
          <w:rFonts w:eastAsiaTheme="minorEastAsia"/>
        </w:rPr>
        <w:t>height</w:t>
      </w:r>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eastAsiaTheme="minorEastAsia" w:hAnsi="Cambria Math"/>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A074CA">
        <w:rPr>
          <w:rFonts w:eastAsiaTheme="minorEastAsia"/>
        </w:rPr>
        <w:t xml:space="preserve">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7D4DA5CE"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w:lastRenderedPageBreak/>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cumulus updrafts 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7"/>
                    <a:stretch>
                      <a:fillRect/>
                    </a:stretch>
                  </pic:blipFill>
                  <pic:spPr>
                    <a:xfrm>
                      <a:off x="0" y="0"/>
                      <a:ext cx="3619500" cy="2908300"/>
                    </a:xfrm>
                    <a:prstGeom prst="rect">
                      <a:avLst/>
                    </a:prstGeom>
                  </pic:spPr>
                </pic:pic>
              </a:graphicData>
            </a:graphic>
          </wp:inline>
        </w:drawing>
      </w:r>
    </w:p>
    <w:p w14:paraId="1B20B512" w14:textId="15484746"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w:t>
      </w:r>
      <w:r w:rsidR="003932F0">
        <w:rPr>
          <w:rFonts w:ascii="Aptos Narrow" w:eastAsia="Times New Roman" w:hAnsi="Aptos Narrow" w:cstheme="minorHAnsi"/>
          <w:color w:val="323130"/>
        </w:rPr>
        <w:t xml:space="preserve">albedo </w:t>
      </w:r>
      <w:r w:rsidRPr="000E58C4">
        <w:rPr>
          <w:rFonts w:ascii="Aptos Narrow" w:eastAsia="Times New Roman" w:hAnsi="Aptos Narrow" w:cstheme="minorHAnsi"/>
          <w:color w:val="323130"/>
        </w:rPr>
        <w:t>(red)</w:t>
      </w:r>
      <w:r w:rsidR="00E97BBB">
        <w:rPr>
          <w:rFonts w:ascii="Aptos Narrow" w:eastAsia="Times New Roman" w:hAnsi="Aptos Narrow" w:cstheme="minorHAnsi"/>
          <w:color w:val="323130"/>
        </w:rPr>
        <w:t>.</w:t>
      </w:r>
    </w:p>
    <w:p w14:paraId="4C205097" w14:textId="279FBC5C" w:rsidR="0011345F" w:rsidRPr="00967E3C" w:rsidRDefault="0011345F" w:rsidP="00967E3C"/>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8B31C8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precipitation 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 xml:space="preserve">Fig. </w:t>
      </w:r>
      <w:r w:rsidR="00D823E6">
        <w:rPr>
          <w:rFonts w:ascii="Aptos" w:eastAsiaTheme="minorEastAsia" w:hAnsi="Aptos" w:cs="Times New Roman"/>
        </w:rPr>
        <w:t>REFLALBEDO</w:t>
      </w:r>
      <w:r w:rsidR="009219E1">
        <w:rPr>
          <w:rFonts w:ascii="Aptos" w:eastAsiaTheme="minorEastAsia" w:hAnsi="Aptos" w:cs="Times New Roman"/>
        </w:rPr>
        <w:t>).</w:t>
      </w:r>
    </w:p>
    <w:p w14:paraId="1E68C488" w14:textId="22877333" w:rsidR="00D823E6" w:rsidRPr="00273D37" w:rsidRDefault="00F865E5" w:rsidP="00273D37">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6BFF3204" w14:textId="3F1B892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Shallow cumulus clouds generate weak precipitation, reversing a fraction of the updraft total cloud water flux.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67AFA068" w14:textId="6F53376A" w:rsidR="00E00EFD" w:rsidRPr="00D03A9A" w:rsidRDefault="00E00EFD" w:rsidP="00E00EFD">
      <w:pPr>
        <w:pStyle w:val="BodyText"/>
        <w:rPr>
          <w:rFonts w:ascii="Aptos" w:eastAsiaTheme="minorEastAsia" w:hAnsi="Aptos" w:cs="Times New Roman"/>
        </w:rPr>
      </w:pPr>
      <w:r>
        <w:rPr>
          <w:rFonts w:ascii="Aptos" w:eastAsiaTheme="minorEastAsia" w:hAnsi="Aptos" w:cs="Times New Roman"/>
        </w:rPr>
        <w:lastRenderedPageBreak/>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8"/>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28E4702F" w14:textId="532D5AC2" w:rsidR="00994FB0" w:rsidRDefault="00994FB0" w:rsidP="005C66F7">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19"/>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14:paraId="4AA7BF45" w14:textId="3B0E4FA8"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r w:rsidR="00994FB0">
        <w:rPr>
          <w:rFonts w:ascii="Aptos Narrow" w:eastAsiaTheme="minorEastAsia" w:hAnsi="Aptos Narrow" w:cs="Times New Roman"/>
        </w:rPr>
        <w:t xml:space="preserve"> </w:t>
      </w:r>
      <w:r w:rsidR="00994FB0">
        <w:rPr>
          <w:rFonts w:ascii="Aptos Narrow" w:eastAsiaTheme="minorEastAsia" w:hAnsi="Aptos Narrow" w:cs="Times New Roman"/>
        </w:rPr>
        <w:br/>
      </w:r>
      <w:r w:rsidR="00994FB0" w:rsidRPr="00994FB0">
        <w:rPr>
          <w:rFonts w:ascii="ComicShannsMono Nerd Font" w:eastAsiaTheme="minorEastAsia" w:hAnsi="ComicShannsMono Nerd Font" w:cs="Times New Roman"/>
        </w:rPr>
        <w:t>[</w:t>
      </w:r>
      <w:r w:rsidR="00994FB0">
        <w:rPr>
          <w:rFonts w:ascii="ComicShannsMono Nerd Font" w:eastAsiaTheme="minorEastAsia" w:hAnsi="ComicShannsMono Nerd Font" w:cs="Times New Roman"/>
        </w:rPr>
        <w:t>trade-cu-model/src/julia/</w:t>
      </w:r>
      <w:r w:rsidR="00994FB0" w:rsidRPr="00994FB0">
        <w:rPr>
          <w:rFonts w:ascii="ComicShannsMono Nerd Font" w:eastAsiaTheme="minorEastAsia" w:hAnsi="ComicShannsMono Nerd Font" w:cs="Times New Roman"/>
        </w:rPr>
        <w:t>control_qv_qc_w]</w:t>
      </w:r>
    </w:p>
    <w:p w14:paraId="54AA1303" w14:textId="77777777" w:rsidR="00771E52" w:rsidRDefault="00771E52" w:rsidP="005C66F7">
      <w:pPr>
        <w:pStyle w:val="BodyText"/>
        <w:rPr>
          <w:rFonts w:ascii="Aptos Narrow" w:eastAsiaTheme="minorEastAsia" w:hAnsi="Aptos Narrow" w:cs="Times New Roman"/>
        </w:rPr>
      </w:pPr>
    </w:p>
    <w:p w14:paraId="0A8B3A0B" w14:textId="67B1DB0F" w:rsidR="002D1FBA" w:rsidRPr="00F76519" w:rsidRDefault="00E37F02" w:rsidP="00F76519">
      <w:pPr>
        <w:pStyle w:val="Heading3"/>
      </w:pPr>
      <w:r>
        <w:t>N</w:t>
      </w:r>
      <w:r w:rsidR="00F76519" w:rsidRPr="00F76519">
        <w:t>umerical</w:t>
      </w:r>
      <w:r w:rsidR="002D1FBA" w:rsidRPr="00F76519">
        <w:t xml:space="preserve"> </w:t>
      </w:r>
      <w:r w:rsidR="00276C53">
        <w:t>integration</w:t>
      </w:r>
      <w:r w:rsidR="00771E52">
        <w:t xml:space="preserve"> of cloud fluxes</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660006EC" w14:textId="77777777" w:rsidR="00771E52" w:rsidRDefault="00771E52" w:rsidP="00E97BBB">
      <w:pPr>
        <w:pStyle w:val="BodyText"/>
        <w:rPr>
          <w:rFonts w:ascii="Aptos" w:eastAsiaTheme="minorEastAsia" w:hAnsi="Aptos" w:cs="Times New Roman"/>
        </w:rPr>
      </w:pPr>
    </w:p>
    <w:p w14:paraId="61AEBA21" w14:textId="77777777" w:rsidR="00771E52" w:rsidRDefault="00771E52" w:rsidP="00771E52">
      <w:pPr>
        <w:pStyle w:val="Heading3"/>
        <w:rPr>
          <w:rFonts w:ascii="Aptos" w:hAnsi="Aptos"/>
        </w:rPr>
      </w:pPr>
      <w:r>
        <w:rPr>
          <w:rFonts w:ascii="Aptos" w:hAnsi="Aptos"/>
        </w:rPr>
        <w:t>Cloud radiative effect</w:t>
      </w:r>
    </w:p>
    <w:p w14:paraId="77B61D8A" w14:textId="5A115969" w:rsidR="00771E52" w:rsidRDefault="00771E52" w:rsidP="00771E52">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eastAsiaTheme="minorEastAsia" w:hAnsi="Aptos"/>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eastAsiaTheme="minorEastAsia" w:hAnsi="Cambria Math"/>
          </w:rPr>
          <m:t xml:space="preserve"> </m:t>
        </m:r>
      </m:oMath>
      <w:r w:rsidR="001F40E7">
        <w:rPr>
          <w:rFonts w:ascii="Aptos" w:eastAsiaTheme="minorEastAsia" w:hAnsi="Aptos"/>
          <w:iCs/>
        </w:rPr>
        <w:t xml:space="preserve">counts pixels in </w:t>
      </w:r>
      <w:r>
        <w:rPr>
          <w:rFonts w:ascii="Aptos" w:hAnsi="Aptos"/>
        </w:rPr>
        <w:t xml:space="preserve">cloud optical thickness </w:t>
      </w:r>
      <m:oMath>
        <m:r>
          <w:rPr>
            <w:rFonts w:ascii="Cambria Math" w:hAnsi="Cambria Math"/>
          </w:rPr>
          <m:t>τ</m:t>
        </m:r>
      </m:oMath>
      <w:r>
        <w:rPr>
          <w:rFonts w:ascii="Aptos" w:eastAsiaTheme="minorEastAsia" w:hAnsi="Aptos"/>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(Minnis et al. 2008) bins</w:t>
      </w:r>
      <w:r w:rsidR="001F40E7">
        <w:rPr>
          <w:rFonts w:ascii="Aptos" w:hAnsi="Aptos"/>
        </w:rPr>
        <w:t xml:space="preserve">. The shortwave (SW), longwave (LW), and total cloud radiative effect (CRE) is estimated from the </w:t>
      </w:r>
      <w:r>
        <w:rPr>
          <w:rFonts w:ascii="Aptos" w:hAnsi="Aptos"/>
        </w:rPr>
        <w:t xml:space="preserve">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w:rPr>
            <w:rFonts w:ascii="Cambria Math" w:hAnsi="Cambria Math"/>
          </w:rPr>
          <m:t>ΔCRE=</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eastAsiaTheme="minorEastAsia" w:hAnsi="Cambria Math"/>
                <w:i/>
                <w:iCs/>
              </w:rPr>
            </m:ctrlPr>
          </m:dPr>
          <m:e>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C</m:t>
                </m:r>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ctl</m:t>
                    </m:r>
                  </m:sub>
                </m:sSub>
              </m:den>
            </m:f>
          </m:e>
        </m:d>
      </m:oMath>
      <w:r w:rsidR="001F40E7">
        <w:rPr>
          <w:rFonts w:ascii="Aptos" w:eastAsiaTheme="minorEastAsia" w:hAnsi="Aptos"/>
          <w:iCs/>
        </w:rPr>
        <w:t xml:space="preserve"> </w:t>
      </w:r>
      <w:r>
        <w:rPr>
          <w:rFonts w:ascii="Aptos" w:hAnsi="Aptos"/>
        </w:rPr>
        <w:t xml:space="preserve">are multiplied by the relative </w:t>
      </w:r>
      <w:r w:rsidR="001F40E7">
        <w:rPr>
          <w:rFonts w:ascii="Aptos" w:hAnsi="Aptos"/>
        </w:rPr>
        <w:t xml:space="preserve">modeled </w:t>
      </w:r>
      <w:r>
        <w:rPr>
          <w:rFonts w:ascii="Aptos" w:hAnsi="Aptos"/>
        </w:rPr>
        <w:t xml:space="preserve">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eastAsiaTheme="minorEastAsia" w:hAnsi="Aptos"/>
          <w:iCs/>
        </w:rPr>
        <w:t>.</w:t>
      </w:r>
      <w:r>
        <w:rPr>
          <w:rFonts w:ascii="Aptos" w:hAnsi="Aptos"/>
        </w:rPr>
        <w:t xml:space="preserve"> The CRE for low clouds</w:t>
      </w:r>
      <w:r w:rsidR="001F40E7">
        <w:rPr>
          <w:rFonts w:ascii="Aptos" w:hAnsi="Aptos"/>
        </w:rPr>
        <w:t>,</w:t>
      </w:r>
      <w:r>
        <w:rPr>
          <w:rFonts w:ascii="Aptos" w:hAnsi="Aptos"/>
        </w:rPr>
        <w:t xml:space="preserve"> </w:t>
      </w:r>
      <w:r w:rsidR="001F40E7">
        <w:rPr>
          <w:rFonts w:ascii="Aptos" w:hAnsi="Aptos"/>
        </w:rPr>
        <w:t xml:space="preserve">assumed </w:t>
      </w:r>
      <w:r>
        <w:rPr>
          <w:rFonts w:ascii="Aptos" w:hAnsi="Aptos"/>
        </w:rPr>
        <w:t>comprised 2/3 of shallow cumulus (SC) clouds and 1/3 of LCL clouds</w:t>
      </w:r>
      <w:r w:rsidR="001F40E7">
        <w:rPr>
          <w:rFonts w:ascii="Aptos" w:hAnsi="Aptos"/>
        </w:rPr>
        <w:t>,</w:t>
      </w:r>
      <w:r>
        <w:rPr>
          <w:rFonts w:ascii="Aptos" w:hAnsi="Aptos"/>
        </w:rPr>
        <w:t xml:space="preserve"> is computed by weighting the relative changes of SC and LCL clouds,</w:t>
      </w:r>
      <w:r>
        <w:rPr>
          <w:rFonts w:ascii="Aptos" w:hAnsi="Aptos"/>
        </w:rPr>
        <w:br/>
      </w:r>
      <m:oMathPara>
        <m:oMath>
          <m:r>
            <m:rPr>
              <m:sty m:val="p"/>
            </m:rPr>
            <w:rPr>
              <w:rFonts w:ascii="Cambria Math" w:hAnsi="Cambria Math"/>
            </w:rPr>
            <m:t>ΔCRE</m:t>
          </m:r>
          <m:r>
            <w:rPr>
              <w:rFonts w:ascii="Cambria Math" w:hAnsi="Cambria Math"/>
            </w:rPr>
            <m:t>=</m:t>
          </m:r>
          <m:f>
            <m:fPr>
              <m:type m:val="lin"/>
              <m:ctrlPr>
                <w:rPr>
                  <w:rFonts w:ascii="Cambria Math" w:hAnsi="Cambria Math"/>
                  <w:i/>
                </w:rPr>
              </m:ctrlPr>
            </m:fPr>
            <m:num>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hAnsi="Cambria Math"/>
                      <w:i/>
                    </w:rPr>
                  </m:ctrlPr>
                </m:dPr>
                <m:e>
                  <m:d>
                    <m:dPr>
                      <m:ctrlPr>
                        <w:rPr>
                          <w:rFonts w:ascii="Cambria Math" w:hAnsi="Cambria Math"/>
                          <w:i/>
                        </w:rPr>
                      </m:ctrlPr>
                    </m:dPr>
                    <m:e>
                      <m:f>
                        <m:fPr>
                          <m:type m:val="lin"/>
                          <m:ctrlPr>
                            <w:rPr>
                              <w:rFonts w:ascii="Cambria Math" w:hAnsi="Cambria Math"/>
                              <w:i/>
                            </w:rPr>
                          </m:ctrlPr>
                        </m:fPr>
                        <m:num>
                          <m:r>
                            <w:rPr>
                              <w:rFonts w:ascii="Cambria Math" w:hAnsi="Cambria Math"/>
                            </w:rPr>
                            <m:t>2</m:t>
                          </m:r>
                        </m:num>
                        <m:den>
                          <m:r>
                            <w:rPr>
                              <w:rFonts w:ascii="Cambria Math" w:hAnsi="Cambria Math"/>
                            </w:rPr>
                            <m:t>3</m:t>
                          </m:r>
                        </m:den>
                      </m:f>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LCL</m:t>
                          </m:r>
                        </m:sub>
                      </m:sSub>
                    </m:num>
                    <m:den>
                      <m:sSub>
                        <m:sSubPr>
                          <m:ctrlPr>
                            <w:rPr>
                              <w:rFonts w:ascii="Cambria Math" w:hAnsi="Cambria Math"/>
                              <w:i/>
                            </w:rPr>
                          </m:ctrlPr>
                        </m:sSubPr>
                        <m:e>
                          <m:r>
                            <w:rPr>
                              <w:rFonts w:ascii="Cambria Math" w:hAnsi="Cambria Math"/>
                            </w:rPr>
                            <m:t>C</m:t>
                          </m:r>
                        </m:e>
                        <m:sub>
                          <m:r>
                            <w:rPr>
                              <w:rFonts w:ascii="Cambria Math" w:hAnsi="Cambria Math"/>
                            </w:rPr>
                            <m:t>LCL</m:t>
                          </m:r>
                        </m:sub>
                      </m:sSub>
                    </m:den>
                  </m:f>
                </m:e>
              </m:d>
              <m:ctrlPr>
                <w:rPr>
                  <w:rFonts w:ascii="Cambria Math" w:hAnsi="Cambria Math"/>
                  <w:i/>
                  <w:iCs/>
                </w:rPr>
              </m:ctrlP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eastAsiaTheme="minorEastAsia" w:hAnsi="Cambria Math"/>
            </w:rPr>
            <m:t>,</m:t>
          </m:r>
          <m:r>
            <m:rPr>
              <m:sty m:val="p"/>
            </m:rPr>
            <w:rPr>
              <w:rFonts w:ascii="Aptos" w:eastAsiaTheme="minorEastAsia" w:hAnsi="Aptos"/>
            </w:rPr>
            <w:br/>
          </m:r>
        </m:oMath>
      </m:oMathPara>
      <w:r>
        <w:rPr>
          <w:rFonts w:ascii="Aptos" w:hAnsi="Aptos"/>
        </w:rPr>
        <w:t>from their respective models.</w:t>
      </w:r>
    </w:p>
    <w:p w14:paraId="6636A61A" w14:textId="77777777" w:rsidR="00F13B3A" w:rsidRDefault="00F13B3A" w:rsidP="00F13B3A">
      <w:pPr>
        <w:pStyle w:val="Heading2"/>
      </w:pPr>
      <w:bookmarkStart w:id="45" w:name="cloud-base-clouds"/>
      <w:r>
        <w:t>LCL clouds</w:t>
      </w:r>
    </w:p>
    <w:p w14:paraId="598F30A6" w14:textId="31D878F6" w:rsidR="00F13B3A" w:rsidRDefault="00F13B3A" w:rsidP="00F13B3A">
      <w:pPr>
        <w:pStyle w:val="BodyText"/>
        <w:rPr>
          <w:rFonts w:ascii="Aptos" w:hAnsi="Aptos"/>
        </w:rPr>
      </w:pPr>
      <w:r>
        <w:rPr>
          <w:rFonts w:ascii="Aptos" w:hAnsi="Aptos"/>
        </w:rPr>
        <w:t xml:space="preserve">Large-eddy simulation (LES; </w:t>
      </w:r>
      <w:r w:rsidRPr="00C949F2">
        <w:rPr>
          <w:rFonts w:ascii="Aptos" w:hAnsi="Aptos"/>
        </w:rPr>
        <w:t>(Bretherton et al. </w:t>
      </w:r>
      <w:r>
        <w:rPr>
          <w:rFonts w:ascii="Aptos" w:hAnsi="Aptos"/>
        </w:rPr>
        <w:t>2013</w:t>
      </w:r>
      <w:r w:rsidRPr="00C949F2">
        <w:rPr>
          <w:rFonts w:ascii="Aptos" w:hAnsi="Aptos"/>
        </w:rPr>
        <w:t>, Blossey et al. </w:t>
      </w:r>
      <w:r>
        <w:rPr>
          <w:rFonts w:ascii="Aptos" w:hAnsi="Aptos"/>
        </w:rPr>
        <w:t xml:space="preserve">2013) and observations (Bony et al., 2021; </w:t>
      </w:r>
      <w:r w:rsidRPr="00C949F2">
        <w:rPr>
          <w:rFonts w:ascii="Aptos" w:hAnsi="Aptos"/>
        </w:rPr>
        <w:t>Vogel et al.</w:t>
      </w:r>
      <w:r>
        <w:rPr>
          <w:rFonts w:ascii="Aptos" w:hAnsi="Aptos"/>
        </w:rPr>
        <w:t>,</w:t>
      </w:r>
      <w:r w:rsidRPr="00C949F2">
        <w:rPr>
          <w:rFonts w:ascii="Aptos" w:hAnsi="Aptos"/>
        </w:rPr>
        <w:t> 2022</w:t>
      </w:r>
      <w:r>
        <w:rPr>
          <w:rFonts w:ascii="Aptos" w:hAnsi="Aptos"/>
        </w:rPr>
        <w:t>; Fig. REFLALBEDO</w:t>
      </w:r>
      <w:r w:rsidRPr="00C949F2">
        <w:rPr>
          <w:rFonts w:ascii="Aptos" w:hAnsi="Aptos"/>
        </w:rPr>
        <w:t>)</w:t>
      </w:r>
      <w:r>
        <w:rPr>
          <w:rFonts w:ascii="Aptos" w:hAnsi="Aptos"/>
        </w:rPr>
        <w:t xml:space="preserve"> have 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near the</w:t>
      </w:r>
      <w:r w:rsidRPr="00C949F2">
        <w:rPr>
          <w:rFonts w:ascii="Aptos" w:hAnsi="Aptos"/>
        </w:rPr>
        <w:t xml:space="preserve"> cloud base</w:t>
      </w:r>
      <w:r>
        <w:rPr>
          <w:rFonts w:ascii="Aptos" w:hAnsi="Aptos"/>
        </w:rPr>
        <w:t>. We scale this LCL cloud fraction from the subcloud relative humidity and moisture fluxes and test the sensitivity of relative humidity (RH) at cloud base. RH may be constant (Held and Shell XXXX) or increase slightly to the damp the surface evaporation to +2 % K</w:t>
      </w:r>
      <w:r>
        <w:rPr>
          <w:rFonts w:ascii="Aptos" w:hAnsi="Aptos"/>
          <w:vertAlign w:val="superscript"/>
        </w:rPr>
        <w:t>–1</w:t>
      </w:r>
      <w:r w:rsidRPr="00C949F2">
        <w:rPr>
          <w:rFonts w:ascii="Aptos" w:hAnsi="Aptos"/>
        </w:rPr>
        <w:t>.</w:t>
      </w:r>
    </w:p>
    <w:p w14:paraId="654A3E26" w14:textId="77777777" w:rsidR="00F13B3A" w:rsidRPr="002177AF"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LCL </w:t>
      </w:r>
      <w:r w:rsidRPr="00C949F2">
        <w:rPr>
          <w:rFonts w:ascii="Aptos" w:hAnsi="Aptos"/>
        </w:rPr>
        <w:t xml:space="preserve">cloud fraction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 xml:space="preserve">at cloud base </w:t>
      </w:r>
      <w:r w:rsidRPr="00C949F2">
        <w:rPr>
          <w:rFonts w:ascii="Aptos" w:hAnsi="Aptos"/>
        </w:rPr>
        <w:t>(Sommeria and Deardorff, 1977; Mellor 1977).</w:t>
      </w:r>
      <w:r>
        <w:rPr>
          <w:rFonts w:ascii="Aptos" w:hAnsi="Aptos"/>
        </w:rPr>
        <w:t xml:space="preserve"> </w:t>
      </w:r>
      <w:r w:rsidRPr="00C949F2">
        <w:rPr>
          <w:rFonts w:ascii="Aptos" w:hAnsi="Aptos"/>
        </w:rPr>
        <w:t>For a normal distribution of relative humidity</w:t>
      </w:r>
      <w:r>
        <w:rPr>
          <w:rFonts w:ascii="Aptos" w:hAnsi="Aptos"/>
        </w:rPr>
        <w:t xml:space="preserve"> in the subcloud layer</w:t>
      </w:r>
      <w:r w:rsidRPr="00C949F2">
        <w:rPr>
          <w:rFonts w:ascii="Aptos" w:hAnsi="Aptos"/>
        </w:rPr>
        <w:t>, th</w:t>
      </w:r>
      <w:r>
        <w:rPr>
          <w:rFonts w:ascii="Aptos" w:hAnsi="Aptos"/>
        </w:rPr>
        <w:t>e mean fraction of the thermals that are saturated at cloud base</w:t>
      </w:r>
      <w:r w:rsidRPr="00C949F2">
        <w:rPr>
          <w:rFonts w:ascii="Aptos" w:hAnsi="Aptos"/>
        </w:rPr>
        <w:t xml:space="preserve"> is</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r>
          <m:rPr>
            <m:sty m:val="p"/>
          </m:rPr>
          <w:rPr>
            <w:rFonts w:ascii="Cambria Math" w:hAnsi="Cambria Math"/>
          </w:rPr>
          <m:t xml:space="preserve"> </m:t>
        </m:r>
      </m:oMath>
      <w:r w:rsidRPr="00C949F2">
        <w:rPr>
          <w:rFonts w:ascii="Aptos" w:hAnsi="Aptos"/>
        </w:rPr>
        <w:t>w</w:t>
      </w:r>
      <w:r>
        <w:rPr>
          <w:rFonts w:ascii="Aptos" w:hAnsi="Aptos"/>
        </w:rPr>
        <w:t>here</w:t>
      </w:r>
      <w:r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is</w:t>
      </w:r>
      <w:r w:rsidRPr="00C949F2">
        <w:rPr>
          <w:rFonts w:ascii="Aptos" w:hAnsi="Aptos"/>
        </w:rPr>
        <w:t xml:space="preserve"> the </w:t>
      </w:r>
      <w:r>
        <w:rPr>
          <w:rFonts w:ascii="Aptos" w:hAnsi="Aptos"/>
        </w:rPr>
        <w:t xml:space="preserve">mean relative </w:t>
      </w:r>
      <w:r w:rsidRPr="00C949F2">
        <w:rPr>
          <w:rFonts w:ascii="Aptos" w:hAnsi="Aptos"/>
        </w:rPr>
        <w:t xml:space="preserve">saturation deficit </w:t>
      </w:r>
      <w:r>
        <w:rPr>
          <w:rFonts w:ascii="Aptos" w:hAnsi="Aptos"/>
        </w:rPr>
        <w:t>normalized by</w:t>
      </w:r>
      <w:r w:rsidRPr="00C949F2">
        <w:rPr>
          <w:rFonts w:ascii="Aptos" w:hAnsi="Aptos"/>
        </w:rPr>
        <w:t xml:space="preserve"> the </w:t>
      </w:r>
      <w:r>
        <w:rPr>
          <w:rFonts w:ascii="Aptos" w:hAnsi="Aptos"/>
        </w:rPr>
        <w:t xml:space="preserve">standard deviation </w:t>
      </w:r>
      <w:r w:rsidRPr="00C949F2">
        <w:rPr>
          <w:rFonts w:ascii="Aptos" w:hAnsi="Aptos"/>
        </w:rPr>
        <w:t>of RH.</w:t>
      </w:r>
      <w:r>
        <w:rPr>
          <w:rFonts w:ascii="Aptos" w:hAnsi="Aptos"/>
        </w:rPr>
        <w:t xml:space="preserve"> Cloud fraction changes strongly inversely to </w:t>
      </w:r>
      <m:oMath>
        <m:r>
          <w:rPr>
            <w:rFonts w:ascii="Cambria Math" w:hAnsi="Cambria Math"/>
          </w:rPr>
          <m:t>s</m:t>
        </m:r>
      </m:oMath>
      <w:r>
        <w:rPr>
          <w:rFonts w:ascii="Aptos" w:eastAsiaTheme="minorEastAsia" w:hAnsi="Aptos"/>
        </w:rPr>
        <w:t xml:space="preserve"> according to</w:t>
      </w:r>
      <w:r>
        <w:rPr>
          <w:rFonts w:ascii="Aptos" w:hAnsi="Aptos"/>
        </w:rPr>
        <w:t xml:space="preserve"> </w:t>
      </w:r>
      <m:oMath>
        <m:f>
          <m:fPr>
            <m:type m:val="lin"/>
            <m:ctrlPr>
              <w:rPr>
                <w:rFonts w:ascii="Cambria Math" w:hAnsi="Cambria Math" w:cs="Menlo"/>
                <w:i/>
                <w:color w:val="3B2322"/>
                <w:kern w:val="0"/>
              </w:rPr>
            </m:ctrlPr>
          </m:fPr>
          <m:num>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sSub>
                  <m:sSubPr>
                    <m:ctrlPr>
                      <w:rPr>
                        <w:rFonts w:ascii="Cambria Math" w:hAnsi="Cambria Math" w:cs="Menlo"/>
                        <w:i/>
                        <w:color w:val="3B2322"/>
                        <w:kern w:val="0"/>
                      </w:rPr>
                    </m:ctrlPr>
                  </m:sSubPr>
                  <m:e>
                    <m:r>
                      <w:rPr>
                        <w:rFonts w:ascii="Cambria Math" w:hAnsi="Cambria Math" w:cs="Menlo"/>
                        <w:color w:val="3B2322"/>
                        <w:kern w:val="0"/>
                      </w:rPr>
                      <m:t>C</m:t>
                    </m:r>
                  </m:e>
                  <m:sub>
                    <m:r>
                      <w:rPr>
                        <w:rFonts w:ascii="Cambria Math" w:hAnsi="Cambria Math" w:cs="Menlo"/>
                        <w:color w:val="3B2322"/>
                        <w:kern w:val="0"/>
                      </w:rPr>
                      <m:t>CB</m:t>
                    </m:r>
                  </m:sub>
                </m:sSub>
              </m:e>
            </m:func>
          </m:num>
          <m:den>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r>
                  <w:rPr>
                    <w:rFonts w:ascii="Cambria Math" w:hAnsi="Cambria Math" w:cs="Menlo"/>
                    <w:color w:val="3B2322"/>
                    <w:kern w:val="0"/>
                  </w:rPr>
                  <m:t>s</m:t>
                </m:r>
              </m:e>
            </m:func>
          </m:den>
        </m:f>
        <m:r>
          <w:rPr>
            <w:rFonts w:ascii="Cambria Math" w:hAnsi="Cambria Math" w:cs="Menlo"/>
            <w:color w:val="3B2322"/>
            <w:kern w:val="0"/>
          </w:rPr>
          <m:t>≈-3.2</m:t>
        </m:r>
      </m:oMath>
      <w:r>
        <w:rPr>
          <w:rFonts w:ascii="Aptos" w:eastAsiaTheme="minorEastAsia" w:hAnsi="Aptos"/>
          <w:color w:val="3B2322"/>
          <w:kern w:val="0"/>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eastAsiaTheme="minorEastAsia" w:hAnsi="Aptos"/>
        </w:rPr>
        <w:t xml:space="preserve">matches the observations </w:t>
      </w:r>
      <w:r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p>
    <w:p w14:paraId="6C3F1C95" w14:textId="77777777" w:rsidR="00F13B3A" w:rsidRPr="006756AD" w:rsidRDefault="00F13B3A" w:rsidP="00F13B3A">
      <w:pPr>
        <w:pStyle w:val="BodyText"/>
        <w:rPr>
          <w:rFonts w:ascii="Aptos" w:eastAsiaTheme="minorEastAsia" w:hAnsi="Aptos"/>
        </w:rPr>
      </w:pPr>
      <w:r>
        <w:rPr>
          <w:rFonts w:ascii="Aptos" w:hAnsi="Aptos"/>
        </w:rPr>
        <w:t xml:space="preserve">The distribution of the saturation deficit depends on the mean humidity, the subcloud gradient, and the moisture flux. </w:t>
      </w:r>
      <w:r w:rsidRPr="00C949F2">
        <w:rPr>
          <w:rFonts w:ascii="Aptos" w:hAnsi="Aptos"/>
        </w:rPr>
        <w:t xml:space="preserve">The </w:t>
      </w:r>
      <w:r>
        <w:rPr>
          <w:rFonts w:ascii="Aptos" w:hAnsi="Aptos"/>
        </w:rPr>
        <w:t>standard deviation</w:t>
      </w:r>
      <w:r w:rsidRPr="00C949F2">
        <w:rPr>
          <w:rFonts w:ascii="Aptos" w:hAnsi="Aptos"/>
        </w:rPr>
        <w:t xml:space="preserve"> of specific humidity is </w:t>
      </w:r>
      <w:r>
        <w:rPr>
          <w:rFonts w:ascii="Aptos" w:hAnsi="Aptos"/>
        </w:rPr>
        <w:t xml:space="preserve">solved </w:t>
      </w:r>
      <w:r w:rsidRPr="00C949F2">
        <w:rPr>
          <w:rFonts w:ascii="Aptos" w:hAnsi="Aptos"/>
        </w:rPr>
        <w:t xml:space="preserve">from production-dissipation balance </w:t>
      </w:r>
      <w:r>
        <w:rPr>
          <w:rFonts w:ascii="Aptos" w:hAnsi="Aptos"/>
        </w:rPr>
        <w:t>for</w:t>
      </w:r>
      <w:r w:rsidRPr="00C949F2">
        <w:rPr>
          <w:rFonts w:ascii="Aptos" w:hAnsi="Aptos"/>
        </w:rPr>
        <w:t xml:space="preserve"> </w:t>
      </w:r>
      <w:r>
        <w:rPr>
          <w:rFonts w:ascii="Aptos" w:hAnsi="Aptos"/>
        </w:rPr>
        <w:t xml:space="preserve">the subcloud </w:t>
      </w:r>
      <w:r w:rsidRPr="00C949F2">
        <w:rPr>
          <w:rFonts w:ascii="Aptos" w:hAnsi="Aptos"/>
        </w:rPr>
        <w:t>specific humidity variance</w:t>
      </w:r>
      <w:r>
        <w:rPr>
          <w:rFonts w:ascii="Aptos" w:hAnsi="Aptos"/>
        </w:rPr>
        <w:t xml:space="preserve"> </w:t>
      </w:r>
      <m:oMath>
        <m:f>
          <m:fPr>
            <m:type m:val="lin"/>
            <m:ctrlPr>
              <w:rPr>
                <w:rFonts w:ascii="Cambria Math" w:hAnsi="Cambria Math"/>
                <w:i/>
              </w:rPr>
            </m:ctrlPr>
          </m:fPr>
          <m:num>
            <m:r>
              <w:rPr>
                <w:rFonts w:ascii="Cambria Math" w:hAnsi="Cambria Math"/>
              </w:rPr>
              <m:t>∂</m:t>
            </m: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'2</m:t>
                    </m:r>
                  </m:sup>
                </m:sSup>
              </m:e>
            </m:bar>
          </m:num>
          <m:den>
            <m:r>
              <w:rPr>
                <w:rFonts w:ascii="Cambria Math" w:hAnsi="Cambria Math"/>
              </w:rPr>
              <m:t>∂t</m:t>
            </m:r>
          </m:den>
        </m:f>
        <m:r>
          <w:rPr>
            <w:rFonts w:ascii="Cambria Math" w:hAnsi="Cambria Math"/>
          </w:rPr>
          <m:t>=0</m:t>
        </m:r>
      </m:oMath>
      <w:r>
        <w:rPr>
          <w:rFonts w:ascii="Aptos" w:hAnsi="Aptos"/>
        </w:rPr>
        <w:t>,</w:t>
      </w:r>
      <w:r>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Pr>
          <w:rFonts w:ascii="Aptos" w:hAnsi="Aptos"/>
        </w:rPr>
        <w:t>Humidity</w:t>
      </w:r>
      <w:r w:rsidRPr="00C949F2">
        <w:rPr>
          <w:rFonts w:ascii="Aptos" w:hAnsi="Aptos"/>
        </w:rPr>
        <w:t xml:space="preserve"> </w:t>
      </w:r>
      <w:r>
        <w:rPr>
          <w:rFonts w:ascii="Aptos" w:hAnsi="Aptos"/>
        </w:rPr>
        <w:t xml:space="preserve">variance is produced by </w:t>
      </w:r>
      <w:r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Pr>
          <w:rFonts w:ascii="Aptos" w:eastAsiaTheme="minorEastAsia" w:hAnsi="Aptos"/>
        </w:rPr>
        <w:t xml:space="preserve">. </w:t>
      </w:r>
      <w:r>
        <w:rPr>
          <w:rFonts w:ascii="Aptos" w:hAnsi="Aptos"/>
        </w:rPr>
        <w:t xml:space="preserve">It 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Pr>
          <w:rFonts w:ascii="Aptos" w:eastAsiaTheme="minorEastAsia" w:hAnsi="Aptos"/>
        </w:rPr>
        <w:t xml:space="preserve"> from turbulent stirring and viscous mixing of humidity fluctuations, </w:t>
      </w:r>
      <w:r>
        <w:rPr>
          <w:rFonts w:ascii="Aptos" w:eastAsiaTheme="minorEastAsia" w:hAnsi="Aptos"/>
        </w:rPr>
        <w:lastRenderedPageBreak/>
        <w:t xml:space="preserve">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ascii="Aptos" w:eastAsiaTheme="minorEastAsia" w:hAnsi="Aptos"/>
        </w:rPr>
        <w:t xml:space="preserve"> is a constant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Pr>
          <w:rFonts w:ascii="Aptos" w:eastAsiaTheme="minorEastAsia" w:hAnsi="Aptos"/>
        </w:rPr>
        <w:t xml:space="preserve"> is the cloud base height</w:t>
      </w:r>
      <w:r>
        <w:rPr>
          <w:rFonts w:ascii="Aptos" w:hAnsi="Aptos"/>
        </w:rPr>
        <w:t xml:space="preserve">. Shear production is greater than buoyancy production. Solving for humidity variance, the friction velocity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Pr>
          <w:rFonts w:ascii="Aptos" w:eastAsiaTheme="minorEastAsia" w:hAnsi="Aptos"/>
        </w:rPr>
        <w:t xml:space="preserve"> cancels and</w:t>
      </w:r>
      <w:r>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Pr>
          <w:rFonts w:ascii="Aptos" w:eastAsiaTheme="minorEastAsia" w:hAnsi="Aptos"/>
        </w:rPr>
        <w:t xml:space="preserve">Then the RH standard deviation at cloud base, </w:t>
      </w:r>
      <m:oMath>
        <m:r>
          <m:rPr>
            <m:sty m:val="p"/>
          </m:rP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Pr>
          <w:rFonts w:ascii="Aptos" w:hAnsi="Aptos"/>
        </w:rPr>
        <w:t xml:space="preserve">depends on </w:t>
      </w:r>
      <w:r w:rsidRPr="00C949F2">
        <w:rPr>
          <w:rFonts w:ascii="Aptos" w:hAnsi="Aptos"/>
        </w:rPr>
        <w:t>the humidity scale</w:t>
      </w:r>
      <w:r>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C949F2">
        <w:rPr>
          <w:rFonts w:ascii="Aptos" w:hAnsi="Aptos"/>
        </w:rPr>
        <w:t>, the subcloud mean humidity difference</w:t>
      </w:r>
      <w:r>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Pr="00C949F2">
        <w:rPr>
          <w:rFonts w:ascii="Aptos" w:hAnsi="Aptos"/>
        </w:rPr>
        <w:t xml:space="preserve">, and the </w:t>
      </w:r>
      <w:r>
        <w:rPr>
          <w:rFonts w:ascii="Aptos" w:hAnsi="Aptos"/>
        </w:rPr>
        <w:t xml:space="preserve">cloud-base </w:t>
      </w:r>
      <w:r w:rsidRPr="00C949F2">
        <w:rPr>
          <w:rFonts w:ascii="Aptos" w:hAnsi="Aptos"/>
        </w:rPr>
        <w:t>saturation specific humidity</w:t>
      </w:r>
      <w:r>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Pr="00C949F2">
        <w:rPr>
          <w:rFonts w:ascii="Aptos" w:hAnsi="Aptos"/>
        </w:rPr>
        <w:t>.</w:t>
      </w:r>
      <w:r>
        <w:rPr>
          <w:rFonts w:ascii="Aptos" w:hAnsi="Aptos"/>
        </w:rPr>
        <w:t xml:space="preserve"> Absent another reason, we assume </w:t>
      </w:r>
      <w:r w:rsidRPr="002B3094">
        <w:rPr>
          <w:rFonts w:ascii="Aptos" w:hAnsi="Aptos"/>
        </w:rPr>
        <w:t>specific humidit</w:t>
      </w:r>
      <w:r>
        <w:rPr>
          <w:rFonts w:ascii="Aptos" w:hAnsi="Aptos"/>
        </w:rPr>
        <w:t>y gradient</w:t>
      </w:r>
      <w:r w:rsidRPr="002B3094">
        <w:rPr>
          <w:rFonts w:ascii="Aptos" w:hAnsi="Aptos"/>
        </w:rPr>
        <w:t xml:space="preserve"> </w:t>
      </w:r>
      <w:r w:rsidRPr="002B3094">
        <w:rPr>
          <w:rFonts w:ascii="Aptos" w:eastAsiaTheme="minorEastAsia" w:hAnsi="Aptos"/>
        </w:rPr>
        <w:t>scale</w:t>
      </w:r>
      <w:r>
        <w:rPr>
          <w:rFonts w:ascii="Aptos" w:eastAsiaTheme="minorEastAsia" w:hAnsi="Aptos"/>
        </w:rPr>
        <w:t>s</w:t>
      </w:r>
      <w:r w:rsidRPr="002B3094">
        <w:rPr>
          <w:rFonts w:ascii="Aptos" w:eastAsiaTheme="minorEastAsia" w:hAnsi="Aptos"/>
        </w:rPr>
        <w:t xml:space="preserve"> as +7% K</w:t>
      </w:r>
      <w:r w:rsidRPr="002B3094">
        <w:rPr>
          <w:rFonts w:ascii="Aptos" w:eastAsiaTheme="minorEastAsia" w:hAnsi="Aptos"/>
          <w:vertAlign w:val="superscript"/>
        </w:rPr>
        <w:t>–1</w:t>
      </w:r>
      <w:r w:rsidRPr="002B3094">
        <w:rPr>
          <w:rFonts w:ascii="Aptos" w:eastAsiaTheme="minorEastAsia" w:hAnsi="Aptos"/>
        </w:rPr>
        <w:t>, so the change of</w:t>
      </w:r>
      <w:r w:rsidRPr="002B3094">
        <w:rPr>
          <w:rFonts w:ascii="Aptos" w:eastAsiaTheme="minorEastAsia" w:hAnsi="Aptos"/>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Pr="002B3094">
        <w:rPr>
          <w:rFonts w:ascii="Aptos" w:eastAsiaTheme="minorEastAsia" w:hAnsi="Aptos"/>
        </w:rPr>
        <w:t xml:space="preserve"> </w:t>
      </w:r>
      <w:r w:rsidRPr="002B3094">
        <w:rPr>
          <w:rFonts w:ascii="Aptos" w:hAnsi="Aptos"/>
        </w:rPr>
        <w:t>cancels and</w:t>
      </w:r>
      <w:r w:rsidRPr="002B3094">
        <w:rPr>
          <w:rFonts w:ascii="Aptos" w:hAnsi="Aptos"/>
        </w:rPr>
        <w:br/>
      </w:r>
      <w:bookmarkStart w:id="46"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eastAsiaTheme="minorEastAsia" w:hAnsi="Aptos"/>
            </w:rPr>
            <w:br/>
          </m:r>
        </m:oMath>
      </m:oMathPara>
      <w:r>
        <w:rPr>
          <w:rFonts w:ascii="Aptos" w:hAnsi="Aptos"/>
        </w:rPr>
        <w:t xml:space="preserve">The </w:t>
      </w:r>
      <w:r w:rsidRPr="00C949F2">
        <w:rPr>
          <w:rFonts w:ascii="Aptos" w:hAnsi="Aptos"/>
        </w:rPr>
        <w:t>surface evaporation</w:t>
      </w:r>
      <w:r>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Pr>
          <w:rFonts w:ascii="Aptos" w:hAnsi="Aptos"/>
        </w:rPr>
        <w:t xml:space="preserve"> and </w:t>
      </w:r>
      <w:r w:rsidRPr="00C949F2">
        <w:rPr>
          <w:rFonts w:ascii="Aptos" w:hAnsi="Aptos"/>
        </w:rPr>
        <w:t xml:space="preserve">cloud-base moisture flux </w:t>
      </w:r>
      <w:r>
        <w:rPr>
          <w:rFonts w:ascii="Aptos" w:hAnsi="Aptos"/>
        </w:rPr>
        <w:t>increase +2 % K</w:t>
      </w:r>
      <w:r>
        <w:rPr>
          <w:rFonts w:ascii="Aptos" w:hAnsi="Aptos"/>
          <w:vertAlign w:val="superscript"/>
        </w:rPr>
        <w:t>–1</w:t>
      </w:r>
      <w:r>
        <w:rPr>
          <w:rFonts w:ascii="Aptos" w:hAnsi="Aptos"/>
        </w:rPr>
        <w:t xml:space="preserve"> </w:t>
      </w:r>
      <w:r w:rsidRPr="00C949F2">
        <w:rPr>
          <w:rFonts w:ascii="Aptos" w:hAnsi="Aptos"/>
        </w:rPr>
        <w:t>t</w:t>
      </w:r>
      <w:r>
        <w:rPr>
          <w:rFonts w:ascii="Aptos" w:hAnsi="Aptos"/>
        </w:rPr>
        <w:t>o</w:t>
      </w:r>
      <w:r w:rsidRPr="00C949F2">
        <w:rPr>
          <w:rFonts w:ascii="Aptos" w:hAnsi="Aptos"/>
        </w:rPr>
        <w:t xml:space="preserve"> balance the</w:t>
      </w:r>
      <w:r>
        <w:rPr>
          <w:rFonts w:ascii="Aptos" w:hAnsi="Aptos"/>
        </w:rPr>
        <w:t xml:space="preserve"> increase</w:t>
      </w:r>
      <w:r w:rsidRPr="00C949F2">
        <w:rPr>
          <w:rFonts w:ascii="Aptos" w:hAnsi="Aptos"/>
        </w:rPr>
        <w:t xml:space="preserve"> of precipitation. </w:t>
      </w:r>
      <w:r>
        <w:rPr>
          <w:rFonts w:ascii="Aptos" w:hAnsi="Aptos"/>
        </w:rPr>
        <w:t>From factoring the evaporation,</w:t>
      </w:r>
      <w:r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4C3865BB" w14:textId="1A4CBB14"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change of the mean 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bar>
                        <m:barPr>
                          <m:pos m:val="top"/>
                          <m:ctrlPr>
                            <w:rPr>
                              <w:rFonts w:ascii="Cambria Math" w:eastAsiaTheme="minorEastAsia" w:hAnsi="Cambria Math"/>
                              <w:i/>
                              <w:iCs/>
                            </w:rPr>
                          </m:ctrlPr>
                        </m:barPr>
                        <m:e>
                          <m: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 xml:space="preserve">. </w:t>
      </w:r>
      <w:r>
        <w:rPr>
          <w:rFonts w:ascii="Aptos" w:eastAsiaTheme="minorEastAsia" w:hAnsi="Aptos"/>
        </w:rPr>
        <w:t xml:space="preserve">We evaluate this as </w:t>
      </w:r>
      <w:r w:rsidR="00BE3347">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=-c(b-1/2)(d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rPr>
        <w:t xml:space="preserve">a function of two parameters </w:t>
      </w:r>
      <m:oMath>
        <m:r>
          <w:rPr>
            <w:rFonts w:ascii="Cambria Math" w:eastAsiaTheme="minorEastAsia" w:hAnsi="Cambria Math"/>
          </w:rPr>
          <m:t>b</m:t>
        </m:r>
      </m:oMath>
      <w:r>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 xml:space="preserve">, </w:t>
      </w:r>
      <w:r w:rsidR="00BE3347">
        <w:rPr>
          <w:rFonts w:ascii="Aptos" w:eastAsiaTheme="minorEastAsia" w:hAnsi="Aptos"/>
        </w:rPr>
        <w:t>not known precisely but</w:t>
      </w:r>
      <w:r>
        <w:rPr>
          <w:rFonts w:ascii="Aptos" w:eastAsiaTheme="minorEastAsia" w:hAnsi="Aptos"/>
        </w:rPr>
        <w:t xml:space="preserve"> bounded by 0 and 1. The coefficient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Pr>
          <w:rFonts w:ascii="Aptos" w:eastAsiaTheme="minorEastAsia" w:hAnsi="Aptos"/>
        </w:rPr>
        <w:t xml:space="preserve"> is the ratio of the cloud base RH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to the surface saturation deficit, which is 0 for constant cloud base RH, and 1 for cloud base mean saturation deficit scaling as 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w:t>
      </w:r>
    </w:p>
    <w:p w14:paraId="2AA39C77"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61B6396D" w14:textId="3F31E680" w:rsidR="00F13B3A" w:rsidRPr="006C0992" w:rsidRDefault="00B8395C"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The</w:t>
      </w:r>
      <w:r w:rsidR="00BE3347">
        <w:rPr>
          <w:rFonts w:ascii="Aptos" w:eastAsiaTheme="minorEastAsia" w:hAnsi="Aptos"/>
        </w:rPr>
        <w:t xml:space="preserve"> </w:t>
      </w:r>
      <w:r>
        <w:rPr>
          <w:rFonts w:ascii="Aptos" w:eastAsiaTheme="minorEastAsia" w:hAnsi="Aptos"/>
        </w:rPr>
        <w:t xml:space="preserve">coefficient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num>
          <m:den>
            <m:d>
              <m:dPr>
                <m:ctrlPr>
                  <w:rPr>
                    <w:rFonts w:ascii="Cambria Math" w:eastAsiaTheme="minorEastAsia" w:hAnsi="Cambria Math"/>
                    <w:i/>
                  </w:rPr>
                </m:ctrlPr>
              </m:dPr>
              <m:e>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e>
            </m:d>
          </m:den>
        </m:f>
      </m:oMath>
      <w:r w:rsidR="003526B3">
        <w:rPr>
          <w:rFonts w:ascii="Aptos" w:eastAsiaTheme="minorEastAsia" w:hAnsi="Aptos"/>
        </w:rPr>
        <w:t xml:space="preserve">, </w:t>
      </w:r>
      <w:r>
        <w:rPr>
          <w:rFonts w:ascii="Aptos" w:eastAsiaTheme="minorEastAsia" w:hAnsi="Aptos"/>
        </w:rPr>
        <w:t>is</w:t>
      </w:r>
      <w:r w:rsidR="003526B3">
        <w:rPr>
          <w:rFonts w:ascii="Aptos" w:eastAsiaTheme="minorEastAsia" w:hAnsi="Aptos"/>
        </w:rPr>
        <w:t xml:space="preserve"> </w:t>
      </w:r>
      <w:r w:rsidR="00BE3347">
        <w:rPr>
          <w:rFonts w:ascii="Aptos" w:eastAsiaTheme="minorEastAsia" w:hAnsi="Aptos"/>
        </w:rPr>
        <w:t xml:space="preserve">the </w:t>
      </w:r>
      <w:r>
        <w:rPr>
          <w:rFonts w:ascii="Aptos" w:eastAsiaTheme="minorEastAsia" w:hAnsi="Aptos"/>
        </w:rPr>
        <w:t>damping</w:t>
      </w:r>
      <w:r w:rsidR="003526B3">
        <w:rPr>
          <w:rFonts w:ascii="Aptos" w:eastAsiaTheme="minorEastAsia" w:hAnsi="Aptos"/>
        </w:rPr>
        <w:t xml:space="preserve"> of the </w:t>
      </w:r>
      <w:r w:rsidR="00BE3347">
        <w:rPr>
          <w:rFonts w:ascii="Aptos" w:eastAsiaTheme="minorEastAsia" w:hAnsi="Aptos"/>
        </w:rPr>
        <w:t xml:space="preserve">change of the </w:t>
      </w:r>
      <w:r w:rsidR="003526B3">
        <w:rPr>
          <w:rFonts w:ascii="Aptos" w:eastAsiaTheme="minorEastAsia" w:hAnsi="Aptos"/>
        </w:rPr>
        <w:t>surface flux</w:t>
      </w:r>
      <w:r>
        <w:rPr>
          <w:rFonts w:ascii="Aptos" w:eastAsiaTheme="minorEastAsia" w:hAnsi="Aptos"/>
        </w:rPr>
        <w:t xml:space="preserve"> by </w:t>
      </w:r>
      <w:r w:rsidR="00BE3347">
        <w:rPr>
          <w:rFonts w:ascii="Aptos" w:eastAsiaTheme="minorEastAsia" w:hAnsi="Aptos"/>
        </w:rPr>
        <w:t xml:space="preserve">the increase of </w:t>
      </w:r>
      <w:r>
        <w:rPr>
          <w:rFonts w:ascii="Aptos" w:eastAsiaTheme="minorEastAsia" w:hAnsi="Aptos"/>
        </w:rPr>
        <w:t xml:space="preserve">surface RH. For constant surface wind speed, </w:t>
      </w:r>
      <m:oMath>
        <m:r>
          <w:rPr>
            <w:rFonts w:ascii="Cambria Math" w:eastAsiaTheme="minorEastAsia" w:hAnsi="Cambria Math"/>
          </w:rPr>
          <m:t>c=1</m:t>
        </m:r>
      </m:oMath>
      <w:r>
        <w:rPr>
          <w:rFonts w:ascii="Aptos" w:eastAsiaTheme="minorEastAsia" w:hAnsi="Aptos"/>
        </w:rPr>
        <w:t xml:space="preserve">. Otherwise, the evaporation is damped </w:t>
      </w:r>
      <w:r w:rsidR="004B2465">
        <w:rPr>
          <w:rFonts w:ascii="Aptos" w:eastAsiaTheme="minorEastAsia" w:hAnsi="Aptos"/>
        </w:rPr>
        <w:t xml:space="preserve">also </w:t>
      </w:r>
      <w:r>
        <w:rPr>
          <w:rFonts w:ascii="Aptos" w:eastAsiaTheme="minorEastAsia" w:hAnsi="Aptos"/>
        </w:rPr>
        <w:t xml:space="preserve">by decreasing wind speed. At </w:t>
      </w:r>
      <m:oMath>
        <m:r>
          <w:rPr>
            <w:rFonts w:ascii="Cambria Math" w:eastAsiaTheme="minorEastAsia" w:hAnsi="Cambria Math"/>
          </w:rPr>
          <m:t>c=0</m:t>
        </m:r>
      </m:oMath>
      <w:r>
        <w:rPr>
          <w:rFonts w:ascii="Aptos" w:eastAsiaTheme="minorEastAsia" w:hAnsi="Aptos"/>
        </w:rPr>
        <w:t xml:space="preserve">, the wind speed controls the flux entirely and surface RH is constant. </w:t>
      </w:r>
      <w:r w:rsidR="00F13B3A">
        <w:rPr>
          <w:rFonts w:ascii="Aptos" w:eastAsiaTheme="minorEastAsia" w:hAnsi="Aptos"/>
          <w:iCs/>
        </w:rPr>
        <w:t xml:space="preserve">Solving for the relative change of </w:t>
      </w:r>
      <m:oMath>
        <m:r>
          <w:rPr>
            <w:rFonts w:ascii="Cambria Math" w:eastAsiaTheme="minorEastAsia" w:hAnsi="Cambria Math"/>
          </w:rPr>
          <m:t>s</m:t>
        </m:r>
      </m:oMath>
      <w:r w:rsidR="00F13B3A">
        <w:rPr>
          <w:rFonts w:ascii="Aptos" w:eastAsiaTheme="minorEastAsia" w:hAnsi="Aptos"/>
          <w:iCs/>
        </w:rPr>
        <w:t xml:space="preserve"> in terms of the parameters yields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r>
          <w:rPr>
            <w:rFonts w:ascii="Cambria Math" w:eastAsiaTheme="minorEastAsia" w:hAnsi="Cambria Math"/>
          </w:rPr>
          <m:t>.</m:t>
        </m:r>
      </m:oMath>
      <w:r w:rsidR="00F13B3A">
        <w:rPr>
          <w:rFonts w:ascii="Aptos" w:eastAsiaTheme="minorEastAsia" w:hAnsi="Aptos"/>
          <w:iCs/>
        </w:rPr>
        <w:t xml:space="preser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 xml:space="preserve">=+5 %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r>
          <w:rPr>
            <w:rFonts w:ascii="Cambria Math" w:eastAsiaTheme="minorEastAsia" w:hAnsi="Cambria Math"/>
          </w:rPr>
          <m:t>&gt;0</m:t>
        </m:r>
      </m:oMath>
      <w:r w:rsidR="00F13B3A">
        <w:rPr>
          <w:rFonts w:ascii="Aptos" w:eastAsiaTheme="minorEastAsia" w:hAnsi="Aptos"/>
        </w:rPr>
        <w:t xml:space="preserve">, and </w:t>
      </w:r>
      <m:oMath>
        <m:r>
          <w:rPr>
            <w:rFonts w:ascii="Cambria Math" w:eastAsiaTheme="minorEastAsia" w:hAnsi="Cambria Math"/>
          </w:rPr>
          <m:t>c&gt;0</m:t>
        </m:r>
      </m:oMath>
      <w:r w:rsidR="00F13B3A">
        <w:rPr>
          <w:rFonts w:ascii="Aptos" w:eastAsiaTheme="minorEastAsia" w:hAnsi="Aptos"/>
        </w:rPr>
        <w:t>)</w:t>
      </w:r>
    </w:p>
    <w:p w14:paraId="26C5ED48"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122C9F1A" w14:textId="58A540E5"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rPr>
        <w:t xml:space="preserve">The LCL cloud model predicts cloud changes of either sign, depending on how strongly the cloud base saturation deficit scales with surface saturation deficit. </w:t>
      </w:r>
      <w:r>
        <w:rPr>
          <w:rFonts w:ascii="Aptos" w:eastAsiaTheme="minorEastAsia" w:hAnsi="Aptos"/>
          <w:iCs/>
        </w:rPr>
        <w:t xml:space="preserve">The parametric dependence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oMath>
      <w:r>
        <w:rPr>
          <w:rFonts w:ascii="Aptos" w:eastAsiaTheme="minorEastAsia" w:hAnsi="Aptos"/>
          <w:iCs/>
        </w:rPr>
        <w:t xml:space="preserve"> contoured in Fig. BCSENS</w:t>
      </w:r>
      <w:r w:rsidR="004B2465">
        <w:rPr>
          <w:rFonts w:ascii="Aptos" w:eastAsiaTheme="minorEastAsia" w:hAnsi="Aptos"/>
          <w:iCs/>
        </w:rPr>
        <w:t xml:space="preserve"> </w:t>
      </w:r>
      <w:r>
        <w:rPr>
          <w:rFonts w:ascii="Aptos" w:eastAsiaTheme="minorEastAsia" w:hAnsi="Aptos"/>
          <w:iCs/>
        </w:rPr>
        <w:t>is between –0.5 and +0.5</w:t>
      </w:r>
      <w:r w:rsidR="004B2465">
        <w:rPr>
          <w:rFonts w:ascii="Aptos" w:eastAsiaTheme="minorEastAsia" w:hAnsi="Aptos"/>
          <w:iCs/>
        </w:rPr>
        <w:t xml:space="preserve"> and </w:t>
      </w:r>
      <w:r>
        <w:rPr>
          <w:rFonts w:ascii="Aptos" w:eastAsiaTheme="minorEastAsia" w:hAnsi="Aptos"/>
          <w:iCs/>
        </w:rPr>
        <w:t>multiplies +5 % K</w:t>
      </w:r>
      <w:r>
        <w:rPr>
          <w:rFonts w:ascii="Aptos" w:eastAsiaTheme="minorEastAsia" w:hAnsi="Aptos"/>
          <w:iCs/>
          <w:vertAlign w:val="superscript"/>
        </w:rPr>
        <w:t>–1</w:t>
      </w:r>
      <w:r>
        <w:rPr>
          <w:rFonts w:ascii="Aptos" w:eastAsiaTheme="minorEastAsia" w:hAnsi="Aptos"/>
          <w:iCs/>
        </w:rPr>
        <w:t xml:space="preserve"> to give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oMath>
      <w:r>
        <w:rPr>
          <w:rFonts w:ascii="Aptos" w:eastAsiaTheme="minorEastAsia" w:hAnsi="Aptos"/>
          <w:iCs/>
        </w:rPr>
        <w:t xml:space="preserve">. Relative changes of </w:t>
      </w:r>
      <m:oMath>
        <m:r>
          <w:rPr>
            <w:rFonts w:ascii="Cambria Math" w:eastAsiaTheme="minorEastAsia" w:hAnsi="Cambria Math"/>
          </w:rPr>
          <m:t>s</m:t>
        </m:r>
      </m:oMath>
      <w:r>
        <w:rPr>
          <w:rFonts w:ascii="Aptos" w:eastAsiaTheme="minorEastAsia" w:hAnsi="Aptos"/>
          <w:iCs/>
        </w:rPr>
        <w:t xml:space="preserve"> and cloud base clouds have a symmetric response to the sensitivity to cloud base saturation deficit </w:t>
      </w:r>
      <m:oMath>
        <m:r>
          <w:rPr>
            <w:rFonts w:ascii="Cambria Math" w:eastAsiaTheme="minorEastAsia" w:hAnsi="Cambria Math"/>
          </w:rPr>
          <m:t>b</m:t>
        </m:r>
      </m:oMath>
      <w:r>
        <w:rPr>
          <w:rFonts w:ascii="Aptos" w:eastAsiaTheme="minorEastAsia" w:hAnsi="Aptos"/>
          <w:iCs/>
        </w:rPr>
        <w:t xml:space="preserve">. Clouds increase at most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w:t>
      </w:r>
    </w:p>
    <w:p w14:paraId="54E067E9" w14:textId="799166F5" w:rsidR="00F13B3A" w:rsidRPr="006D362B" w:rsidRDefault="00BE3347"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lastRenderedPageBreak/>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20"/>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14:paraId="3FFF29B7" w14:textId="29D25202" w:rsidR="00F13B3A" w:rsidRPr="00E84FB0"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eastAsiaTheme="minorEastAsia" w:hAnsi="Aptos Narrow"/>
        </w:rPr>
      </w:pPr>
      <w:r w:rsidRPr="00E84FB0">
        <w:rPr>
          <w:rFonts w:ascii="Aptos Narrow" w:eastAsiaTheme="minorEastAsia" w:hAnsi="Aptos Narrow"/>
          <w:iCs/>
        </w:rPr>
        <w:t xml:space="preserve">Figure BCSENS. Change </w:t>
      </w:r>
      <w:r w:rsidRPr="00E84FB0">
        <w:rPr>
          <w:rFonts w:ascii="Aptos Narrow" w:eastAsiaTheme="minorEastAsia" w:hAnsi="Aptos Narrow"/>
        </w:rPr>
        <w:t xml:space="preserve">of the mean normalized saturation deficit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sidRPr="00E84FB0">
        <w:rPr>
          <w:rFonts w:ascii="Aptos Narrow" w:eastAsiaTheme="minorEastAsia" w:hAnsi="Aptos Narrow"/>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sidRPr="00E84FB0">
        <w:rPr>
          <w:rFonts w:ascii="Aptos Narrow" w:eastAsiaTheme="minorEastAsia" w:hAnsi="Aptos Narrow"/>
          <w:iCs/>
        </w:rPr>
        <w:t xml:space="preserve"> The relative change of </w:t>
      </w:r>
      <m:oMath>
        <m:r>
          <w:rPr>
            <w:rFonts w:ascii="Cambria Math" w:eastAsiaTheme="minorEastAsia" w:hAnsi="Cambria Math"/>
          </w:rPr>
          <m:t>s</m:t>
        </m:r>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sidRPr="00E84FB0">
        <w:rPr>
          <w:rFonts w:ascii="Aptos Narrow" w:eastAsiaTheme="minorEastAsia" w:hAnsi="Aptos Narrow"/>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sidRPr="00E84FB0">
        <w:rPr>
          <w:rFonts w:ascii="Aptos Narrow" w:eastAsiaTheme="minorEastAsia" w:hAnsi="Aptos Narrow"/>
          <w:iCs/>
        </w:rPr>
        <w:t xml:space="preserve"> +0.08 to –0.08. Cloud base clouds are unchanged for </w:t>
      </w:r>
      <m:oMath>
        <m:r>
          <w:rPr>
            <w:rFonts w:ascii="Cambria Math" w:eastAsiaTheme="minorEastAsia" w:hAnsi="Cambria Math"/>
          </w:rPr>
          <m:t>c=1</m:t>
        </m:r>
      </m:oMath>
      <w:r w:rsidRPr="00E84FB0">
        <w:rPr>
          <w:rFonts w:ascii="Aptos Narrow" w:eastAsiaTheme="minorEastAsia" w:hAnsi="Aptos Narrow"/>
          <w:iCs/>
        </w:rPr>
        <w:t xml:space="preserve"> or </w:t>
      </w:r>
      <m:oMath>
        <m:r>
          <w:rPr>
            <w:rFonts w:ascii="Cambria Math" w:eastAsiaTheme="minorEastAsia" w:hAnsi="Cambria Math"/>
          </w:rPr>
          <m:t>b=1/2</m:t>
        </m:r>
      </m:oMath>
      <w:r w:rsidRPr="00E84FB0">
        <w:rPr>
          <w:rFonts w:ascii="Aptos Narrow" w:eastAsiaTheme="minorEastAsia" w:hAnsi="Aptos Narrow"/>
          <w:iCs/>
        </w:rPr>
        <w:t>.</w:t>
      </w:r>
      <w:r w:rsidR="00E84FB0" w:rsidRPr="00E84FB0">
        <w:rPr>
          <w:rFonts w:ascii="Aptos Narrow" w:eastAsiaTheme="minorEastAsia" w:hAnsi="Aptos Narrow"/>
          <w:iCs/>
        </w:rPr>
        <w:t xml:space="preserve"> The parameter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E84FB0" w:rsidRPr="00E84FB0">
        <w:rPr>
          <w:rFonts w:ascii="Aptos Narrow" w:eastAsiaTheme="minorEastAsia" w:hAnsi="Aptos Narrow"/>
        </w:rPr>
        <w:t xml:space="preserve"> is the sensitivity of the cloud-base saturation deficit</w:t>
      </w:r>
      <w:r w:rsidR="00E84FB0">
        <w:rPr>
          <w:rFonts w:ascii="Aptos Narrow" w:eastAsiaTheme="minorEastAsia" w:hAnsi="Aptos Narrow"/>
        </w:rPr>
        <w:t xml:space="preserve"> to the surface saturation deficit, and </w:t>
      </w:r>
    </w:p>
    <w:p w14:paraId="3AF023AD" w14:textId="00FA99AE" w:rsidR="00F13B3A" w:rsidRPr="00793FA5" w:rsidRDefault="00F13B3A" w:rsidP="00F13B3A">
      <w:pPr>
        <w:pStyle w:val="BodyText"/>
        <w:rPr>
          <w:rFonts w:ascii="Aptos" w:eastAsiaTheme="minorEastAsia" w:hAnsi="Aptos"/>
          <w:kern w:val="2"/>
        </w:rPr>
      </w:pPr>
      <w:r w:rsidRPr="00AF7F9E">
        <w:rPr>
          <w:rFonts w:ascii="Aptos" w:eastAsiaTheme="minorEastAsia" w:hAnsi="Aptos"/>
        </w:rPr>
        <w:t xml:space="preserve">Cloud base clouds </w:t>
      </w:r>
      <w:r>
        <w:rPr>
          <w:rFonts w:ascii="Aptos" w:eastAsiaTheme="minorEastAsia" w:hAnsi="Aptos"/>
        </w:rPr>
        <w:t xml:space="preserve">do not change </w:t>
      </w:r>
      <w:r>
        <w:rPr>
          <w:rFonts w:ascii="Aptos" w:eastAsiaTheme="minorEastAsia" w:hAnsi="Aptos"/>
          <w:iCs/>
        </w:rPr>
        <w:t xml:space="preserve">for </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 c=1</m:t>
        </m:r>
      </m:oMath>
      <w:r>
        <w:rPr>
          <w:rFonts w:ascii="Aptos" w:eastAsiaTheme="minorEastAsia" w:hAnsi="Aptos"/>
          <w:iCs/>
        </w:rPr>
        <w:t xml:space="preserve"> or </w:t>
      </w:r>
      <m:oMath>
        <m:r>
          <w:rPr>
            <w:rFonts w:ascii="Cambria Math" w:eastAsiaTheme="minorEastAsia" w:hAnsi="Cambria Math"/>
          </w:rPr>
          <m:t>b=1/2</m:t>
        </m:r>
      </m:oMath>
      <w:r>
        <w:rPr>
          <w:rFonts w:ascii="Aptos" w:eastAsiaTheme="minorEastAsia" w:hAnsi="Aptos"/>
          <w:iCs/>
        </w:rPr>
        <w:t xml:space="preserve">.  </w:t>
      </w:r>
      <w:r>
        <w:rPr>
          <w:rFonts w:ascii="Aptos" w:eastAsiaTheme="minorEastAsia" w:hAnsi="Aptos"/>
        </w:rPr>
        <w:t xml:space="preserve">For </w:t>
      </w:r>
      <m:oMath>
        <m:r>
          <w:rPr>
            <w:rFonts w:ascii="Cambria Math" w:eastAsiaTheme="minorEastAsia" w:hAnsi="Cambria Math"/>
          </w:rPr>
          <m:t>c=1,</m:t>
        </m:r>
      </m:oMath>
      <w:r>
        <w:rPr>
          <w:rFonts w:ascii="Aptos" w:eastAsiaTheme="minorEastAsia" w:hAnsi="Aptos"/>
        </w:rPr>
        <w:t xml:space="preserve"> decreasing wind speed –5% K</w:t>
      </w:r>
      <w:r>
        <w:rPr>
          <w:rFonts w:ascii="Aptos" w:eastAsiaTheme="minorEastAsia" w:hAnsi="Aptos"/>
          <w:vertAlign w:val="superscript"/>
        </w:rPr>
        <w:t>–1</w:t>
      </w:r>
      <w:r>
        <w:rPr>
          <w:rFonts w:ascii="Aptos" w:eastAsiaTheme="minorEastAsia" w:hAnsi="Aptos"/>
        </w:rPr>
        <w:t xml:space="preserve"> damps the evaporation to +2% K</w:t>
      </w:r>
      <w:r>
        <w:rPr>
          <w:rFonts w:ascii="Aptos" w:eastAsiaTheme="minorEastAsia" w:hAnsi="Aptos"/>
          <w:vertAlign w:val="superscript"/>
        </w:rPr>
        <w:t>–1</w:t>
      </w:r>
      <w:r>
        <w:rPr>
          <w:rFonts w:ascii="Aptos" w:eastAsiaTheme="minorEastAsia" w:hAnsi="Aptos"/>
        </w:rPr>
        <w:t xml:space="preserve">, and surface saturation deficit and RH are constant, having no effect on clouds. </w:t>
      </w:r>
      <w:r w:rsidRPr="00AF7F9E">
        <w:rPr>
          <w:rFonts w:ascii="Aptos" w:hAnsi="Aptos"/>
        </w:rPr>
        <w:t>Clouds</w:t>
      </w:r>
      <w:r>
        <w:rPr>
          <w:rFonts w:ascii="Aptos" w:eastAsiaTheme="minorEastAsia" w:hAnsi="Aptos"/>
        </w:rPr>
        <w:t xml:space="preserve"> are most sensitive at </w:t>
      </w:r>
      <m:oMath>
        <m:r>
          <w:rPr>
            <w:rFonts w:ascii="Cambria Math" w:eastAsiaTheme="minorEastAsia" w:hAnsi="Cambria Math"/>
          </w:rPr>
          <m:t>c=0</m:t>
        </m:r>
      </m:oMath>
      <w:r>
        <w:rPr>
          <w:rFonts w:ascii="Aptos" w:eastAsiaTheme="minorEastAsia" w:hAnsi="Aptos"/>
        </w:rPr>
        <w:t xml:space="preserve">, when wind does not change and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 xml:space="preserve"> decreases (RH increases) to damp the surface evaporation. For </w:t>
      </w:r>
      <m:oMath>
        <m:r>
          <w:rPr>
            <w:rFonts w:ascii="Cambria Math" w:eastAsiaTheme="minorEastAsia" w:hAnsi="Cambria Math"/>
          </w:rPr>
          <m:t>b=0</m:t>
        </m:r>
      </m:oMath>
      <w:r>
        <w:rPr>
          <w:rFonts w:ascii="Aptos" w:eastAsiaTheme="minorEastAsia" w:hAnsi="Aptos"/>
        </w:rPr>
        <w:t xml:space="preserv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is constant. Then increasing the specific humidity more strongly than the flux narrows the width of the RH, decreasing clouds. For </w:t>
      </w:r>
      <m:oMath>
        <m:r>
          <w:rPr>
            <w:rFonts w:ascii="Cambria Math" w:eastAsiaTheme="minorEastAsia" w:hAnsi="Cambria Math"/>
          </w:rPr>
          <m:t>b=1</m:t>
        </m:r>
      </m:oMath>
      <w:r>
        <w:rPr>
          <w:rFonts w:ascii="Aptos" w:eastAsiaTheme="minorEastAsia" w:hAnsi="Aptos"/>
        </w:rPr>
        <w:t xml:space="preserve">, surface and cloud base saturation deficits decrease proportionally, so cloud-base RH and clouds increase. At </w:t>
      </w:r>
      <m:oMath>
        <m:r>
          <w:rPr>
            <w:rFonts w:ascii="Cambria Math" w:eastAsiaTheme="minorEastAsia" w:hAnsi="Cambria Math"/>
          </w:rPr>
          <m:t>b=</m:t>
        </m:r>
      </m:oMath>
      <w:r>
        <w:rPr>
          <w:rFonts w:ascii="Aptos" w:eastAsiaTheme="minorEastAsia" w:hAnsi="Aptos"/>
        </w:rPr>
        <w:t xml:space="preserve"> </w:t>
      </w:r>
      <w:r w:rsidRPr="005E3549">
        <w:rPr>
          <w:rFonts w:ascii="Aptos" w:eastAsiaTheme="minorEastAsia" w:hAnsi="Aptos"/>
        </w:rPr>
        <w:t>1/2</w:t>
      </w:r>
      <w:r>
        <w:rPr>
          <w:rFonts w:ascii="Aptos" w:eastAsiaTheme="minorEastAsia" w:hAnsi="Aptos"/>
        </w:rPr>
        <w:t xml:space="preserve">, the two competing effects—increasing mean RH and narrowing its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RH</m:t>
            </m:r>
          </m:sub>
        </m:sSub>
      </m:oMath>
      <w:r>
        <w:rPr>
          <w:rFonts w:ascii="Aptos" w:eastAsiaTheme="minorEastAsia" w:hAnsi="Aptos"/>
        </w:rPr>
        <w:t>—balance.</w:t>
      </w:r>
    </w:p>
    <w:p w14:paraId="299587A7" w14:textId="561BDD5F" w:rsidR="00F13B3A" w:rsidRDefault="00F13B3A" w:rsidP="00F13B3A">
      <w:pPr>
        <w:pStyle w:val="BodyText"/>
        <w:rPr>
          <w:rFonts w:ascii="Aptos" w:hAnsi="Aptos"/>
        </w:rPr>
      </w:pPr>
      <w:r>
        <w:rPr>
          <w:rFonts w:ascii="Aptos" w:hAnsi="Aptos"/>
        </w:rPr>
        <w:t>S</w:t>
      </w:r>
      <w:r w:rsidRPr="00C949F2">
        <w:rPr>
          <w:rFonts w:ascii="Aptos" w:hAnsi="Aptos"/>
        </w:rPr>
        <w:t xml:space="preserve">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=1.13</m:t>
        </m:r>
      </m:oMath>
      <w:r w:rsidRPr="00C949F2">
        <w:rPr>
          <w:rFonts w:ascii="Aptos" w:hAnsi="Aptos"/>
        </w:rPr>
        <w:t xml:space="preserve"> by </w:t>
      </w:r>
      <w:r>
        <w:rPr>
          <w:rFonts w:ascii="Aptos" w:hAnsi="Aptos"/>
        </w:rPr>
        <w:t>(1 - 0.025) = 0.</w:t>
      </w:r>
      <w:r w:rsidRPr="00C949F2">
        <w:rPr>
          <w:rFonts w:ascii="Aptos" w:hAnsi="Aptos"/>
        </w:rPr>
        <w:t>975</w:t>
      </w:r>
      <w:r>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for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Pr>
          <w:rFonts w:ascii="Aptos" w:eastAsiaTheme="minorEastAsia" w:hAnsi="Aptos"/>
        </w:rPr>
        <w:t xml:space="preserve"> </w:t>
      </w:r>
      <w:r>
        <w:rPr>
          <w:rFonts w:ascii="Aptos" w:hAnsi="Aptos"/>
        </w:rPr>
        <w:t>decreasing proportional to that at the surface, yields</w:t>
      </w:r>
      <w:r w:rsidRPr="00C949F2">
        <w:rPr>
          <w:rFonts w:ascii="Aptos" w:hAnsi="Aptos"/>
        </w:rPr>
        <w:t xml:space="preserve"> </w:t>
      </w:r>
      <w:r>
        <w:rPr>
          <w:rFonts w:ascii="Aptos" w:hAnsi="Aptos"/>
        </w:rPr>
        <w:t xml:space="preserve">a </w:t>
      </w:r>
      <w:r w:rsidRPr="00C949F2">
        <w:rPr>
          <w:rFonts w:ascii="Aptos" w:hAnsi="Aptos"/>
        </w:rPr>
        <w:t>cloud-base cloud fraction</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 xml:space="preserve">=0.060, </m:t>
        </m:r>
      </m:oMath>
      <w:r w:rsidRPr="00C949F2">
        <w:rPr>
          <w:rFonts w:ascii="Aptos" w:hAnsi="Aptos"/>
        </w:rPr>
        <w:t>a</w:t>
      </w:r>
      <w:r>
        <w:rPr>
          <w:rFonts w:ascii="Aptos" w:hAnsi="Aptos"/>
        </w:rPr>
        <w:t xml:space="preserve">n absolute increase of </w:t>
      </w:r>
      <w:r w:rsidRPr="00C949F2">
        <w:rPr>
          <w:rFonts w:ascii="Aptos" w:hAnsi="Aptos"/>
        </w:rPr>
        <w:t>0.005 K</w:t>
      </w:r>
      <w:r>
        <w:rPr>
          <w:rFonts w:ascii="Aptos" w:hAnsi="Aptos"/>
          <w:vertAlign w:val="superscript"/>
        </w:rPr>
        <w:t>–1</w:t>
      </w:r>
      <w:r>
        <w:rPr>
          <w:rFonts w:ascii="Aptos" w:hAnsi="Aptos"/>
        </w:rPr>
        <w:t xml:space="preserve"> (relative </w:t>
      </w:r>
      <w:r w:rsidRPr="00C949F2">
        <w:rPr>
          <w:rFonts w:ascii="Aptos" w:hAnsi="Aptos"/>
        </w:rPr>
        <w:t>+</w:t>
      </w:r>
      <w:r>
        <w:rPr>
          <w:rFonts w:ascii="Aptos" w:hAnsi="Aptos"/>
        </w:rPr>
        <w:t>8</w:t>
      </w:r>
      <w:r w:rsidRPr="00C949F2">
        <w:rPr>
          <w:rFonts w:ascii="Aptos" w:hAnsi="Aptos"/>
        </w:rPr>
        <w:t>% K</w:t>
      </w:r>
      <w:r>
        <w:rPr>
          <w:rFonts w:ascii="Aptos" w:hAnsi="Aptos"/>
          <w:vertAlign w:val="superscript"/>
        </w:rPr>
        <w:t>–1</w:t>
      </w:r>
      <w:r>
        <w:rPr>
          <w:rFonts w:ascii="Aptos" w:hAnsi="Aptos"/>
        </w:rPr>
        <w:t xml:space="preserve">). Increasing the surface humidity but keeping the cloud base humidity constant decreases the LCL clouds by the same amount. LCL clouds could thus significantly modify the predicted reduction of shallow cumulus clouds. The net cloud changes depend on the partitioning of the original clouds into cumulus clouds and LCL clouds that are strongly coupled to the subcloud layer. </w:t>
      </w:r>
      <w:r w:rsidR="00CA0C07">
        <w:rPr>
          <w:rFonts w:ascii="Aptos" w:hAnsi="Aptos"/>
        </w:rPr>
        <w:t xml:space="preserve">The large uncertainties in the change of conditions that drive the LCL clouds bound the results for the sum of the shallow cumulus and LCL clouds. </w:t>
      </w:r>
      <w:r>
        <w:rPr>
          <w:rFonts w:ascii="Aptos" w:hAnsi="Aptos"/>
        </w:rPr>
        <w:t xml:space="preserve">Assuming 1/3 of the clouds </w:t>
      </w:r>
      <w:r>
        <w:rPr>
          <w:rFonts w:ascii="Aptos" w:hAnsi="Aptos"/>
        </w:rPr>
        <w:lastRenderedPageBreak/>
        <w:t>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the total effect would be for clouds to decrease with a range of –7.7 to –2.4 % K</w:t>
      </w:r>
      <w:r>
        <w:rPr>
          <w:rFonts w:ascii="Aptos" w:hAnsi="Aptos"/>
          <w:vertAlign w:val="superscript"/>
        </w:rPr>
        <w:t>–1</w:t>
      </w:r>
      <w:r>
        <w:rPr>
          <w:rFonts w:ascii="Aptos" w:hAnsi="Aptos"/>
        </w:rPr>
        <w:t>.</w:t>
      </w:r>
    </w:p>
    <w:bookmarkEnd w:id="45"/>
    <w:bookmarkEnd w:id="46"/>
    <w:p w14:paraId="6F3F308E" w14:textId="6BCF4BF4" w:rsidR="00F13B3A" w:rsidRPr="00E93B41" w:rsidRDefault="00F13B3A" w:rsidP="00771E52">
      <w:pPr>
        <w:pStyle w:val="BodyText"/>
        <w:rPr>
          <w:rFonts w:ascii="Aptos" w:hAnsi="Aptos"/>
        </w:rPr>
      </w:pPr>
      <w:r>
        <w:rPr>
          <w:rFonts w:ascii="Aptos" w:hAnsi="Aptos"/>
        </w:rPr>
        <w:t>This simple scaling of the LCL clouds to the subcloud RH fluctuations demonstrates the sensitivity of the clouds to the mean RH, RH gradients, and moisture flux. The sign of the change of LCL clouds depends on subtle changes in surface humidity that may be compensated by the effect of wind on the surface evaporation; and to what degree cloud base humidity increases with surface humidity.</w:t>
      </w:r>
    </w:p>
    <w:p w14:paraId="54A819CB" w14:textId="2148D7FB" w:rsidR="009E1FD2" w:rsidRPr="009E1FD2" w:rsidRDefault="009E1FD2" w:rsidP="009E1FD2">
      <w:pPr>
        <w:pStyle w:val="Heading2"/>
      </w:pPr>
      <w:r w:rsidRPr="009E1FD2">
        <w:t>Data</w:t>
      </w:r>
      <w:r w:rsidR="00221F2D">
        <w:t xml:space="preserve"> sources</w:t>
      </w:r>
    </w:p>
    <w:p w14:paraId="3AE279C5" w14:textId="51ED1354" w:rsidR="00757C03" w:rsidRPr="009F3AC1" w:rsidRDefault="009E1FD2" w:rsidP="009F3AC1">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74D63EB1" w14:textId="0F0B6F56" w:rsidR="002F0A92" w:rsidRPr="009F3AC1" w:rsidRDefault="009F3AC1" w:rsidP="009F3AC1">
      <w:pPr>
        <w:pStyle w:val="Heading1"/>
      </w:pPr>
      <w:r w:rsidRPr="0089143E">
        <w:t>Re</w:t>
      </w:r>
      <w:r>
        <w:t>ferences</w:t>
      </w:r>
    </w:p>
    <w:sectPr w:rsidR="002F0A92" w:rsidRPr="009F3AC1">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Andrea Jenney" w:date="2026-08-06T10:00:00Z" w:initials="AJ">
    <w:p w14:paraId="7A99665A" w14:textId="6B953B9C" w:rsidR="006F2842" w:rsidRDefault="00000000">
      <w:r>
        <w:annotationRef/>
      </w:r>
      <w:r w:rsidRPr="5390AB09">
        <w:t>does the shallow cumulus feedback vary widely across models for strongly subsiding regimes or does the spread of temperature change in strongly subsiding regimes vary widely across models?</w:t>
      </w:r>
    </w:p>
  </w:comment>
  <w:comment w:id="5" w:author="Andrea Jenney" w:date="2026-08-06T10:07:00Z" w:initials="AJ">
    <w:p w14:paraId="6F301147" w14:textId="05938183" w:rsidR="006F2842" w:rsidRDefault="00000000">
      <w:r>
        <w:annotationRef/>
      </w:r>
      <w:r w:rsidRPr="631122D4">
        <w:t>i don't understand where this is coming from or what it is saying</w:t>
      </w:r>
    </w:p>
    <w:p w14:paraId="7E2D0902" w14:textId="4AD91E60" w:rsidR="006F2842" w:rsidRDefault="006F2842"/>
    <w:p w14:paraId="551D29C9" w14:textId="36060D02" w:rsidR="006F2842" w:rsidRDefault="00000000">
      <w:r w:rsidRPr="34026A61">
        <w:t>- clouds have albedos of 0.03? this seems much too slow. do you mean cloud fields?</w:t>
      </w:r>
    </w:p>
    <w:p w14:paraId="142E568D" w14:textId="493DBB33" w:rsidR="006F2842" w:rsidRDefault="00000000">
      <w:r w:rsidRPr="64181195">
        <w:t>- what is the clause about random ovelap?</w:t>
      </w:r>
    </w:p>
    <w:p w14:paraId="20C58034" w14:textId="377C51C4" w:rsidR="006F2842" w:rsidRDefault="00000000">
      <w:r w:rsidRPr="32EAB355">
        <w:t>- why would cloud albedo depend on cloud altitude?</w:t>
      </w:r>
    </w:p>
  </w:comment>
  <w:comment w:id="6" w:author="de Szoeke, Simon" w:date="2026-08-12T14:42:00Z" w:initials="dSS">
    <w:p w14:paraId="63826704" w14:textId="77777777" w:rsidR="009E46E0" w:rsidRDefault="009E46E0" w:rsidP="009E46E0">
      <w:r>
        <w:rPr>
          <w:rStyle w:val="CommentReference"/>
        </w:rPr>
        <w:annotationRef/>
      </w:r>
      <w:r>
        <w:rPr>
          <w:sz w:val="20"/>
          <w:szCs w:val="20"/>
        </w:rPr>
        <w:t>we try to attribute the cloud albedo just due to low clouds, but it depends on assumptions low clouds obscured below higher clouds</w:t>
      </w:r>
    </w:p>
  </w:comment>
  <w:comment w:id="7" w:author="Andrea Jenney" w:date="2026-08-06T10:08:00Z" w:initials="AJ">
    <w:p w14:paraId="5B934BAA" w14:textId="41EB30D1" w:rsidR="006F2842" w:rsidRDefault="00000000">
      <w:r>
        <w:annotationRef/>
      </w:r>
      <w:r w:rsidRPr="2C8885F6">
        <w:t>missing</w:t>
      </w:r>
    </w:p>
  </w:comment>
  <w:comment w:id="8" w:author="de Szoeke, Simon" w:date="2026-08-12T14:46:00Z" w:initials="dSS">
    <w:p w14:paraId="6D760A8D" w14:textId="77777777" w:rsidR="00F976FF" w:rsidRDefault="00F976FF" w:rsidP="00F976FF">
      <w:r>
        <w:rPr>
          <w:rStyle w:val="CommentReference"/>
        </w:rPr>
        <w:annotationRef/>
      </w:r>
      <w:r>
        <w:rPr>
          <w:sz w:val="20"/>
          <w:szCs w:val="20"/>
        </w:rPr>
        <w:t>Fig ALLCOSP should be combined with Fig. GOESISCCP, and presently appears after it around p.11</w:t>
      </w:r>
    </w:p>
  </w:comment>
  <w:comment w:id="9" w:author="Andrea Jenney" w:date="2026-08-06T10:08:00Z" w:initials="AJ">
    <w:p w14:paraId="6AADF733" w14:textId="7C316540" w:rsidR="006F2842" w:rsidRDefault="00000000">
      <w:r>
        <w:annotationRef/>
      </w:r>
      <w:r w:rsidRPr="2CFE9A8D">
        <w:t>missing time period and region that this data comes from</w:t>
      </w:r>
    </w:p>
  </w:comment>
  <w:comment w:id="10" w:author="Andrea Jenney" w:date="2026-08-06T10:03:00Z" w:initials="AJ">
    <w:p w14:paraId="274795D3" w14:textId="26AADC83" w:rsidR="006F2842" w:rsidRDefault="00000000">
      <w:r>
        <w:annotationRef/>
      </w:r>
      <w:r w:rsidRPr="4D9E38AA">
        <w:t>how?</w:t>
      </w:r>
    </w:p>
  </w:comment>
  <w:comment w:id="11" w:author="de Szoeke, Simon" w:date="2026-08-12T14:53:00Z" w:initials="dSS">
    <w:p w14:paraId="23E8430D" w14:textId="77777777" w:rsidR="00F976FF" w:rsidRDefault="00F976FF" w:rsidP="00F976FF">
      <w:r>
        <w:rPr>
          <w:rStyle w:val="CommentReference"/>
        </w:rPr>
        <w:annotationRef/>
      </w:r>
      <w:r>
        <w:rPr>
          <w:sz w:val="20"/>
          <w:szCs w:val="20"/>
        </w:rPr>
        <w:t>see methods</w:t>
      </w:r>
    </w:p>
  </w:comment>
  <w:comment w:id="12" w:author="Andrea Jenney" w:date="2026-08-06T10:04:00Z" w:initials="AJ">
    <w:p w14:paraId="3DF1CEC1" w14:textId="33A8BCC3" w:rsidR="006F2842" w:rsidRDefault="00000000">
      <w:r>
        <w:annotationRef/>
      </w:r>
      <w:r w:rsidRPr="26423881">
        <w:t>?</w:t>
      </w:r>
    </w:p>
  </w:comment>
  <w:comment w:id="13" w:author="Andrea Jenney" w:date="2026-08-07T10:21:00Z" w:initials="AJ">
    <w:p w14:paraId="23CD85F8" w14:textId="4B3E7ED6" w:rsidR="006F2842" w:rsidRDefault="00000000">
      <w:r>
        <w:annotationRef/>
      </w:r>
      <w:r w:rsidRPr="77DA29DB">
        <w:t>this phrasing "cloud albedo" implies (to me) the albedo of a single cloud. I think it is much clearer to say (here and previously) that by "albedo" you really mean the albedo of a scene of clouds, including cloud-free regions</w:t>
      </w:r>
    </w:p>
  </w:comment>
  <w:comment w:id="14" w:author="de Szoeke, Simon" w:date="2026-08-12T14:56:00Z" w:initials="dSS">
    <w:p w14:paraId="3970CEFA" w14:textId="77777777" w:rsidR="00F976FF" w:rsidRDefault="00F976FF" w:rsidP="00F976FF">
      <w:r>
        <w:rPr>
          <w:rStyle w:val="CommentReference"/>
        </w:rPr>
        <w:annotationRef/>
      </w:r>
      <w:r>
        <w:rPr>
          <w:sz w:val="20"/>
          <w:szCs w:val="20"/>
        </w:rPr>
        <w:t>correct. it is in fact the pixel albedo due to clouds, retrieved from the satellite cloud optical thickness.</w:t>
      </w:r>
    </w:p>
  </w:comment>
  <w:comment w:id="15" w:author="Andrea Jenney" w:date="2026-08-07T10:23:00Z" w:initials="AJ">
    <w:p w14:paraId="3E09611F" w14:textId="249D030E" w:rsidR="006F2842" w:rsidRDefault="00000000">
      <w:r>
        <w:annotationRef/>
      </w:r>
      <w:r w:rsidRPr="0A8F63FD">
        <w:t>due to changes in the cloud fraction, which depends jointly on the mass flux and vertical velocity</w:t>
      </w:r>
    </w:p>
  </w:comment>
  <w:comment w:id="16" w:author="de Szoeke, Simon" w:date="2026-08-12T15:21:00Z" w:initials="dSS">
    <w:p w14:paraId="0C5C74AD" w14:textId="77777777" w:rsidR="00CE6009" w:rsidRDefault="00CE6009" w:rsidP="00CE6009">
      <w:r>
        <w:rPr>
          <w:rStyle w:val="CommentReference"/>
        </w:rPr>
        <w:annotationRef/>
      </w:r>
      <w:r>
        <w:rPr>
          <w:sz w:val="20"/>
          <w:szCs w:val="20"/>
        </w:rPr>
        <w:t>cloud fraction just depends on mass flux. cloud albedo ~ cloud area ~ cloud mass flux</w:t>
      </w:r>
    </w:p>
  </w:comment>
  <w:comment w:id="17" w:author="Andrea Jenney" w:date="2026-08-07T10:36:00Z" w:initials="AJ">
    <w:p w14:paraId="2BD61DB7" w14:textId="59AE906B" w:rsidR="006F2842" w:rsidRDefault="00000000">
      <w:r>
        <w:annotationRef/>
      </w:r>
      <w:r w:rsidRPr="60DE8AFB">
        <w:t>add descriptions of different lines and explanation of the red shading</w:t>
      </w:r>
    </w:p>
  </w:comment>
  <w:comment w:id="18" w:author="de Szoeke, Simon" w:date="2026-08-12T15:11:00Z" w:initials="dSS">
    <w:p w14:paraId="395D9116" w14:textId="77777777" w:rsidR="009E2431" w:rsidRDefault="009E2431" w:rsidP="009E2431">
      <w:r>
        <w:rPr>
          <w:rStyle w:val="CommentReference"/>
        </w:rPr>
        <w:annotationRef/>
      </w:r>
      <w:r>
        <w:rPr>
          <w:sz w:val="20"/>
          <w:szCs w:val="20"/>
        </w:rPr>
        <w:t>final figure under construction...</w:t>
      </w:r>
    </w:p>
  </w:comment>
  <w:comment w:id="19" w:author="Andrea Jenney" w:date="2026-08-07T10:37:00Z" w:initials="AJ">
    <w:p w14:paraId="5F1CC149" w14:textId="6EDF36EB" w:rsidR="006F2842" w:rsidRDefault="00000000">
      <w:r>
        <w:annotationRef/>
      </w:r>
      <w:r w:rsidRPr="7971680F">
        <w:t>?</w:t>
      </w:r>
    </w:p>
  </w:comment>
  <w:comment w:id="20" w:author="de Szoeke, Simon" w:date="2026-08-12T15:10:00Z" w:initials="dSS">
    <w:p w14:paraId="21CB0D6C" w14:textId="77777777" w:rsidR="009E2431" w:rsidRDefault="009E2431" w:rsidP="009E2431">
      <w:r>
        <w:rPr>
          <w:rStyle w:val="CommentReference"/>
        </w:rPr>
        <w:annotationRef/>
      </w:r>
      <w:r>
        <w:rPr>
          <w:sz w:val="20"/>
          <w:szCs w:val="20"/>
        </w:rPr>
        <w:t>an whole other very simple model is proposed in a section of the methods. need to thread the needle how much we explain and/or rely on this if we're using it to calculate error bounds on the shallow CRE.</w:t>
      </w:r>
    </w:p>
  </w:comment>
  <w:comment w:id="21" w:author="Andrea Jenney" w:date="2026-08-07T10:44:00Z" w:initials="AJ">
    <w:p w14:paraId="6D17D32B" w14:textId="24F7FD67" w:rsidR="006F2842" w:rsidRDefault="00000000">
      <w:r>
        <w:annotationRef/>
      </w:r>
      <w:r w:rsidRPr="0B5E10A3">
        <w:t>your slope is albedo weighted though. how to justify that the difference doesn't come from this albedo weighting?</w:t>
      </w:r>
    </w:p>
  </w:comment>
  <w:comment w:id="22" w:author="de Szoeke, Simon" w:date="2026-08-12T15:27:00Z" w:initials="dSS">
    <w:p w14:paraId="52AE06AD" w14:textId="77777777" w:rsidR="00CE6009" w:rsidRDefault="00CE6009" w:rsidP="00CE6009">
      <w:r>
        <w:rPr>
          <w:rStyle w:val="CommentReference"/>
        </w:rPr>
        <w:annotationRef/>
      </w:r>
      <w:r>
        <w:rPr>
          <w:sz w:val="20"/>
          <w:szCs w:val="20"/>
        </w:rPr>
        <w:t>probably, as discussed next</w:t>
      </w:r>
    </w:p>
  </w:comment>
  <w:comment w:id="23" w:author="Andrea Jenney" w:date="2026-08-07T10:47:00Z" w:initials="AJ">
    <w:p w14:paraId="60A53ABF" w14:textId="06EAC0D5" w:rsidR="006F2842" w:rsidRDefault="00000000">
      <w:r>
        <w:annotationRef/>
      </w:r>
      <w:r w:rsidRPr="396905D5">
        <w:t>this sentence needs some help. also referring to the Vogel paper as "EUREC4A" is confusing since you're also using EUREC4A observations. It  will help clarity to be more explicit by what you mean with "EUREC4A"</w:t>
      </w:r>
    </w:p>
  </w:comment>
  <w:comment w:id="24" w:author="de Szoeke, Simon" w:date="2026-08-12T15:36:00Z" w:initials="dSS">
    <w:p w14:paraId="5C91A639" w14:textId="77777777" w:rsidR="007004E7" w:rsidRDefault="007004E7" w:rsidP="007004E7">
      <w:r>
        <w:rPr>
          <w:rStyle w:val="CommentReference"/>
        </w:rPr>
        <w:annotationRef/>
      </w:r>
      <w:r>
        <w:rPr>
          <w:sz w:val="20"/>
          <w:szCs w:val="20"/>
        </w:rPr>
        <w:t>could delete this. overexplaining reasons for differences between GOES and JOANNE-BASTILIAS</w:t>
      </w:r>
    </w:p>
  </w:comment>
  <w:comment w:id="25" w:author="Andrea Jenney" w:date="2026-08-07T10:49:00Z" w:initials="AJ">
    <w:p w14:paraId="6F19968A" w14:textId="77A46A47" w:rsidR="006F2842" w:rsidRDefault="00000000">
      <w:r>
        <w:annotationRef/>
      </w:r>
      <w:r w:rsidRPr="283E7828">
        <w:t>why?</w:t>
      </w:r>
    </w:p>
  </w:comment>
  <w:comment w:id="26" w:author="Andrea Jenney" w:date="2026-08-07T10:40:00Z" w:initials="AJ">
    <w:p w14:paraId="386E146A" w14:textId="588916F9" w:rsidR="006F2842" w:rsidRDefault="00000000">
      <w:r>
        <w:annotationRef/>
      </w:r>
      <w:r w:rsidRPr="10F76E96">
        <w:t>where and when are the cloud scenes</w:t>
      </w:r>
    </w:p>
  </w:comment>
  <w:comment w:id="27" w:author="de Szoeke, Simon" w:date="2026-08-12T15:50:00Z" w:initials="dSS">
    <w:p w14:paraId="0877B904" w14:textId="77777777" w:rsidR="008E6442" w:rsidRDefault="008E6442" w:rsidP="008E6442">
      <w:r>
        <w:rPr>
          <w:rStyle w:val="CommentReference"/>
        </w:rPr>
        <w:annotationRef/>
      </w:r>
      <w:r>
        <w:rPr>
          <w:sz w:val="20"/>
          <w:szCs w:val="20"/>
        </w:rPr>
        <w:t>Jan 15 – Feb 19 12.5-16 °N, 60-49 ° W</w:t>
      </w:r>
    </w:p>
  </w:comment>
  <w:comment w:id="28" w:author="Andrea Jenney" w:date="2026-08-07T10:50:00Z" w:initials="AJ">
    <w:p w14:paraId="2D4EC9CF" w14:textId="53D89836" w:rsidR="006F2842" w:rsidRDefault="00000000">
      <w:r>
        <w:annotationRef/>
      </w:r>
      <w:r w:rsidRPr="3092D62C">
        <w:t>would help clarity to explain that "control simulation" is the set of moisture sink rates obtained from GOES snapshots</w:t>
      </w:r>
    </w:p>
  </w:comment>
  <w:comment w:id="29" w:author="de Szoeke, Simon" w:date="2026-08-12T16:08:00Z" w:initials="dSS">
    <w:p w14:paraId="1980A59F" w14:textId="77777777" w:rsidR="001C68D5" w:rsidRDefault="001C68D5" w:rsidP="001C68D5">
      <w:r>
        <w:rPr>
          <w:rStyle w:val="CommentReference"/>
        </w:rPr>
        <w:annotationRef/>
      </w:r>
      <w:r>
        <w:rPr>
          <w:sz w:val="20"/>
          <w:szCs w:val="20"/>
        </w:rPr>
        <w:t>ALL moisture sink rate distributions match GOES cloud top height fractions and assumed LS advective drying. And the /relative/ change in the cloud base mass flux is insensitive to this distribution: as long as there is some cloud with a certain sink rate, that cloud amount scales consistently with specific humidity and LS drying changes.</w:t>
      </w:r>
    </w:p>
  </w:comment>
  <w:comment w:id="30" w:author="Andrea Jenney" w:date="2026-08-07T11:02:00Z" w:initials="AJ">
    <w:p w14:paraId="044A7A38" w14:textId="363E4B3C" w:rsidR="006F2842" w:rsidRDefault="00000000">
      <w:r>
        <w:annotationRef/>
      </w:r>
      <w:r w:rsidRPr="3BF24CCF">
        <w:t>the confusing colloquialism, "half as much again" is inaccessible to nonnative speakers</w:t>
      </w:r>
    </w:p>
  </w:comment>
  <w:comment w:id="31" w:author="de Szoeke, Simon" w:date="2026-08-12T17:00:00Z" w:initials="dSS">
    <w:p w14:paraId="1ECB2CCB" w14:textId="77777777" w:rsidR="00381078" w:rsidRDefault="00381078" w:rsidP="00381078">
      <w:r>
        <w:rPr>
          <w:rStyle w:val="CommentReference"/>
        </w:rPr>
        <w:annotationRef/>
      </w:r>
      <w:r>
        <w:rPr>
          <w:sz w:val="20"/>
          <w:szCs w:val="20"/>
        </w:rPr>
        <w:t>1.5 x more is better</w:t>
      </w:r>
    </w:p>
  </w:comment>
  <w:comment w:id="32" w:author="Andrea Jenney" w:date="2026-08-07T11:15:00Z" w:initials="AJ">
    <w:p w14:paraId="6470C964" w14:textId="3977AD84" w:rsidR="006F2842" w:rsidRDefault="00000000">
      <w:r>
        <w:annotationRef/>
      </w:r>
      <w:r w:rsidRPr="160BBAB1">
        <w:t>if the reduction in surface RH is sufficient to lower the temperature of the LCL by raising its altitude, then one might argue that the spectrum of sink rates might be affected as the same amount of mixing would lead to less evaporation</w:t>
      </w:r>
    </w:p>
  </w:comment>
  <w:comment w:id="33" w:author="de Szoeke, Simon" w:date="2026-08-12T17:11:00Z" w:initials="dSS">
    <w:p w14:paraId="424EEE61" w14:textId="77777777" w:rsidR="00945FD1" w:rsidRDefault="00C018D5" w:rsidP="00945FD1">
      <w:r>
        <w:rPr>
          <w:rStyle w:val="CommentReference"/>
        </w:rPr>
        <w:annotationRef/>
      </w:r>
      <w:r w:rsidR="00945FD1">
        <w:rPr>
          <w:sz w:val="20"/>
          <w:szCs w:val="20"/>
        </w:rPr>
        <w:t xml:space="preserve">Interesting. what is the thing that matters here that drives the rest in this process? we already factor the mixing into a geometric entrainment rate factor, and a factor based on the cloud-env humidity difference. Are you arguing the importance of lateral entrainment instability, that evaporation makes the geometric mixing stronger? maybe it affects the precipitation efficiency, which is already proportional to ql. </w:t>
      </w:r>
    </w:p>
    <w:p w14:paraId="691BCD29" w14:textId="77777777" w:rsidR="00945FD1" w:rsidRDefault="00945FD1" w:rsidP="00945FD1"/>
    <w:p w14:paraId="46F7DB89" w14:textId="77777777" w:rsidR="00945FD1" w:rsidRDefault="00945FD1" w:rsidP="00945FD1">
      <w:r>
        <w:rPr>
          <w:sz w:val="20"/>
          <w:szCs w:val="20"/>
        </w:rPr>
        <w:t>here RH increases (1-RH decreases) to reduce E.</w:t>
      </w:r>
    </w:p>
  </w:comment>
  <w:comment w:id="35" w:author="Andrea Jenney" w:date="2026-08-07T11:20:00Z" w:initials="AJ">
    <w:p w14:paraId="7B10E1A1" w14:textId="4825FCF6" w:rsidR="006F2842" w:rsidRDefault="00000000">
      <w:r>
        <w:annotationRef/>
      </w:r>
      <w:r w:rsidRPr="2B003CB2">
        <w:t>i think this needs a citation. this implies (and perhaps this should be explicit) that there is some population of clouds contributing to higher cloudy (non-ocean) albedos that is not participating in the cumulus moisture flux</w:t>
      </w:r>
    </w:p>
  </w:comment>
  <w:comment w:id="36" w:author="Andrea Jenney" w:date="2026-08-07T11:22:00Z" w:initials="AJ">
    <w:p w14:paraId="4222B3B1" w14:textId="3566AEB2" w:rsidR="006F2842" w:rsidRDefault="00000000">
      <w:r>
        <w:annotationRef/>
      </w:r>
      <w:r w:rsidRPr="6953B138">
        <w:t>perhaps it would be good to explain these two populations when explaining your Fig. REFLALBEDO panel (a)</w:t>
      </w:r>
    </w:p>
  </w:comment>
  <w:comment w:id="37" w:author="Andrea Jenney" w:date="2026-08-07T11:23:00Z" w:initials="AJ">
    <w:p w14:paraId="21A66BEB" w14:textId="589244A0" w:rsidR="006F2842" w:rsidRDefault="00000000">
      <w:r>
        <w:annotationRef/>
      </w:r>
      <w:r w:rsidRPr="1171FA48">
        <w:t>referring to that figure, the large decrease in cloud fraction implies detrainment of those moist thermals at low levels (i.e., no moisture flux into troposphere)</w:t>
      </w:r>
    </w:p>
  </w:comment>
  <w:comment w:id="38" w:author="de Szoeke, Simon" w:date="2026-08-12T17:22:00Z" w:initials="dSS">
    <w:p w14:paraId="4EEA8FE1" w14:textId="77777777" w:rsidR="00365F0B" w:rsidRDefault="00365F0B" w:rsidP="00365F0B">
      <w:r>
        <w:rPr>
          <w:rStyle w:val="CommentReference"/>
        </w:rPr>
        <w:annotationRef/>
      </w:r>
      <w:r>
        <w:rPr>
          <w:sz w:val="20"/>
          <w:szCs w:val="20"/>
        </w:rPr>
        <w:t>A good place to cite eddy-diffusivity mass-flux schemes, which try to balance these two mechanisms; and clouds unified by binormals (CLUBB )for capturing the bimodal joint moisture-updraft PDFs. (I developed a dirt-simple 2d-order closure for LCL clouds by moisture fluctuations in subcloud turbulence, in the Methods section.)</w:t>
      </w:r>
    </w:p>
    <w:p w14:paraId="179E8CAC" w14:textId="77777777" w:rsidR="00365F0B" w:rsidRDefault="00365F0B" w:rsidP="00365F0B"/>
    <w:p w14:paraId="38876579" w14:textId="77777777" w:rsidR="00365F0B" w:rsidRDefault="00365F0B" w:rsidP="00365F0B">
      <w:r>
        <w:rPr>
          <w:sz w:val="20"/>
          <w:szCs w:val="20"/>
        </w:rPr>
        <w:t xml:space="preserve">Good remark for REFLALBEDO implying moisture flux convergence mostly below 3 km. That was an inciting insight for this work. </w:t>
      </w:r>
    </w:p>
    <w:p w14:paraId="3D4C9545" w14:textId="77777777" w:rsidR="00365F0B" w:rsidRDefault="00365F0B" w:rsidP="00365F0B"/>
    <w:p w14:paraId="72679775" w14:textId="77777777" w:rsidR="00365F0B" w:rsidRDefault="00365F0B" w:rsidP="00365F0B">
      <w:r>
        <w:rPr>
          <w:sz w:val="20"/>
          <w:szCs w:val="20"/>
        </w:rPr>
        <w:t>Btw. I use the terms 'updraft' for a mass flux plume, and 'thermal' for a smaller moist subclod turbulent fluctuation. PBL turbulence folx use 'thermal', even though it may not be directly related to temperature and/or buoyancy.</w:t>
      </w:r>
    </w:p>
  </w:comment>
  <w:comment w:id="39" w:author="Andrea Jenney" w:date="2026-08-07T11:24:00Z" w:initials="AJ">
    <w:p w14:paraId="2F462A0C" w14:textId="7FE2E0AE" w:rsidR="006F2842" w:rsidRDefault="00000000">
      <w:r>
        <w:annotationRef/>
      </w:r>
      <w:r w:rsidRPr="50C3F593">
        <w:t>your figure REFLALBEDO panel (b) makes it look like its around 20%?</w:t>
      </w:r>
    </w:p>
  </w:comment>
  <w:comment w:id="41" w:author="Andrea Jenney" w:date="2026-08-07T11:26:00Z" w:initials="AJ">
    <w:p w14:paraId="30B6F2AC" w14:textId="7D096CA4" w:rsidR="006F2842" w:rsidRDefault="00000000">
      <w:r>
        <w:annotationRef/>
      </w:r>
      <w:r w:rsidRPr="190419BD">
        <w:t>cite</w:t>
      </w:r>
    </w:p>
  </w:comment>
  <w:comment w:id="42" w:author="Andrea Jenney" w:date="2026-08-07T11:30:00Z" w:initials="AJ">
    <w:p w14:paraId="51BEA61F" w14:textId="2F10231E" w:rsidR="006F2842" w:rsidRDefault="00000000">
      <w:r>
        <w:annotationRef/>
      </w:r>
      <w:r w:rsidRPr="5DB3573B">
        <w:t>not following this paragraph</w:t>
      </w:r>
    </w:p>
  </w:comment>
  <w:comment w:id="43" w:author="de Szoeke, Simon" w:date="2026-08-13T10:55:00Z" w:initials="dSS">
    <w:p w14:paraId="3B4FEE6E" w14:textId="77777777" w:rsidR="002B3A92" w:rsidRDefault="002B3A92" w:rsidP="002B3A92">
      <w:r>
        <w:rPr>
          <w:rStyle w:val="CommentReference"/>
        </w:rPr>
        <w:annotationRef/>
      </w:r>
      <w:r>
        <w:rPr>
          <w:sz w:val="20"/>
          <w:szCs w:val="20"/>
        </w:rPr>
        <w:t>reorganized</w:t>
      </w:r>
    </w:p>
  </w:comment>
  <w:comment w:id="44" w:author="Andrea Jenney" w:date="2026-08-07T11:31:00Z" w:initials="AJ">
    <w:p w14:paraId="4B346E56" w14:textId="014C3FE5" w:rsidR="006F2842" w:rsidRDefault="00000000">
      <w:r>
        <w:annotationRef/>
      </w:r>
      <w:r w:rsidRPr="6EC7ED3B">
        <w:t>i thought subsidence was a necessary condition for th emaintenance of stratocumulus clouds. do you mean changes in subsidence?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99665A" w15:done="1"/>
  <w15:commentEx w15:paraId="20C58034" w15:done="1"/>
  <w15:commentEx w15:paraId="63826704" w15:paraIdParent="20C58034" w15:done="1"/>
  <w15:commentEx w15:paraId="5B934BAA" w15:done="0"/>
  <w15:commentEx w15:paraId="6D760A8D" w15:paraIdParent="5B934BAA" w15:done="0"/>
  <w15:commentEx w15:paraId="6AADF733" w15:done="0"/>
  <w15:commentEx w15:paraId="274795D3" w15:done="0"/>
  <w15:commentEx w15:paraId="23E8430D" w15:paraIdParent="274795D3" w15:done="0"/>
  <w15:commentEx w15:paraId="3DF1CEC1" w15:done="1"/>
  <w15:commentEx w15:paraId="23CD85F8" w15:done="1"/>
  <w15:commentEx w15:paraId="3970CEFA" w15:paraIdParent="23CD85F8" w15:done="1"/>
  <w15:commentEx w15:paraId="3E09611F" w15:done="0"/>
  <w15:commentEx w15:paraId="0C5C74AD" w15:paraIdParent="3E09611F" w15:done="0"/>
  <w15:commentEx w15:paraId="2BD61DB7" w15:done="0"/>
  <w15:commentEx w15:paraId="395D9116" w15:paraIdParent="2BD61DB7" w15:done="0"/>
  <w15:commentEx w15:paraId="5F1CC149" w15:done="0"/>
  <w15:commentEx w15:paraId="21CB0D6C" w15:paraIdParent="5F1CC149" w15:done="0"/>
  <w15:commentEx w15:paraId="6D17D32B" w15:done="0"/>
  <w15:commentEx w15:paraId="52AE06AD" w15:paraIdParent="6D17D32B" w15:done="0"/>
  <w15:commentEx w15:paraId="60A53ABF" w15:done="0"/>
  <w15:commentEx w15:paraId="5C91A639" w15:paraIdParent="60A53ABF" w15:done="0"/>
  <w15:commentEx w15:paraId="6F19968A" w15:done="1"/>
  <w15:commentEx w15:paraId="386E146A" w15:done="1"/>
  <w15:commentEx w15:paraId="0877B904" w15:paraIdParent="386E146A" w15:done="1"/>
  <w15:commentEx w15:paraId="2D4EC9CF" w15:done="1"/>
  <w15:commentEx w15:paraId="1980A59F" w15:paraIdParent="2D4EC9CF" w15:done="1"/>
  <w15:commentEx w15:paraId="044A7A38" w15:done="1"/>
  <w15:commentEx w15:paraId="1ECB2CCB" w15:paraIdParent="044A7A38" w15:done="1"/>
  <w15:commentEx w15:paraId="6470C964" w15:done="0"/>
  <w15:commentEx w15:paraId="46F7DB89" w15:paraIdParent="6470C964" w15:done="0"/>
  <w15:commentEx w15:paraId="7B10E1A1" w15:done="0"/>
  <w15:commentEx w15:paraId="4222B3B1" w15:paraIdParent="7B10E1A1" w15:done="0"/>
  <w15:commentEx w15:paraId="21A66BEB" w15:paraIdParent="7B10E1A1" w15:done="0"/>
  <w15:commentEx w15:paraId="72679775" w15:paraIdParent="7B10E1A1" w15:done="0"/>
  <w15:commentEx w15:paraId="2F462A0C" w15:done="0"/>
  <w15:commentEx w15:paraId="30B6F2AC" w15:done="0"/>
  <w15:commentEx w15:paraId="51BEA61F" w15:done="1"/>
  <w15:commentEx w15:paraId="3B4FEE6E" w15:paraIdParent="51BEA61F" w15:done="1"/>
  <w15:commentEx w15:paraId="4B346E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AECF79" w16cex:dateUtc="2026-08-06T17:00:00Z">
    <w16cex:extLst>
      <w16:ext w16:uri="{CE6994B0-6A32-4C9F-8C6B-6E91EDA988CE}">
        <cr:reactions xmlns:cr="http://schemas.microsoft.com/office/comments/2020/reactions">
          <cr:reaction reactionType="1">
            <cr:reactionInfo dateUtc="2026-08-12T21:38:12Z">
              <cr:user userId="S::deszoeks@oregonstate.edu::2a772c8a-8ee4-4018-9aea-1f1b0a725b5f" userProvider="AD" userName="de Szoeke, Simon"/>
            </cr:reactionInfo>
          </cr:reaction>
        </cr:reactions>
      </w16:ext>
    </w16cex:extLst>
  </w16cex:commentExtensible>
  <w16cex:commentExtensible w16cex:durableId="2546D5B5" w16cex:dateUtc="2026-08-06T17:07:00Z"/>
  <w16cex:commentExtensible w16cex:durableId="48A902C4" w16cex:dateUtc="2026-08-12T21:42:00Z"/>
  <w16cex:commentExtensible w16cex:durableId="73706FC4" w16cex:dateUtc="2026-08-06T17:08:00Z"/>
  <w16cex:commentExtensible w16cex:durableId="44F9CE20" w16cex:dateUtc="2026-08-12T21:46:00Z"/>
  <w16cex:commentExtensible w16cex:durableId="3A760EB8" w16cex:dateUtc="2026-08-06T17:08:00Z"/>
  <w16cex:commentExtensible w16cex:durableId="23E11EFF" w16cex:dateUtc="2026-08-06T17:03:00Z"/>
  <w16cex:commentExtensible w16cex:durableId="24827097" w16cex:dateUtc="2026-08-12T21:53:00Z"/>
  <w16cex:commentExtensible w16cex:durableId="12E8AEB6" w16cex:dateUtc="2026-08-06T17:04:00Z"/>
  <w16cex:commentExtensible w16cex:durableId="37022CE4" w16cex:dateUtc="2026-08-07T17:21:00Z"/>
  <w16cex:commentExtensible w16cex:durableId="37ECF243" w16cex:dateUtc="2026-08-12T21:56:00Z"/>
  <w16cex:commentExtensible w16cex:durableId="6DA67D5C" w16cex:dateUtc="2026-08-07T17:23:00Z"/>
  <w16cex:commentExtensible w16cex:durableId="0D8F39DC" w16cex:dateUtc="2026-08-12T22:21:00Z"/>
  <w16cex:commentExtensible w16cex:durableId="0320C2CE" w16cex:dateUtc="2026-08-07T17:36:00Z"/>
  <w16cex:commentExtensible w16cex:durableId="4BDBD51E" w16cex:dateUtc="2026-08-12T22:11:00Z"/>
  <w16cex:commentExtensible w16cex:durableId="4EC76CE2" w16cex:dateUtc="2026-08-07T17:37:00Z"/>
  <w16cex:commentExtensible w16cex:durableId="5B37E9E6" w16cex:dateUtc="2026-08-12T22:10:00Z"/>
  <w16cex:commentExtensible w16cex:durableId="0DAA0A2F" w16cex:dateUtc="2026-08-07T17:44:00Z"/>
  <w16cex:commentExtensible w16cex:durableId="2D585A1F" w16cex:dateUtc="2026-08-12T22:27:00Z"/>
  <w16cex:commentExtensible w16cex:durableId="40B91F84" w16cex:dateUtc="2026-08-07T17:47:00Z"/>
  <w16cex:commentExtensible w16cex:durableId="71EC57E0" w16cex:dateUtc="2026-08-12T22:36:00Z"/>
  <w16cex:commentExtensible w16cex:durableId="76CC7473" w16cex:dateUtc="2026-08-07T17:49:00Z"/>
  <w16cex:commentExtensible w16cex:durableId="5DF071AF" w16cex:dateUtc="2026-08-07T17:40:00Z"/>
  <w16cex:commentExtensible w16cex:durableId="456391D5" w16cex:dateUtc="2026-08-12T22:50:00Z"/>
  <w16cex:commentExtensible w16cex:durableId="43695E8A" w16cex:dateUtc="2026-08-07T17:50:00Z"/>
  <w16cex:commentExtensible w16cex:durableId="63827D52" w16cex:dateUtc="2026-08-12T23:08:00Z"/>
  <w16cex:commentExtensible w16cex:durableId="69069A14" w16cex:dateUtc="2026-08-07T18:02:00Z"/>
  <w16cex:commentExtensible w16cex:durableId="7B9E1198" w16cex:dateUtc="2026-08-13T00:00:00Z"/>
  <w16cex:commentExtensible w16cex:durableId="61138EC4" w16cex:dateUtc="2026-08-07T18:15:00Z"/>
  <w16cex:commentExtensible w16cex:durableId="50DCD04E" w16cex:dateUtc="2026-08-13T00:11:00Z"/>
  <w16cex:commentExtensible w16cex:durableId="3314218E" w16cex:dateUtc="2026-08-07T18:20:00Z"/>
  <w16cex:commentExtensible w16cex:durableId="55BEF11B" w16cex:dateUtc="2026-08-07T18:22:00Z"/>
  <w16cex:commentExtensible w16cex:durableId="290E5654" w16cex:dateUtc="2026-08-07T18:23:00Z"/>
  <w16cex:commentExtensible w16cex:durableId="230C0AA4" w16cex:dateUtc="2026-08-13T00:22:00Z"/>
  <w16cex:commentExtensible w16cex:durableId="5394081F" w16cex:dateUtc="2026-08-07T18:24:00Z"/>
  <w16cex:commentExtensible w16cex:durableId="0C840404" w16cex:dateUtc="2026-08-07T18:26:00Z"/>
  <w16cex:commentExtensible w16cex:durableId="14A5882E" w16cex:dateUtc="2026-08-07T18:30:00Z"/>
  <w16cex:commentExtensible w16cex:durableId="7363E678" w16cex:dateUtc="2026-08-13T17:55:00Z"/>
  <w16cex:commentExtensible w16cex:durableId="1015D122" w16cex:dateUtc="2026-08-07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99665A" w16cid:durableId="0DAECF79"/>
  <w16cid:commentId w16cid:paraId="20C58034" w16cid:durableId="2546D5B5"/>
  <w16cid:commentId w16cid:paraId="63826704" w16cid:durableId="48A902C4"/>
  <w16cid:commentId w16cid:paraId="5B934BAA" w16cid:durableId="73706FC4"/>
  <w16cid:commentId w16cid:paraId="6D760A8D" w16cid:durableId="44F9CE20"/>
  <w16cid:commentId w16cid:paraId="6AADF733" w16cid:durableId="3A760EB8"/>
  <w16cid:commentId w16cid:paraId="274795D3" w16cid:durableId="23E11EFF"/>
  <w16cid:commentId w16cid:paraId="23E8430D" w16cid:durableId="24827097"/>
  <w16cid:commentId w16cid:paraId="3DF1CEC1" w16cid:durableId="12E8AEB6"/>
  <w16cid:commentId w16cid:paraId="23CD85F8" w16cid:durableId="37022CE4"/>
  <w16cid:commentId w16cid:paraId="3970CEFA" w16cid:durableId="37ECF243"/>
  <w16cid:commentId w16cid:paraId="3E09611F" w16cid:durableId="6DA67D5C"/>
  <w16cid:commentId w16cid:paraId="0C5C74AD" w16cid:durableId="0D8F39DC"/>
  <w16cid:commentId w16cid:paraId="2BD61DB7" w16cid:durableId="0320C2CE"/>
  <w16cid:commentId w16cid:paraId="395D9116" w16cid:durableId="4BDBD51E"/>
  <w16cid:commentId w16cid:paraId="5F1CC149" w16cid:durableId="4EC76CE2"/>
  <w16cid:commentId w16cid:paraId="21CB0D6C" w16cid:durableId="5B37E9E6"/>
  <w16cid:commentId w16cid:paraId="6D17D32B" w16cid:durableId="0DAA0A2F"/>
  <w16cid:commentId w16cid:paraId="52AE06AD" w16cid:durableId="2D585A1F"/>
  <w16cid:commentId w16cid:paraId="60A53ABF" w16cid:durableId="40B91F84"/>
  <w16cid:commentId w16cid:paraId="5C91A639" w16cid:durableId="71EC57E0"/>
  <w16cid:commentId w16cid:paraId="6F19968A" w16cid:durableId="76CC7473"/>
  <w16cid:commentId w16cid:paraId="386E146A" w16cid:durableId="5DF071AF"/>
  <w16cid:commentId w16cid:paraId="0877B904" w16cid:durableId="456391D5"/>
  <w16cid:commentId w16cid:paraId="2D4EC9CF" w16cid:durableId="43695E8A"/>
  <w16cid:commentId w16cid:paraId="1980A59F" w16cid:durableId="63827D52"/>
  <w16cid:commentId w16cid:paraId="044A7A38" w16cid:durableId="69069A14"/>
  <w16cid:commentId w16cid:paraId="1ECB2CCB" w16cid:durableId="7B9E1198"/>
  <w16cid:commentId w16cid:paraId="6470C964" w16cid:durableId="61138EC4"/>
  <w16cid:commentId w16cid:paraId="46F7DB89" w16cid:durableId="50DCD04E"/>
  <w16cid:commentId w16cid:paraId="7B10E1A1" w16cid:durableId="3314218E"/>
  <w16cid:commentId w16cid:paraId="4222B3B1" w16cid:durableId="55BEF11B"/>
  <w16cid:commentId w16cid:paraId="21A66BEB" w16cid:durableId="290E5654"/>
  <w16cid:commentId w16cid:paraId="72679775" w16cid:durableId="230C0AA4"/>
  <w16cid:commentId w16cid:paraId="2F462A0C" w16cid:durableId="5394081F"/>
  <w16cid:commentId w16cid:paraId="30B6F2AC" w16cid:durableId="0C840404"/>
  <w16cid:commentId w16cid:paraId="51BEA61F" w16cid:durableId="14A5882E"/>
  <w16cid:commentId w16cid:paraId="3B4FEE6E" w16cid:durableId="7363E678"/>
  <w16cid:commentId w16cid:paraId="4B346E56" w16cid:durableId="1015D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962D54" w14:textId="77777777" w:rsidR="00C22994" w:rsidRDefault="00C22994" w:rsidP="005D1914">
      <w:pPr>
        <w:spacing w:after="0" w:line="240" w:lineRule="auto"/>
      </w:pPr>
      <w:r>
        <w:separator/>
      </w:r>
    </w:p>
  </w:endnote>
  <w:endnote w:type="continuationSeparator" w:id="0">
    <w:p w14:paraId="2BE43336" w14:textId="77777777" w:rsidR="00C22994" w:rsidRDefault="00C22994"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E979E9" w14:textId="77777777" w:rsidR="00C22994" w:rsidRDefault="00C22994" w:rsidP="005D1914">
      <w:pPr>
        <w:spacing w:after="0" w:line="240" w:lineRule="auto"/>
      </w:pPr>
      <w:r>
        <w:separator/>
      </w:r>
    </w:p>
  </w:footnote>
  <w:footnote w:type="continuationSeparator" w:id="0">
    <w:p w14:paraId="78E2916D" w14:textId="77777777" w:rsidR="00C22994" w:rsidRDefault="00C22994" w:rsidP="005D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8AA22" w14:textId="77777777" w:rsidR="009E46E0" w:rsidRDefault="009E4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 Szoeke, Simon">
    <w15:presenceInfo w15:providerId="AD" w15:userId="S::deszoeks@oregonstate.edu::2a772c8a-8ee4-4018-9aea-1f1b0a725b5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DFE"/>
    <w:rsid w:val="00007C71"/>
    <w:rsid w:val="000105FD"/>
    <w:rsid w:val="000112E9"/>
    <w:rsid w:val="00020310"/>
    <w:rsid w:val="0002517A"/>
    <w:rsid w:val="00031814"/>
    <w:rsid w:val="00034361"/>
    <w:rsid w:val="00034DB9"/>
    <w:rsid w:val="00042864"/>
    <w:rsid w:val="00044214"/>
    <w:rsid w:val="00046B2B"/>
    <w:rsid w:val="00051801"/>
    <w:rsid w:val="00060C29"/>
    <w:rsid w:val="0006500E"/>
    <w:rsid w:val="000712D3"/>
    <w:rsid w:val="00071A99"/>
    <w:rsid w:val="00071F04"/>
    <w:rsid w:val="00072B9D"/>
    <w:rsid w:val="000811BA"/>
    <w:rsid w:val="000861F1"/>
    <w:rsid w:val="000934D8"/>
    <w:rsid w:val="00097B63"/>
    <w:rsid w:val="000A1B6B"/>
    <w:rsid w:val="000A6BC4"/>
    <w:rsid w:val="000A77CD"/>
    <w:rsid w:val="000B0414"/>
    <w:rsid w:val="000D5984"/>
    <w:rsid w:val="000E0D0F"/>
    <w:rsid w:val="000E1686"/>
    <w:rsid w:val="000F4542"/>
    <w:rsid w:val="000F6B7E"/>
    <w:rsid w:val="000F6BBF"/>
    <w:rsid w:val="001032B1"/>
    <w:rsid w:val="00106684"/>
    <w:rsid w:val="00111A45"/>
    <w:rsid w:val="00112A94"/>
    <w:rsid w:val="0011345F"/>
    <w:rsid w:val="00113A61"/>
    <w:rsid w:val="0011468E"/>
    <w:rsid w:val="001246F5"/>
    <w:rsid w:val="001304E5"/>
    <w:rsid w:val="0013104B"/>
    <w:rsid w:val="00135362"/>
    <w:rsid w:val="0013760C"/>
    <w:rsid w:val="00145302"/>
    <w:rsid w:val="001470B6"/>
    <w:rsid w:val="00147DB0"/>
    <w:rsid w:val="0015371A"/>
    <w:rsid w:val="00161E75"/>
    <w:rsid w:val="00167769"/>
    <w:rsid w:val="00172408"/>
    <w:rsid w:val="001766E4"/>
    <w:rsid w:val="001802CF"/>
    <w:rsid w:val="00181463"/>
    <w:rsid w:val="0018361B"/>
    <w:rsid w:val="00184A45"/>
    <w:rsid w:val="001928FF"/>
    <w:rsid w:val="001A2ED7"/>
    <w:rsid w:val="001A7494"/>
    <w:rsid w:val="001A7E91"/>
    <w:rsid w:val="001B24ED"/>
    <w:rsid w:val="001B34C8"/>
    <w:rsid w:val="001B6269"/>
    <w:rsid w:val="001B7B0A"/>
    <w:rsid w:val="001C327A"/>
    <w:rsid w:val="001C33A6"/>
    <w:rsid w:val="001C68D5"/>
    <w:rsid w:val="001D4B88"/>
    <w:rsid w:val="001D72AF"/>
    <w:rsid w:val="001E6457"/>
    <w:rsid w:val="001F40E7"/>
    <w:rsid w:val="001F42E6"/>
    <w:rsid w:val="002004DA"/>
    <w:rsid w:val="00200C25"/>
    <w:rsid w:val="00205603"/>
    <w:rsid w:val="0020666A"/>
    <w:rsid w:val="002071AC"/>
    <w:rsid w:val="002177AF"/>
    <w:rsid w:val="00221F2D"/>
    <w:rsid w:val="00225730"/>
    <w:rsid w:val="0022663A"/>
    <w:rsid w:val="00234D6F"/>
    <w:rsid w:val="00242621"/>
    <w:rsid w:val="00242DA2"/>
    <w:rsid w:val="00242E6C"/>
    <w:rsid w:val="00254465"/>
    <w:rsid w:val="00254664"/>
    <w:rsid w:val="002600EC"/>
    <w:rsid w:val="002639C0"/>
    <w:rsid w:val="0027301B"/>
    <w:rsid w:val="00273D37"/>
    <w:rsid w:val="00276C53"/>
    <w:rsid w:val="0028256F"/>
    <w:rsid w:val="002834D1"/>
    <w:rsid w:val="002838CD"/>
    <w:rsid w:val="002876E8"/>
    <w:rsid w:val="00287AD9"/>
    <w:rsid w:val="00292BCF"/>
    <w:rsid w:val="00295C0E"/>
    <w:rsid w:val="00296766"/>
    <w:rsid w:val="002B3094"/>
    <w:rsid w:val="002B3A92"/>
    <w:rsid w:val="002C2F27"/>
    <w:rsid w:val="002C7264"/>
    <w:rsid w:val="002D1FBA"/>
    <w:rsid w:val="002E0CDF"/>
    <w:rsid w:val="002E1EF4"/>
    <w:rsid w:val="002E2EB0"/>
    <w:rsid w:val="002E3C6E"/>
    <w:rsid w:val="002F0A92"/>
    <w:rsid w:val="002F57C8"/>
    <w:rsid w:val="00300074"/>
    <w:rsid w:val="0030312D"/>
    <w:rsid w:val="00305AC0"/>
    <w:rsid w:val="00310D50"/>
    <w:rsid w:val="00333275"/>
    <w:rsid w:val="00334816"/>
    <w:rsid w:val="00346F76"/>
    <w:rsid w:val="003526B3"/>
    <w:rsid w:val="003545A3"/>
    <w:rsid w:val="00357EBD"/>
    <w:rsid w:val="00357FCD"/>
    <w:rsid w:val="00360508"/>
    <w:rsid w:val="00361790"/>
    <w:rsid w:val="00361CA1"/>
    <w:rsid w:val="0036297F"/>
    <w:rsid w:val="00365F0B"/>
    <w:rsid w:val="003665E6"/>
    <w:rsid w:val="00367565"/>
    <w:rsid w:val="00377F24"/>
    <w:rsid w:val="00381078"/>
    <w:rsid w:val="003829F3"/>
    <w:rsid w:val="003831FE"/>
    <w:rsid w:val="00383529"/>
    <w:rsid w:val="00386298"/>
    <w:rsid w:val="00387453"/>
    <w:rsid w:val="00390E10"/>
    <w:rsid w:val="0039250F"/>
    <w:rsid w:val="003932F0"/>
    <w:rsid w:val="003960A4"/>
    <w:rsid w:val="003A1AA2"/>
    <w:rsid w:val="003A2BBB"/>
    <w:rsid w:val="003A6312"/>
    <w:rsid w:val="003B1BDD"/>
    <w:rsid w:val="003B5742"/>
    <w:rsid w:val="003C6DC5"/>
    <w:rsid w:val="003C7D2A"/>
    <w:rsid w:val="003C7E03"/>
    <w:rsid w:val="003D5768"/>
    <w:rsid w:val="003D6D61"/>
    <w:rsid w:val="003E084C"/>
    <w:rsid w:val="003E73CA"/>
    <w:rsid w:val="003E76DE"/>
    <w:rsid w:val="003F1ED0"/>
    <w:rsid w:val="003F44AF"/>
    <w:rsid w:val="003F560E"/>
    <w:rsid w:val="00401D52"/>
    <w:rsid w:val="00402540"/>
    <w:rsid w:val="0040399F"/>
    <w:rsid w:val="00406ADC"/>
    <w:rsid w:val="0040741E"/>
    <w:rsid w:val="00410995"/>
    <w:rsid w:val="0041152E"/>
    <w:rsid w:val="00412B65"/>
    <w:rsid w:val="00416ADC"/>
    <w:rsid w:val="00424ADE"/>
    <w:rsid w:val="004323C3"/>
    <w:rsid w:val="00434BD3"/>
    <w:rsid w:val="004352EE"/>
    <w:rsid w:val="0043681C"/>
    <w:rsid w:val="00437010"/>
    <w:rsid w:val="00437C85"/>
    <w:rsid w:val="00440DE8"/>
    <w:rsid w:val="00442E7F"/>
    <w:rsid w:val="00445B91"/>
    <w:rsid w:val="00445DC8"/>
    <w:rsid w:val="0046105B"/>
    <w:rsid w:val="00465E51"/>
    <w:rsid w:val="00466BA1"/>
    <w:rsid w:val="00472E3F"/>
    <w:rsid w:val="00477B82"/>
    <w:rsid w:val="00477BD5"/>
    <w:rsid w:val="00480606"/>
    <w:rsid w:val="00480A58"/>
    <w:rsid w:val="00483D35"/>
    <w:rsid w:val="00492E3B"/>
    <w:rsid w:val="004A5022"/>
    <w:rsid w:val="004B2465"/>
    <w:rsid w:val="004B2ED9"/>
    <w:rsid w:val="004B55D0"/>
    <w:rsid w:val="004B6545"/>
    <w:rsid w:val="004C2091"/>
    <w:rsid w:val="004C27DD"/>
    <w:rsid w:val="004D650A"/>
    <w:rsid w:val="004D7C5B"/>
    <w:rsid w:val="004E17B2"/>
    <w:rsid w:val="004E3632"/>
    <w:rsid w:val="004E7A5E"/>
    <w:rsid w:val="004F0032"/>
    <w:rsid w:val="004F00D6"/>
    <w:rsid w:val="004F0AC4"/>
    <w:rsid w:val="004F3BE2"/>
    <w:rsid w:val="004F5B31"/>
    <w:rsid w:val="00501794"/>
    <w:rsid w:val="0050652A"/>
    <w:rsid w:val="00524AC1"/>
    <w:rsid w:val="00530059"/>
    <w:rsid w:val="00534B0C"/>
    <w:rsid w:val="00541DD3"/>
    <w:rsid w:val="005459C1"/>
    <w:rsid w:val="005500F8"/>
    <w:rsid w:val="00550467"/>
    <w:rsid w:val="0055084D"/>
    <w:rsid w:val="00553AD1"/>
    <w:rsid w:val="005628AC"/>
    <w:rsid w:val="0056396C"/>
    <w:rsid w:val="0056538D"/>
    <w:rsid w:val="00570B2D"/>
    <w:rsid w:val="005718D2"/>
    <w:rsid w:val="00571CD6"/>
    <w:rsid w:val="00576BF6"/>
    <w:rsid w:val="005778E5"/>
    <w:rsid w:val="00583A32"/>
    <w:rsid w:val="00583AA5"/>
    <w:rsid w:val="0058481D"/>
    <w:rsid w:val="005857D4"/>
    <w:rsid w:val="00596625"/>
    <w:rsid w:val="005969CC"/>
    <w:rsid w:val="005975C1"/>
    <w:rsid w:val="005A37F1"/>
    <w:rsid w:val="005A4A14"/>
    <w:rsid w:val="005B2CCA"/>
    <w:rsid w:val="005B6A45"/>
    <w:rsid w:val="005B720D"/>
    <w:rsid w:val="005B7EBD"/>
    <w:rsid w:val="005C2428"/>
    <w:rsid w:val="005C66F7"/>
    <w:rsid w:val="005D1914"/>
    <w:rsid w:val="005D665E"/>
    <w:rsid w:val="005E3549"/>
    <w:rsid w:val="005E65D7"/>
    <w:rsid w:val="005F290D"/>
    <w:rsid w:val="005F756B"/>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51189"/>
    <w:rsid w:val="00662C47"/>
    <w:rsid w:val="00665E51"/>
    <w:rsid w:val="00667502"/>
    <w:rsid w:val="006704DD"/>
    <w:rsid w:val="00673354"/>
    <w:rsid w:val="006745A6"/>
    <w:rsid w:val="006756AD"/>
    <w:rsid w:val="00677A33"/>
    <w:rsid w:val="0068017A"/>
    <w:rsid w:val="00683ABB"/>
    <w:rsid w:val="00683E58"/>
    <w:rsid w:val="0068433B"/>
    <w:rsid w:val="00687D95"/>
    <w:rsid w:val="00690766"/>
    <w:rsid w:val="00695379"/>
    <w:rsid w:val="00695D0C"/>
    <w:rsid w:val="006A04E5"/>
    <w:rsid w:val="006A1505"/>
    <w:rsid w:val="006A7240"/>
    <w:rsid w:val="006B0C71"/>
    <w:rsid w:val="006B0FAD"/>
    <w:rsid w:val="006B5412"/>
    <w:rsid w:val="006C0992"/>
    <w:rsid w:val="006C1E1C"/>
    <w:rsid w:val="006C7239"/>
    <w:rsid w:val="006C78D9"/>
    <w:rsid w:val="006D362B"/>
    <w:rsid w:val="006D55CA"/>
    <w:rsid w:val="006D5626"/>
    <w:rsid w:val="006E0214"/>
    <w:rsid w:val="006E3283"/>
    <w:rsid w:val="006E78F2"/>
    <w:rsid w:val="006E7D72"/>
    <w:rsid w:val="006F074F"/>
    <w:rsid w:val="006F2842"/>
    <w:rsid w:val="007004E7"/>
    <w:rsid w:val="00700546"/>
    <w:rsid w:val="00702069"/>
    <w:rsid w:val="00710CAA"/>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66D5D"/>
    <w:rsid w:val="0077169F"/>
    <w:rsid w:val="00771E52"/>
    <w:rsid w:val="00783252"/>
    <w:rsid w:val="0078798B"/>
    <w:rsid w:val="00790358"/>
    <w:rsid w:val="00792579"/>
    <w:rsid w:val="00793833"/>
    <w:rsid w:val="00793FA5"/>
    <w:rsid w:val="00796156"/>
    <w:rsid w:val="007967EF"/>
    <w:rsid w:val="007A5316"/>
    <w:rsid w:val="007B3AF4"/>
    <w:rsid w:val="007B59ED"/>
    <w:rsid w:val="007B690B"/>
    <w:rsid w:val="007C1009"/>
    <w:rsid w:val="007C14C6"/>
    <w:rsid w:val="007D05B4"/>
    <w:rsid w:val="007D4D1A"/>
    <w:rsid w:val="007E06D0"/>
    <w:rsid w:val="007E0C76"/>
    <w:rsid w:val="007E0ED9"/>
    <w:rsid w:val="007E3B0C"/>
    <w:rsid w:val="007E5C17"/>
    <w:rsid w:val="007E7E57"/>
    <w:rsid w:val="007F06E9"/>
    <w:rsid w:val="00800F8C"/>
    <w:rsid w:val="00811106"/>
    <w:rsid w:val="00813E67"/>
    <w:rsid w:val="008163BA"/>
    <w:rsid w:val="00824579"/>
    <w:rsid w:val="00825278"/>
    <w:rsid w:val="00825FA6"/>
    <w:rsid w:val="0082720B"/>
    <w:rsid w:val="00834B9F"/>
    <w:rsid w:val="00834BBF"/>
    <w:rsid w:val="008469BF"/>
    <w:rsid w:val="00862990"/>
    <w:rsid w:val="008766AC"/>
    <w:rsid w:val="00881721"/>
    <w:rsid w:val="00882DC6"/>
    <w:rsid w:val="00884657"/>
    <w:rsid w:val="0089143E"/>
    <w:rsid w:val="00891DAE"/>
    <w:rsid w:val="00892C83"/>
    <w:rsid w:val="008976D9"/>
    <w:rsid w:val="008A330B"/>
    <w:rsid w:val="008A3C62"/>
    <w:rsid w:val="008A50A7"/>
    <w:rsid w:val="008B6282"/>
    <w:rsid w:val="008B660B"/>
    <w:rsid w:val="008C173D"/>
    <w:rsid w:val="008C3448"/>
    <w:rsid w:val="008C5024"/>
    <w:rsid w:val="008C520E"/>
    <w:rsid w:val="008E49C2"/>
    <w:rsid w:val="008E6442"/>
    <w:rsid w:val="008E79ED"/>
    <w:rsid w:val="008F047A"/>
    <w:rsid w:val="008F5B61"/>
    <w:rsid w:val="00900687"/>
    <w:rsid w:val="009020F6"/>
    <w:rsid w:val="00903226"/>
    <w:rsid w:val="00905786"/>
    <w:rsid w:val="00907250"/>
    <w:rsid w:val="009105FB"/>
    <w:rsid w:val="00913636"/>
    <w:rsid w:val="009138FA"/>
    <w:rsid w:val="00913FC6"/>
    <w:rsid w:val="00914243"/>
    <w:rsid w:val="009179F7"/>
    <w:rsid w:val="009219E1"/>
    <w:rsid w:val="0092565A"/>
    <w:rsid w:val="00933A1B"/>
    <w:rsid w:val="00933BCB"/>
    <w:rsid w:val="00934C70"/>
    <w:rsid w:val="00936EB2"/>
    <w:rsid w:val="00937BDB"/>
    <w:rsid w:val="00937D3F"/>
    <w:rsid w:val="00943AC2"/>
    <w:rsid w:val="00945FD1"/>
    <w:rsid w:val="00947681"/>
    <w:rsid w:val="00952A89"/>
    <w:rsid w:val="00961365"/>
    <w:rsid w:val="009616E4"/>
    <w:rsid w:val="00961C25"/>
    <w:rsid w:val="00966CD5"/>
    <w:rsid w:val="00967E3C"/>
    <w:rsid w:val="009712DF"/>
    <w:rsid w:val="009728F4"/>
    <w:rsid w:val="00975E08"/>
    <w:rsid w:val="009769E3"/>
    <w:rsid w:val="00985299"/>
    <w:rsid w:val="00987BA2"/>
    <w:rsid w:val="00992484"/>
    <w:rsid w:val="00994FB0"/>
    <w:rsid w:val="009A5434"/>
    <w:rsid w:val="009A7FF8"/>
    <w:rsid w:val="009B2C7E"/>
    <w:rsid w:val="009B48DD"/>
    <w:rsid w:val="009B765F"/>
    <w:rsid w:val="009B7EFF"/>
    <w:rsid w:val="009D541F"/>
    <w:rsid w:val="009E1FD2"/>
    <w:rsid w:val="009E2431"/>
    <w:rsid w:val="009E3302"/>
    <w:rsid w:val="009E3FDB"/>
    <w:rsid w:val="009E426D"/>
    <w:rsid w:val="009E46E0"/>
    <w:rsid w:val="009E7640"/>
    <w:rsid w:val="009F329B"/>
    <w:rsid w:val="009F34D0"/>
    <w:rsid w:val="009F3AC1"/>
    <w:rsid w:val="009F7889"/>
    <w:rsid w:val="00A011D9"/>
    <w:rsid w:val="00A074CA"/>
    <w:rsid w:val="00A169E3"/>
    <w:rsid w:val="00A16F81"/>
    <w:rsid w:val="00A34FF6"/>
    <w:rsid w:val="00A37275"/>
    <w:rsid w:val="00A43204"/>
    <w:rsid w:val="00A43C24"/>
    <w:rsid w:val="00A44BB4"/>
    <w:rsid w:val="00A52E3C"/>
    <w:rsid w:val="00A61F80"/>
    <w:rsid w:val="00A8352B"/>
    <w:rsid w:val="00A8775D"/>
    <w:rsid w:val="00A9323A"/>
    <w:rsid w:val="00A97B1E"/>
    <w:rsid w:val="00AA0C2D"/>
    <w:rsid w:val="00AB12F2"/>
    <w:rsid w:val="00AB41BA"/>
    <w:rsid w:val="00AB60E1"/>
    <w:rsid w:val="00AC1010"/>
    <w:rsid w:val="00AC3000"/>
    <w:rsid w:val="00AF16E4"/>
    <w:rsid w:val="00AF1718"/>
    <w:rsid w:val="00AF2B88"/>
    <w:rsid w:val="00AF689C"/>
    <w:rsid w:val="00AF7F9E"/>
    <w:rsid w:val="00B0061A"/>
    <w:rsid w:val="00B026EE"/>
    <w:rsid w:val="00B02B30"/>
    <w:rsid w:val="00B04E40"/>
    <w:rsid w:val="00B05A3E"/>
    <w:rsid w:val="00B07A18"/>
    <w:rsid w:val="00B10DA5"/>
    <w:rsid w:val="00B15D60"/>
    <w:rsid w:val="00B1766A"/>
    <w:rsid w:val="00B30C1B"/>
    <w:rsid w:val="00B334DA"/>
    <w:rsid w:val="00B3434E"/>
    <w:rsid w:val="00B4556F"/>
    <w:rsid w:val="00B46610"/>
    <w:rsid w:val="00B50765"/>
    <w:rsid w:val="00B51378"/>
    <w:rsid w:val="00B523FB"/>
    <w:rsid w:val="00B53E44"/>
    <w:rsid w:val="00B561F4"/>
    <w:rsid w:val="00B609C7"/>
    <w:rsid w:val="00B70367"/>
    <w:rsid w:val="00B7334B"/>
    <w:rsid w:val="00B73CD6"/>
    <w:rsid w:val="00B809F4"/>
    <w:rsid w:val="00B82360"/>
    <w:rsid w:val="00B836E4"/>
    <w:rsid w:val="00B8395C"/>
    <w:rsid w:val="00B94CB8"/>
    <w:rsid w:val="00B957BD"/>
    <w:rsid w:val="00BA0150"/>
    <w:rsid w:val="00BA6239"/>
    <w:rsid w:val="00BB0B27"/>
    <w:rsid w:val="00BB2D05"/>
    <w:rsid w:val="00BB5A28"/>
    <w:rsid w:val="00BC2625"/>
    <w:rsid w:val="00BC33A2"/>
    <w:rsid w:val="00BD405C"/>
    <w:rsid w:val="00BD508D"/>
    <w:rsid w:val="00BD7B54"/>
    <w:rsid w:val="00BD7F28"/>
    <w:rsid w:val="00BE3347"/>
    <w:rsid w:val="00BF0AF6"/>
    <w:rsid w:val="00BF4A76"/>
    <w:rsid w:val="00BF539B"/>
    <w:rsid w:val="00BF5493"/>
    <w:rsid w:val="00BF637B"/>
    <w:rsid w:val="00C0136F"/>
    <w:rsid w:val="00C018D5"/>
    <w:rsid w:val="00C043E3"/>
    <w:rsid w:val="00C1248E"/>
    <w:rsid w:val="00C13502"/>
    <w:rsid w:val="00C157EF"/>
    <w:rsid w:val="00C17552"/>
    <w:rsid w:val="00C22994"/>
    <w:rsid w:val="00C31E17"/>
    <w:rsid w:val="00C35AC8"/>
    <w:rsid w:val="00C45BA2"/>
    <w:rsid w:val="00C506FB"/>
    <w:rsid w:val="00C555E7"/>
    <w:rsid w:val="00C60982"/>
    <w:rsid w:val="00C6491F"/>
    <w:rsid w:val="00C655AB"/>
    <w:rsid w:val="00C7097F"/>
    <w:rsid w:val="00C71FFC"/>
    <w:rsid w:val="00C807E9"/>
    <w:rsid w:val="00C86D82"/>
    <w:rsid w:val="00C90E54"/>
    <w:rsid w:val="00C92BD8"/>
    <w:rsid w:val="00C97043"/>
    <w:rsid w:val="00C97D69"/>
    <w:rsid w:val="00CA09DE"/>
    <w:rsid w:val="00CA0C07"/>
    <w:rsid w:val="00CA0FC4"/>
    <w:rsid w:val="00CA34AB"/>
    <w:rsid w:val="00CA6A27"/>
    <w:rsid w:val="00CA7B5F"/>
    <w:rsid w:val="00CA7EE4"/>
    <w:rsid w:val="00CB698A"/>
    <w:rsid w:val="00CB73B1"/>
    <w:rsid w:val="00CD451C"/>
    <w:rsid w:val="00CD4926"/>
    <w:rsid w:val="00CE09F6"/>
    <w:rsid w:val="00CE0C4F"/>
    <w:rsid w:val="00CE3956"/>
    <w:rsid w:val="00CE4156"/>
    <w:rsid w:val="00CE47B5"/>
    <w:rsid w:val="00CE6009"/>
    <w:rsid w:val="00CF1A8D"/>
    <w:rsid w:val="00CF2C6B"/>
    <w:rsid w:val="00D00E35"/>
    <w:rsid w:val="00D03A9A"/>
    <w:rsid w:val="00D15587"/>
    <w:rsid w:val="00D267AA"/>
    <w:rsid w:val="00D3563D"/>
    <w:rsid w:val="00D40302"/>
    <w:rsid w:val="00D4187C"/>
    <w:rsid w:val="00D4234B"/>
    <w:rsid w:val="00D44132"/>
    <w:rsid w:val="00D459E6"/>
    <w:rsid w:val="00D46B8C"/>
    <w:rsid w:val="00D47E72"/>
    <w:rsid w:val="00D517EC"/>
    <w:rsid w:val="00D532B0"/>
    <w:rsid w:val="00D53F11"/>
    <w:rsid w:val="00D620B1"/>
    <w:rsid w:val="00D722D1"/>
    <w:rsid w:val="00D7376E"/>
    <w:rsid w:val="00D74B40"/>
    <w:rsid w:val="00D823E6"/>
    <w:rsid w:val="00D834EE"/>
    <w:rsid w:val="00D85EE8"/>
    <w:rsid w:val="00DA04AD"/>
    <w:rsid w:val="00DA393F"/>
    <w:rsid w:val="00DB319C"/>
    <w:rsid w:val="00DB70C0"/>
    <w:rsid w:val="00DC4B9B"/>
    <w:rsid w:val="00DC5033"/>
    <w:rsid w:val="00DD323B"/>
    <w:rsid w:val="00DD3D8F"/>
    <w:rsid w:val="00DD77F8"/>
    <w:rsid w:val="00DE5624"/>
    <w:rsid w:val="00DE5E87"/>
    <w:rsid w:val="00DF3AE8"/>
    <w:rsid w:val="00DF4052"/>
    <w:rsid w:val="00E00EFD"/>
    <w:rsid w:val="00E0119E"/>
    <w:rsid w:val="00E03325"/>
    <w:rsid w:val="00E05DDC"/>
    <w:rsid w:val="00E07080"/>
    <w:rsid w:val="00E1600C"/>
    <w:rsid w:val="00E17AD0"/>
    <w:rsid w:val="00E2390B"/>
    <w:rsid w:val="00E26C23"/>
    <w:rsid w:val="00E33B47"/>
    <w:rsid w:val="00E34A43"/>
    <w:rsid w:val="00E35D55"/>
    <w:rsid w:val="00E37F02"/>
    <w:rsid w:val="00E51B9F"/>
    <w:rsid w:val="00E569B5"/>
    <w:rsid w:val="00E679DB"/>
    <w:rsid w:val="00E7792B"/>
    <w:rsid w:val="00E825DB"/>
    <w:rsid w:val="00E84FB0"/>
    <w:rsid w:val="00E87C0B"/>
    <w:rsid w:val="00E938A0"/>
    <w:rsid w:val="00E93B41"/>
    <w:rsid w:val="00E9679B"/>
    <w:rsid w:val="00E97BBB"/>
    <w:rsid w:val="00EA30AE"/>
    <w:rsid w:val="00EB0A7A"/>
    <w:rsid w:val="00EB3AFD"/>
    <w:rsid w:val="00EB3B78"/>
    <w:rsid w:val="00EB545B"/>
    <w:rsid w:val="00EB5D03"/>
    <w:rsid w:val="00EC1EF1"/>
    <w:rsid w:val="00EC3863"/>
    <w:rsid w:val="00EC5ADE"/>
    <w:rsid w:val="00EC6620"/>
    <w:rsid w:val="00ED11AE"/>
    <w:rsid w:val="00EE5B85"/>
    <w:rsid w:val="00EF1F76"/>
    <w:rsid w:val="00F05DCD"/>
    <w:rsid w:val="00F06CAF"/>
    <w:rsid w:val="00F07CC2"/>
    <w:rsid w:val="00F1190E"/>
    <w:rsid w:val="00F13B3A"/>
    <w:rsid w:val="00F146E6"/>
    <w:rsid w:val="00F1678E"/>
    <w:rsid w:val="00F17EBF"/>
    <w:rsid w:val="00F207C2"/>
    <w:rsid w:val="00F21A08"/>
    <w:rsid w:val="00F2441D"/>
    <w:rsid w:val="00F244B4"/>
    <w:rsid w:val="00F257E1"/>
    <w:rsid w:val="00F348EA"/>
    <w:rsid w:val="00F349C5"/>
    <w:rsid w:val="00F3593D"/>
    <w:rsid w:val="00F36005"/>
    <w:rsid w:val="00F362C9"/>
    <w:rsid w:val="00F40B24"/>
    <w:rsid w:val="00F42800"/>
    <w:rsid w:val="00F4615B"/>
    <w:rsid w:val="00F51A03"/>
    <w:rsid w:val="00F54F61"/>
    <w:rsid w:val="00F60A39"/>
    <w:rsid w:val="00F61C9F"/>
    <w:rsid w:val="00F6599E"/>
    <w:rsid w:val="00F660FA"/>
    <w:rsid w:val="00F7367B"/>
    <w:rsid w:val="00F76519"/>
    <w:rsid w:val="00F808A3"/>
    <w:rsid w:val="00F84D03"/>
    <w:rsid w:val="00F865E5"/>
    <w:rsid w:val="00F940B7"/>
    <w:rsid w:val="00F976FF"/>
    <w:rsid w:val="00FA4F68"/>
    <w:rsid w:val="00FB2E75"/>
    <w:rsid w:val="00FB36C5"/>
    <w:rsid w:val="00FB45BA"/>
    <w:rsid w:val="00FB5126"/>
    <w:rsid w:val="00FB5B46"/>
    <w:rsid w:val="00FC0B84"/>
    <w:rsid w:val="00FC0ED8"/>
    <w:rsid w:val="00FC13FE"/>
    <w:rsid w:val="00FC1D12"/>
    <w:rsid w:val="00FC2816"/>
    <w:rsid w:val="00FD0769"/>
    <w:rsid w:val="00FD3869"/>
    <w:rsid w:val="00FD39B0"/>
    <w:rsid w:val="00FD5343"/>
    <w:rsid w:val="00FD5577"/>
    <w:rsid w:val="00FD6645"/>
    <w:rsid w:val="00FD74C3"/>
    <w:rsid w:val="00FE4DC6"/>
    <w:rsid w:val="00FE5465"/>
    <w:rsid w:val="00FE73D2"/>
    <w:rsid w:val="1FB3D345"/>
    <w:rsid w:val="51C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 w:type="paragraph" w:styleId="CommentText">
    <w:name w:val="annotation text"/>
    <w:basedOn w:val="Normal"/>
    <w:link w:val="CommentTextChar"/>
    <w:uiPriority w:val="99"/>
    <w:semiHidden/>
    <w:unhideWhenUsed/>
    <w:rsid w:val="009E46E0"/>
    <w:pPr>
      <w:spacing w:line="240" w:lineRule="auto"/>
    </w:pPr>
    <w:rPr>
      <w:sz w:val="20"/>
      <w:szCs w:val="20"/>
    </w:rPr>
  </w:style>
  <w:style w:type="character" w:customStyle="1" w:styleId="CommentTextChar">
    <w:name w:val="Comment Text Char"/>
    <w:basedOn w:val="DefaultParagraphFont"/>
    <w:link w:val="CommentText"/>
    <w:uiPriority w:val="99"/>
    <w:semiHidden/>
    <w:rsid w:val="009E46E0"/>
    <w:rPr>
      <w:sz w:val="20"/>
      <w:szCs w:val="20"/>
    </w:rPr>
  </w:style>
  <w:style w:type="character" w:styleId="CommentReference">
    <w:name w:val="annotation reference"/>
    <w:basedOn w:val="DefaultParagraphFont"/>
    <w:uiPriority w:val="99"/>
    <w:semiHidden/>
    <w:unhideWhenUsed/>
    <w:rsid w:val="009E46E0"/>
    <w:rPr>
      <w:sz w:val="16"/>
      <w:szCs w:val="16"/>
    </w:rPr>
  </w:style>
  <w:style w:type="paragraph" w:styleId="CommentSubject">
    <w:name w:val="annotation subject"/>
    <w:basedOn w:val="CommentText"/>
    <w:next w:val="CommentText"/>
    <w:link w:val="CommentSubjectChar"/>
    <w:uiPriority w:val="99"/>
    <w:semiHidden/>
    <w:unhideWhenUsed/>
    <w:rsid w:val="009E46E0"/>
    <w:rPr>
      <w:b/>
      <w:bCs/>
    </w:rPr>
  </w:style>
  <w:style w:type="character" w:customStyle="1" w:styleId="CommentSubjectChar">
    <w:name w:val="Comment Subject Char"/>
    <w:basedOn w:val="CommentTextChar"/>
    <w:link w:val="CommentSubject"/>
    <w:uiPriority w:val="99"/>
    <w:semiHidden/>
    <w:rsid w:val="009E46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19</Pages>
  <Words>6262</Words>
  <Characters>35694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31</cp:revision>
  <cp:lastPrinted>2026-07-30T22:13:00Z</cp:lastPrinted>
  <dcterms:created xsi:type="dcterms:W3CDTF">2026-08-05T01:07:00Z</dcterms:created>
  <dcterms:modified xsi:type="dcterms:W3CDTF">2026-08-13T21:22:00Z</dcterms:modified>
</cp:coreProperties>
</file>