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54DB" w14:textId="3EBD7D06" w:rsidR="00D620B1" w:rsidRDefault="00135362" w:rsidP="003C7D2A">
      <w:pPr>
        <w:pStyle w:val="Title"/>
      </w:pPr>
      <w:bookmarkStart w:id="0" w:name="Xde70cbfbf8f1a4cf16a1c1d00dfac4228632f76"/>
      <w:r>
        <w:t>Decreasing</w:t>
      </w:r>
      <w:r w:rsidRPr="00CE09F6">
        <w:t xml:space="preserve"> </w:t>
      </w:r>
      <w:r>
        <w:t>hydrological</w:t>
      </w:r>
      <w:r w:rsidRPr="00CE09F6">
        <w:t xml:space="preserve"> circulation</w:t>
      </w:r>
      <w:r>
        <w:t xml:space="preserve"> dims shallow</w:t>
      </w:r>
      <w:r w:rsidR="00CE09F6">
        <w:t xml:space="preserve"> cumulus cloud</w:t>
      </w:r>
      <w:r w:rsidR="003A2BBB">
        <w:t>s</w:t>
      </w:r>
    </w:p>
    <w:p w14:paraId="70AD8BF8" w14:textId="77777777" w:rsidR="00E87C0B" w:rsidRDefault="00E87C0B" w:rsidP="00E87C0B"/>
    <w:p w14:paraId="5D3348C4" w14:textId="77777777" w:rsidR="00E87C0B" w:rsidRDefault="00E87C0B" w:rsidP="00E87C0B">
      <w:r>
        <w:t>Simon P. de Szoeke</w:t>
      </w:r>
    </w:p>
    <w:p w14:paraId="3B07325E" w14:textId="77777777" w:rsidR="00E87C0B" w:rsidRDefault="00E87C0B" w:rsidP="00E87C0B">
      <w:r>
        <w:t>An-Yi Huang</w:t>
      </w:r>
    </w:p>
    <w:p w14:paraId="3B579B64" w14:textId="205F7BAF" w:rsidR="00E87C0B" w:rsidRDefault="000F6BBF" w:rsidP="00E87C0B">
      <w:r>
        <w:t>Andrea Jenney</w:t>
      </w:r>
    </w:p>
    <w:p w14:paraId="389B8CEA" w14:textId="4E191635" w:rsidR="000D7553" w:rsidRPr="00E87C0B" w:rsidRDefault="000D7553" w:rsidP="00E87C0B">
      <w:r>
        <w:t>Patrick C. Andrews</w:t>
      </w:r>
    </w:p>
    <w:p w14:paraId="1DC07ED3" w14:textId="63AF39FD" w:rsidR="00CE09F6" w:rsidRPr="00891CDE" w:rsidRDefault="00CE09F6" w:rsidP="00CE09F6">
      <w:pPr>
        <w:pStyle w:val="Heading1"/>
      </w:pPr>
      <w:bookmarkStart w:id="1" w:name="abstract"/>
      <w:r w:rsidRPr="00891CDE">
        <w:t>Abstract</w:t>
      </w:r>
    </w:p>
    <w:p w14:paraId="5CC0A521" w14:textId="3845DEE9" w:rsidR="0055084D" w:rsidRPr="00642592" w:rsidRDefault="00CE09F6" w:rsidP="0040399F">
      <w:pPr>
        <w:pStyle w:val="FirstParagraph"/>
        <w:rPr>
          <w:rFonts w:ascii="Aptos" w:hAnsi="Aptos"/>
        </w:rPr>
      </w:pPr>
      <w:r w:rsidRPr="00891CDE">
        <w:rPr>
          <w:rFonts w:ascii="Aptos" w:hAnsi="Aptos"/>
        </w:rPr>
        <w:t>Shallow cumulus clouds affect Earth’s planetary albedo</w:t>
      </w:r>
      <w:r w:rsidR="00135362">
        <w:rPr>
          <w:rFonts w:ascii="Aptos" w:hAnsi="Aptos"/>
        </w:rPr>
        <w:t xml:space="preserve"> and </w:t>
      </w:r>
      <w:r w:rsidRPr="00891CDE">
        <w:rPr>
          <w:rFonts w:ascii="Aptos" w:hAnsi="Aptos"/>
        </w:rPr>
        <w:t xml:space="preserve">explain </w:t>
      </w:r>
      <w:r w:rsidR="008C173D">
        <w:rPr>
          <w:rFonts w:ascii="Aptos" w:hAnsi="Aptos"/>
        </w:rPr>
        <w:t xml:space="preserve">the spread in </w:t>
      </w:r>
      <w:r w:rsidRPr="00891CDE">
        <w:rPr>
          <w:rFonts w:ascii="Aptos" w:hAnsi="Aptos"/>
        </w:rPr>
        <w:t>climate model sensitivit</w:t>
      </w:r>
      <w:r w:rsidR="000D7553">
        <w:rPr>
          <w:rFonts w:ascii="Aptos" w:hAnsi="Aptos"/>
        </w:rPr>
        <w:t>y</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w:t>
      </w:r>
      <w:r w:rsidR="00135362">
        <w:rPr>
          <w:rFonts w:ascii="Aptos" w:hAnsi="Aptos"/>
        </w:rPr>
        <w:t>ng</w:t>
      </w:r>
      <w:r w:rsidR="00C90E54">
        <w:rPr>
          <w:rFonts w:ascii="Aptos" w:hAnsi="Aptos"/>
        </w:rPr>
        <w:t xml:space="preserve"> the cloud layer by i</w:t>
      </w:r>
      <w:r w:rsidRPr="00891CDE">
        <w:rPr>
          <w:rFonts w:ascii="Aptos" w:hAnsi="Aptos"/>
        </w:rPr>
        <w:t>ncreas</w:t>
      </w:r>
      <w:r w:rsidR="00263F40">
        <w:rPr>
          <w:rFonts w:ascii="Aptos" w:hAnsi="Aptos"/>
        </w:rPr>
        <w:t>ed</w:t>
      </w:r>
      <w:r w:rsidRPr="00891CDE">
        <w:rPr>
          <w:rFonts w:ascii="Aptos" w:hAnsi="Aptos"/>
        </w:rPr>
        <w:t xml:space="preserve">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w:t>
      </w:r>
      <w:r w:rsidR="00263F40">
        <w:rPr>
          <w:rFonts w:ascii="Aptos" w:hAnsi="Aptos"/>
        </w:rPr>
        <w:t>, but recent</w:t>
      </w:r>
      <w:r w:rsidR="00C92BD8">
        <w:rPr>
          <w:rFonts w:ascii="Aptos" w:hAnsi="Aptos"/>
        </w:rPr>
        <w:t xml:space="preserve"> </w:t>
      </w:r>
      <w:r w:rsidR="00937BDB">
        <w:rPr>
          <w:rFonts w:ascii="Aptos" w:hAnsi="Aptos"/>
        </w:rPr>
        <w:t>observations show that</w:t>
      </w:r>
      <w:r w:rsidR="00C90E54">
        <w:rPr>
          <w:rFonts w:ascii="Aptos" w:hAnsi="Aptos"/>
        </w:rPr>
        <w:t xml:space="preserve"> </w:t>
      </w:r>
      <w:r w:rsidR="00C92BD8">
        <w:rPr>
          <w:rFonts w:ascii="Aptos" w:hAnsi="Aptos"/>
        </w:rPr>
        <w:t xml:space="preserve">mass flux </w:t>
      </w:r>
      <w:r w:rsidR="00234D6F">
        <w:rPr>
          <w:rFonts w:ascii="Aptos" w:hAnsi="Aptos"/>
        </w:rPr>
        <w:t>explain</w:t>
      </w:r>
      <w:r w:rsidR="00135362">
        <w:rPr>
          <w:rFonts w:ascii="Aptos" w:hAnsi="Aptos"/>
        </w:rPr>
        <w:t>s</w:t>
      </w:r>
      <w:r w:rsidR="00C92BD8">
        <w:rPr>
          <w:rFonts w:ascii="Aptos" w:hAnsi="Aptos"/>
        </w:rPr>
        <w:t xml:space="preserve"> </w:t>
      </w:r>
      <w:r w:rsidR="00263F40">
        <w:rPr>
          <w:rFonts w:ascii="Aptos" w:hAnsi="Aptos"/>
        </w:rPr>
        <w:t xml:space="preserve">mesoscale </w:t>
      </w:r>
      <w:r w:rsidR="00C92BD8">
        <w:rPr>
          <w:rFonts w:ascii="Aptos" w:hAnsi="Aptos"/>
        </w:rPr>
        <w:t>clou</w:t>
      </w:r>
      <w:r w:rsidR="006368EC">
        <w:rPr>
          <w:rFonts w:ascii="Aptos" w:hAnsi="Aptos"/>
        </w:rPr>
        <w:t>d fraction</w:t>
      </w:r>
      <w:r w:rsidR="00263F40">
        <w:rPr>
          <w:rFonts w:ascii="Aptos" w:hAnsi="Aptos"/>
        </w:rPr>
        <w:t xml:space="preserve"> better than relative humidity</w:t>
      </w:r>
      <w:r w:rsidR="00C90E54">
        <w:rPr>
          <w:rFonts w:ascii="Aptos" w:hAnsi="Aptos"/>
        </w:rPr>
        <w:t>.</w:t>
      </w:r>
      <w:r w:rsidR="008C173D">
        <w:rPr>
          <w:rFonts w:ascii="Aptos" w:hAnsi="Aptos"/>
        </w:rPr>
        <w:t xml:space="preserve"> </w:t>
      </w:r>
      <w:r w:rsidR="00135362">
        <w:rPr>
          <w:rFonts w:ascii="Aptos" w:hAnsi="Aptos"/>
        </w:rPr>
        <w:t>Here w</w:t>
      </w:r>
      <w:r w:rsidR="008C173D">
        <w:rPr>
          <w:rFonts w:ascii="Aptos" w:hAnsi="Aptos"/>
        </w:rPr>
        <w:t>e</w:t>
      </w:r>
      <w:r w:rsidR="000D7553">
        <w:rPr>
          <w:rFonts w:ascii="Aptos" w:hAnsi="Aptos"/>
        </w:rPr>
        <w:t xml:space="preserve"> estimate the effect of mean surface temperature changes on </w:t>
      </w:r>
      <w:r w:rsidR="00263F40">
        <w:rPr>
          <w:rFonts w:ascii="Aptos" w:hAnsi="Aptos"/>
        </w:rPr>
        <w:t xml:space="preserve">the fraction of </w:t>
      </w:r>
      <w:r w:rsidR="000D7553">
        <w:rPr>
          <w:rFonts w:ascii="Aptos" w:hAnsi="Aptos"/>
        </w:rPr>
        <w:t>shallow cumulus clouds</w:t>
      </w:r>
      <w:r w:rsidR="00263F40">
        <w:rPr>
          <w:rFonts w:ascii="Aptos" w:hAnsi="Aptos"/>
        </w:rPr>
        <w:t>, where, by hydrological balance, the tropospheric circulation decreases –5 % per K mean surface temperature</w:t>
      </w:r>
      <w:r w:rsidR="00EA30AE">
        <w:rPr>
          <w:rFonts w:ascii="Aptos" w:hAnsi="Aptos"/>
        </w:rPr>
        <w:t xml:space="preserve">. </w:t>
      </w:r>
      <w:r w:rsidR="00263F40">
        <w:rPr>
          <w:rFonts w:ascii="Aptos" w:hAnsi="Aptos"/>
        </w:rPr>
        <w:t>L</w:t>
      </w:r>
      <w:r w:rsidR="00EA30AE">
        <w:rPr>
          <w:rFonts w:ascii="Aptos" w:hAnsi="Aptos"/>
        </w:rPr>
        <w:t>o</w:t>
      </w:r>
      <w:r w:rsidR="00263F40">
        <w:rPr>
          <w:rFonts w:ascii="Aptos" w:hAnsi="Aptos"/>
        </w:rPr>
        <w:t>cal lo</w:t>
      </w:r>
      <w:r w:rsidR="00EA30AE">
        <w:rPr>
          <w:rFonts w:ascii="Aptos" w:hAnsi="Aptos"/>
        </w:rPr>
        <w:t>wer tropospher</w:t>
      </w:r>
      <w:r w:rsidR="00263F40">
        <w:rPr>
          <w:rFonts w:ascii="Aptos" w:hAnsi="Aptos"/>
        </w:rPr>
        <w:t>ic</w:t>
      </w:r>
      <w:r w:rsidR="008C173D">
        <w:rPr>
          <w:rFonts w:ascii="Aptos" w:hAnsi="Aptos"/>
        </w:rPr>
        <w:t xml:space="preserve"> </w:t>
      </w:r>
      <w:r w:rsidR="00263F40">
        <w:rPr>
          <w:rFonts w:ascii="Aptos" w:hAnsi="Aptos"/>
        </w:rPr>
        <w:t xml:space="preserve">moisture balance </w:t>
      </w:r>
      <w:r w:rsidR="00CB73B1">
        <w:rPr>
          <w:rFonts w:ascii="Aptos" w:hAnsi="Aptos"/>
        </w:rPr>
        <w:t>predict</w:t>
      </w:r>
      <w:r w:rsidR="008C173D">
        <w:rPr>
          <w:rFonts w:ascii="Aptos" w:hAnsi="Aptos"/>
        </w:rPr>
        <w:t>s</w:t>
      </w:r>
      <w:r w:rsidR="00CB73B1">
        <w:rPr>
          <w:rFonts w:ascii="Aptos" w:hAnsi="Aptos"/>
        </w:rPr>
        <w:t xml:space="preserve"> shallow cumulus </w:t>
      </w:r>
      <w:r w:rsidR="00EA30AE">
        <w:rPr>
          <w:rFonts w:ascii="Aptos" w:hAnsi="Aptos"/>
        </w:rPr>
        <w:t xml:space="preserve">mass flux and </w:t>
      </w:r>
      <w:r w:rsidR="00CB73B1">
        <w:rPr>
          <w:rFonts w:ascii="Aptos" w:hAnsi="Aptos"/>
        </w:rPr>
        <w:t xml:space="preserve">cloud </w:t>
      </w:r>
      <w:r w:rsidR="00263F40">
        <w:rPr>
          <w:rFonts w:ascii="Aptos" w:hAnsi="Aptos"/>
        </w:rPr>
        <w:t>fraction</w:t>
      </w:r>
      <w:r w:rsidR="006368EC">
        <w:rPr>
          <w:rFonts w:ascii="Aptos" w:hAnsi="Aptos"/>
        </w:rPr>
        <w:t xml:space="preserve"> decrease</w:t>
      </w:r>
      <w:r w:rsidR="000D7553">
        <w:rPr>
          <w:rFonts w:ascii="Aptos" w:hAnsi="Aptos"/>
        </w:rPr>
        <w:t xml:space="preserve"> by</w:t>
      </w:r>
      <w:r w:rsidR="006368EC">
        <w:rPr>
          <w:rFonts w:ascii="Aptos" w:hAnsi="Aptos"/>
        </w:rPr>
        <w:t xml:space="preserve"> –5</w:t>
      </w:r>
      <w:r w:rsidR="002838CD">
        <w:rPr>
          <w:rFonts w:ascii="Aptos" w:hAnsi="Aptos"/>
        </w:rPr>
        <w:t xml:space="preserve"> </w:t>
      </w:r>
      <w:r w:rsidR="006368EC">
        <w:rPr>
          <w:rFonts w:ascii="Aptos" w:hAnsi="Aptos"/>
        </w:rPr>
        <w:t>% K</w:t>
      </w:r>
      <w:r w:rsidR="006368EC">
        <w:rPr>
          <w:rFonts w:ascii="Aptos" w:hAnsi="Aptos"/>
          <w:vertAlign w:val="superscript"/>
        </w:rPr>
        <w:t>–1</w:t>
      </w:r>
      <w:r w:rsidR="000D7553">
        <w:rPr>
          <w:rFonts w:ascii="Aptos" w:hAnsi="Aptos"/>
        </w:rPr>
        <w:t xml:space="preserve"> in </w:t>
      </w:r>
      <w:r w:rsidR="007E5F82">
        <w:rPr>
          <w:rFonts w:ascii="Aptos" w:hAnsi="Aptos"/>
        </w:rPr>
        <w:t>proportion</w:t>
      </w:r>
      <w:r w:rsidR="000D7553">
        <w:rPr>
          <w:rFonts w:ascii="Aptos" w:hAnsi="Aptos"/>
        </w:rPr>
        <w:t xml:space="preserve"> to </w:t>
      </w:r>
      <w:r w:rsidR="007E5F82">
        <w:rPr>
          <w:rFonts w:ascii="Aptos" w:hAnsi="Aptos"/>
        </w:rPr>
        <w:t xml:space="preserve">the reduced </w:t>
      </w:r>
      <w:r w:rsidR="000D7553">
        <w:rPr>
          <w:rFonts w:ascii="Aptos" w:hAnsi="Aptos"/>
        </w:rPr>
        <w:t>circulation.</w:t>
      </w:r>
      <w:r w:rsidR="00EA30AE">
        <w:rPr>
          <w:rFonts w:ascii="Aptos" w:hAnsi="Aptos"/>
        </w:rPr>
        <w:t xml:space="preserve"> </w:t>
      </w:r>
      <w:r w:rsidR="00530059">
        <w:rPr>
          <w:rFonts w:ascii="Aptos" w:hAnsi="Aptos"/>
        </w:rPr>
        <w:t xml:space="preserve">Increasing specific humidity </w:t>
      </w:r>
      <w:r w:rsidR="00CA6A27">
        <w:rPr>
          <w:rFonts w:ascii="Aptos" w:hAnsi="Aptos"/>
        </w:rPr>
        <w:t>+7%</w:t>
      </w:r>
      <w:r w:rsidR="00263F40">
        <w:rPr>
          <w:rFonts w:ascii="Aptos" w:hAnsi="Aptos"/>
        </w:rPr>
        <w:t xml:space="preserve"> </w:t>
      </w:r>
      <w:r w:rsidR="00CA6A27">
        <w:rPr>
          <w:rFonts w:ascii="Aptos" w:hAnsi="Aptos"/>
        </w:rPr>
        <w:t xml:space="preserve">further </w:t>
      </w:r>
      <w:r w:rsidR="002838CD">
        <w:rPr>
          <w:rFonts w:ascii="Aptos" w:hAnsi="Aptos"/>
        </w:rPr>
        <w:t xml:space="preserve">reduces </w:t>
      </w:r>
      <w:r w:rsidR="00263F40">
        <w:rPr>
          <w:rFonts w:ascii="Aptos" w:hAnsi="Aptos"/>
        </w:rPr>
        <w:t>the</w:t>
      </w:r>
      <w:r w:rsidR="000D7553">
        <w:rPr>
          <w:rFonts w:ascii="Aptos" w:hAnsi="Aptos"/>
        </w:rPr>
        <w:t xml:space="preserve"> </w:t>
      </w:r>
      <w:r w:rsidR="00263F40">
        <w:rPr>
          <w:rFonts w:ascii="Aptos" w:hAnsi="Aptos"/>
        </w:rPr>
        <w:t>cloud fraction</w:t>
      </w:r>
      <w:r w:rsidR="00A8352B">
        <w:rPr>
          <w:rFonts w:ascii="Aptos" w:hAnsi="Aptos"/>
        </w:rPr>
        <w:t xml:space="preserve"> </w:t>
      </w:r>
      <w:r w:rsidR="00CA6A27">
        <w:rPr>
          <w:rFonts w:ascii="Aptos" w:hAnsi="Aptos"/>
        </w:rPr>
        <w:t>(–2.</w:t>
      </w:r>
      <w:r w:rsidR="000D7553">
        <w:rPr>
          <w:rFonts w:ascii="Aptos" w:hAnsi="Aptos"/>
        </w:rPr>
        <w:t>8</w:t>
      </w:r>
      <w:r w:rsidR="00CA6A27">
        <w:rPr>
          <w:rFonts w:ascii="Aptos" w:hAnsi="Aptos"/>
        </w:rPr>
        <w:t>%).</w:t>
      </w:r>
      <w:r w:rsidR="00263F40">
        <w:rPr>
          <w:rFonts w:ascii="Aptos" w:hAnsi="Aptos"/>
        </w:rPr>
        <w:t xml:space="preserve"> Increasing precipitation at the expense of moisture </w:t>
      </w:r>
      <w:r w:rsidR="00790101">
        <w:rPr>
          <w:rFonts w:ascii="Aptos" w:hAnsi="Aptos"/>
        </w:rPr>
        <w:t>entrainment</w:t>
      </w:r>
      <w:r w:rsidR="00263F40">
        <w:rPr>
          <w:rFonts w:ascii="Aptos" w:hAnsi="Aptos"/>
        </w:rPr>
        <w:t xml:space="preserve"> increases</w:t>
      </w:r>
      <w:r w:rsidR="00790101">
        <w:rPr>
          <w:rFonts w:ascii="Aptos" w:hAnsi="Aptos"/>
        </w:rPr>
        <w:t xml:space="preserve"> the</w:t>
      </w:r>
      <w:r w:rsidR="00263F40">
        <w:rPr>
          <w:rFonts w:ascii="Aptos" w:hAnsi="Aptos"/>
        </w:rPr>
        <w:t xml:space="preserve"> clouds. In addition to these shallow cumulus cloud fraction changes, s</w:t>
      </w:r>
      <w:r w:rsidR="00CA6A27">
        <w:rPr>
          <w:rFonts w:ascii="Aptos" w:hAnsi="Aptos"/>
        </w:rPr>
        <w:t xml:space="preserve">ubcloud </w:t>
      </w:r>
      <w:r w:rsidR="00300074">
        <w:rPr>
          <w:rFonts w:ascii="Aptos" w:hAnsi="Aptos"/>
        </w:rPr>
        <w:t xml:space="preserve">fluctuations of RH </w:t>
      </w:r>
      <w:r w:rsidR="00530059">
        <w:rPr>
          <w:rFonts w:ascii="Aptos" w:hAnsi="Aptos"/>
        </w:rPr>
        <w:t>change</w:t>
      </w:r>
      <w:r w:rsidR="00300074">
        <w:rPr>
          <w:rFonts w:ascii="Aptos" w:hAnsi="Aptos"/>
        </w:rPr>
        <w:t xml:space="preserve"> </w:t>
      </w:r>
      <w:r w:rsidR="00530059">
        <w:rPr>
          <w:rFonts w:ascii="Aptos" w:hAnsi="Aptos"/>
        </w:rPr>
        <w:t>the cloud fraction</w:t>
      </w:r>
      <w:r w:rsidR="00790101">
        <w:rPr>
          <w:rFonts w:ascii="Aptos" w:hAnsi="Aptos"/>
        </w:rPr>
        <w:t xml:space="preserve"> </w:t>
      </w:r>
      <w:r w:rsidR="006B1C10">
        <w:rPr>
          <w:rFonts w:ascii="Aptos" w:hAnsi="Aptos"/>
        </w:rPr>
        <w:t xml:space="preserve">below 1 km by </w:t>
      </w:r>
      <m:oMath>
        <m:r>
          <w:rPr>
            <w:rFonts w:ascii="Cambria Math" w:hAnsi="Cambria Math"/>
          </w:rPr>
          <m:t>±</m:t>
        </m:r>
      </m:oMath>
      <w:r w:rsidR="00790101">
        <w:rPr>
          <w:rFonts w:ascii="Aptos" w:eastAsiaTheme="minorEastAsia" w:hAnsi="Aptos"/>
        </w:rPr>
        <w:t>8%</w:t>
      </w:r>
      <w:r w:rsidR="00300074">
        <w:rPr>
          <w:rFonts w:ascii="Aptos" w:hAnsi="Aptos"/>
        </w:rPr>
        <w:t>, widening the local</w:t>
      </w:r>
      <w:r w:rsidR="00530059">
        <w:rPr>
          <w:rFonts w:ascii="Aptos" w:hAnsi="Aptos"/>
        </w:rPr>
        <w:t xml:space="preserve"> </w:t>
      </w:r>
      <w:r w:rsidR="00300074">
        <w:rPr>
          <w:rFonts w:ascii="Aptos" w:hAnsi="Aptos"/>
        </w:rPr>
        <w:t xml:space="preserve">estimated </w:t>
      </w:r>
      <w:r w:rsidR="00530059">
        <w:rPr>
          <w:rFonts w:ascii="Aptos" w:hAnsi="Aptos"/>
        </w:rPr>
        <w:t xml:space="preserve">shallow cloud change </w:t>
      </w:r>
      <w:r w:rsidR="00300074">
        <w:rPr>
          <w:rFonts w:ascii="Aptos" w:hAnsi="Aptos"/>
        </w:rPr>
        <w:t>to</w:t>
      </w:r>
      <w:r w:rsidR="00530059">
        <w:rPr>
          <w:rFonts w:ascii="Aptos" w:hAnsi="Aptos"/>
        </w:rPr>
        <w:t xml:space="preserve"> –</w:t>
      </w:r>
      <w:r w:rsidR="00790101">
        <w:rPr>
          <w:rFonts w:ascii="Aptos" w:hAnsi="Aptos"/>
        </w:rPr>
        <w:t>4.7</w:t>
      </w:r>
      <w:r w:rsidR="00530059">
        <w:rPr>
          <w:rFonts w:ascii="Aptos" w:hAnsi="Aptos"/>
        </w:rPr>
        <w:t xml:space="preserve"> to –7.</w:t>
      </w:r>
      <w:r w:rsidR="007E5F82">
        <w:rPr>
          <w:rFonts w:ascii="Aptos" w:hAnsi="Aptos"/>
        </w:rPr>
        <w:t>8</w:t>
      </w:r>
      <w:r w:rsidR="00530059">
        <w:rPr>
          <w:rFonts w:ascii="Aptos" w:hAnsi="Aptos"/>
        </w:rPr>
        <w:t xml:space="preserve"> % K</w:t>
      </w:r>
      <w:r w:rsidR="00300074">
        <w:rPr>
          <w:rFonts w:ascii="Aptos" w:hAnsi="Aptos"/>
          <w:vertAlign w:val="superscript"/>
        </w:rPr>
        <w:t>–1</w:t>
      </w:r>
      <w:r w:rsidR="00642592">
        <w:rPr>
          <w:rFonts w:ascii="Aptos" w:hAnsi="Aptos"/>
        </w:rPr>
        <w:t>.</w:t>
      </w:r>
      <w:r w:rsidR="007E5F82">
        <w:rPr>
          <w:rFonts w:ascii="Aptos" w:hAnsi="Aptos"/>
        </w:rPr>
        <w:t xml:space="preserve"> S</w:t>
      </w:r>
      <w:r w:rsidR="00300074">
        <w:rPr>
          <w:rFonts w:ascii="Aptos" w:hAnsi="Aptos"/>
        </w:rPr>
        <w:t>h</w:t>
      </w:r>
      <w:r w:rsidR="007E5F82">
        <w:rPr>
          <w:rFonts w:ascii="Aptos" w:hAnsi="Aptos"/>
        </w:rPr>
        <w:t>allow cumulus</w:t>
      </w:r>
      <w:r w:rsidR="00300074">
        <w:rPr>
          <w:rFonts w:ascii="Aptos" w:hAnsi="Aptos"/>
        </w:rPr>
        <w:t xml:space="preserve"> cloud</w:t>
      </w:r>
      <w:r w:rsidR="007E5F82">
        <w:rPr>
          <w:rFonts w:ascii="Aptos" w:hAnsi="Aptos"/>
        </w:rPr>
        <w:t xml:space="preserve">s </w:t>
      </w:r>
      <w:r w:rsidR="00D532B0">
        <w:rPr>
          <w:rFonts w:ascii="Aptos" w:hAnsi="Aptos"/>
        </w:rPr>
        <w:t>dim</w:t>
      </w:r>
      <w:r w:rsidR="007E5F82">
        <w:rPr>
          <w:rFonts w:ascii="Aptos" w:hAnsi="Aptos"/>
        </w:rPr>
        <w:t xml:space="preserve"> </w:t>
      </w:r>
      <w:r w:rsidR="006B1C10">
        <w:rPr>
          <w:rFonts w:ascii="Aptos" w:hAnsi="Aptos"/>
        </w:rPr>
        <w:t xml:space="preserve">the planetary albedo </w:t>
      </w:r>
      <w:r w:rsidR="007E5F82">
        <w:rPr>
          <w:rFonts w:ascii="Aptos" w:hAnsi="Aptos"/>
        </w:rPr>
        <w:t xml:space="preserve">with a </w:t>
      </w:r>
      <w:r w:rsidR="006B1C10">
        <w:rPr>
          <w:rFonts w:ascii="Aptos" w:hAnsi="Aptos"/>
        </w:rPr>
        <w:t xml:space="preserve">shortwave </w:t>
      </w:r>
      <w:r w:rsidR="007E5F82">
        <w:rPr>
          <w:rFonts w:ascii="Aptos" w:hAnsi="Aptos"/>
        </w:rPr>
        <w:t>radiative</w:t>
      </w:r>
      <w:r w:rsidR="00D532B0">
        <w:rPr>
          <w:rFonts w:ascii="Aptos" w:hAnsi="Aptos"/>
        </w:rPr>
        <w:t xml:space="preserve"> </w:t>
      </w:r>
      <w:r w:rsidR="00642592">
        <w:rPr>
          <w:rFonts w:ascii="Aptos" w:hAnsi="Aptos"/>
        </w:rPr>
        <w:t xml:space="preserve">feedback </w:t>
      </w:r>
      <w:r w:rsidR="007E5F82">
        <w:rPr>
          <w:rFonts w:ascii="Aptos" w:hAnsi="Aptos"/>
        </w:rPr>
        <w:t>of</w:t>
      </w:r>
      <w:r w:rsidR="00300074">
        <w:rPr>
          <w:rFonts w:ascii="Aptos" w:hAnsi="Aptos"/>
        </w:rPr>
        <w:t xml:space="preserve"> </w:t>
      </w:r>
      <w:r w:rsidR="00D532B0">
        <w:rPr>
          <w:rFonts w:ascii="Aptos" w:hAnsi="Aptos"/>
        </w:rPr>
        <w:t>+</w:t>
      </w:r>
      <w:r w:rsidR="00300074">
        <w:rPr>
          <w:rFonts w:ascii="Aptos" w:hAnsi="Aptos"/>
        </w:rPr>
        <w:t xml:space="preserve">0.5 to </w:t>
      </w:r>
      <w:r w:rsidR="00D532B0">
        <w:rPr>
          <w:rFonts w:ascii="Aptos" w:hAnsi="Aptos"/>
        </w:rPr>
        <w:t>+</w:t>
      </w:r>
      <w:r w:rsidR="00300074">
        <w:rPr>
          <w:rFonts w:ascii="Aptos" w:hAnsi="Aptos"/>
        </w:rPr>
        <w:t>1.6 W m</w:t>
      </w:r>
      <w:r w:rsidR="00300074">
        <w:rPr>
          <w:rFonts w:ascii="Aptos" w:hAnsi="Aptos"/>
          <w:vertAlign w:val="superscript"/>
        </w:rPr>
        <w:t>–2</w:t>
      </w:r>
      <w:r w:rsidR="00642592">
        <w:rPr>
          <w:rFonts w:ascii="Aptos" w:hAnsi="Aptos"/>
        </w:rPr>
        <w:t xml:space="preserve"> </w:t>
      </w:r>
      <w:r w:rsidR="00D532B0">
        <w:rPr>
          <w:rFonts w:ascii="Aptos" w:hAnsi="Aptos"/>
        </w:rPr>
        <w:t xml:space="preserve">and </w:t>
      </w:r>
      <w:r w:rsidR="00642592">
        <w:rPr>
          <w:rFonts w:ascii="Aptos" w:hAnsi="Aptos"/>
        </w:rPr>
        <w:t>the net local</w:t>
      </w:r>
      <w:r w:rsidR="00D532B0">
        <w:rPr>
          <w:rFonts w:ascii="Aptos" w:hAnsi="Aptos"/>
        </w:rPr>
        <w:t xml:space="preserve"> cloud radiative </w:t>
      </w:r>
      <w:r w:rsidR="00642592">
        <w:rPr>
          <w:rFonts w:ascii="Aptos" w:hAnsi="Aptos"/>
        </w:rPr>
        <w:t>feedback</w:t>
      </w:r>
      <w:r w:rsidR="00D532B0">
        <w:rPr>
          <w:rFonts w:ascii="Aptos" w:hAnsi="Aptos"/>
        </w:rPr>
        <w:t xml:space="preserve"> </w:t>
      </w:r>
      <w:r w:rsidR="007E5F82">
        <w:rPr>
          <w:rFonts w:ascii="Aptos" w:hAnsi="Aptos"/>
        </w:rPr>
        <w:t>of</w:t>
      </w:r>
      <w:r w:rsidR="00642592">
        <w:rPr>
          <w:rFonts w:ascii="Aptos" w:hAnsi="Aptos"/>
        </w:rPr>
        <w:t xml:space="preserve"> </w:t>
      </w:r>
      <w:r w:rsidR="00D532B0">
        <w:rPr>
          <w:rFonts w:ascii="Aptos" w:hAnsi="Aptos"/>
        </w:rPr>
        <w:t>+0.4 to +1.3 W m</w:t>
      </w:r>
      <w:r w:rsidR="00D532B0">
        <w:rPr>
          <w:rFonts w:ascii="Aptos" w:hAnsi="Aptos"/>
          <w:vertAlign w:val="superscript"/>
        </w:rPr>
        <w:t>–2</w:t>
      </w:r>
      <w:r w:rsidR="00642592">
        <w:rPr>
          <w:rFonts w:ascii="Aptos" w:hAnsi="Aptos"/>
        </w:rPr>
        <w:t xml:space="preserve"> </w:t>
      </w:r>
      <w:r w:rsidR="007E5F82">
        <w:rPr>
          <w:rFonts w:ascii="Aptos" w:hAnsi="Aptos"/>
        </w:rPr>
        <w:t>per K warming of mean surface temperature.</w:t>
      </w:r>
    </w:p>
    <w:p w14:paraId="0C2F7CC1" w14:textId="77777777" w:rsidR="00CE09F6" w:rsidRPr="00891CDE" w:rsidRDefault="00CE09F6" w:rsidP="0089143E">
      <w:pPr>
        <w:pStyle w:val="Heading1"/>
      </w:pPr>
      <w:bookmarkStart w:id="2" w:name="introduction"/>
      <w:bookmarkEnd w:id="1"/>
      <w:r w:rsidRPr="00891CDE">
        <w:t>Introduction</w:t>
      </w:r>
    </w:p>
    <w:p w14:paraId="71AF1809" w14:textId="7C8881FA" w:rsidR="001A7E91" w:rsidRPr="00662C47" w:rsidRDefault="00263F40" w:rsidP="00662C47">
      <w:pPr>
        <w:pStyle w:val="BodyText"/>
        <w:rPr>
          <w:rFonts w:eastAsiaTheme="minorEastAsia"/>
        </w:rPr>
      </w:pPr>
      <w:r>
        <w:rPr>
          <w:rFonts w:ascii="Aptos" w:hAnsi="Aptos"/>
        </w:rPr>
        <w:t>S</w:t>
      </w:r>
      <w:r w:rsidR="00CE09F6" w:rsidRPr="00891CDE">
        <w:rPr>
          <w:rFonts w:ascii="Aptos" w:hAnsi="Aptos"/>
        </w:rPr>
        <w:t xml:space="preserve">hallow cumulus </w:t>
      </w:r>
      <w:r w:rsidR="00F60A39">
        <w:rPr>
          <w:rFonts w:ascii="Aptos" w:hAnsi="Aptos"/>
        </w:rPr>
        <w:t>clou</w:t>
      </w:r>
      <w:r>
        <w:rPr>
          <w:rFonts w:ascii="Aptos" w:hAnsi="Aptos"/>
        </w:rPr>
        <w:t>ds</w:t>
      </w:r>
      <w:r w:rsidR="00F60A39">
        <w:rPr>
          <w:rFonts w:ascii="Aptos" w:hAnsi="Aptos"/>
        </w:rPr>
        <w:t>, with</w:t>
      </w:r>
      <w:r w:rsidR="00CE09F6" w:rsidRPr="00891CDE">
        <w:rPr>
          <w:rFonts w:ascii="Aptos" w:hAnsi="Aptos"/>
        </w:rPr>
        <w:t xml:space="preserve"> a mean cloud fraction of </w:t>
      </w:r>
      <w:r w:rsidR="00CE47B5">
        <w:rPr>
          <w:rFonts w:ascii="Aptos" w:hAnsi="Aptos"/>
        </w:rPr>
        <w:t>0.</w:t>
      </w:r>
      <w:r>
        <w:rPr>
          <w:rFonts w:ascii="Aptos" w:hAnsi="Aptos"/>
        </w:rPr>
        <w:t>1</w:t>
      </w:r>
      <w:r w:rsidR="00CE47B5">
        <w:rPr>
          <w:rFonts w:ascii="Aptos" w:hAnsi="Aptos"/>
        </w:rPr>
        <w:t>-0.4</w:t>
      </w:r>
      <w:r w:rsidR="00F60A39">
        <w:rPr>
          <w:rFonts w:ascii="Aptos" w:hAnsi="Aptos"/>
        </w:rPr>
        <w:t>,</w:t>
      </w:r>
      <w:r w:rsidR="00CE09F6" w:rsidRPr="00891CDE">
        <w:rPr>
          <w:rFonts w:ascii="Aptos" w:hAnsi="Aptos"/>
        </w:rPr>
        <w:t xml:space="preserve"> </w:t>
      </w:r>
      <w:r>
        <w:rPr>
          <w:rFonts w:ascii="Aptos" w:hAnsi="Aptos"/>
        </w:rPr>
        <w:t>occur over</w:t>
      </w:r>
      <w:r w:rsidR="00CE09F6" w:rsidRPr="00891CDE">
        <w:rPr>
          <w:rFonts w:ascii="Aptos" w:hAnsi="Aptos"/>
        </w:rPr>
        <w:t xml:space="preserve"> </w:t>
      </w:r>
      <w:r w:rsidR="00CE47B5">
        <w:rPr>
          <w:rFonts w:ascii="Aptos" w:hAnsi="Aptos"/>
        </w:rPr>
        <w:t>~15</w:t>
      </w:r>
      <w:r w:rsidR="00CE09F6" w:rsidRPr="00891CDE">
        <w:rPr>
          <w:rFonts w:ascii="Aptos" w:hAnsi="Aptos"/>
        </w:rPr>
        <w:t xml:space="preserve"> % of Earth’s oceans</w:t>
      </w:r>
      <w:r w:rsidR="00CE47B5">
        <w:rPr>
          <w:rFonts w:ascii="Aptos" w:hAnsi="Aptos"/>
        </w:rPr>
        <w:t xml:space="preserve"> (Stevens et al. 2019, Jacob et al, 2020)</w:t>
      </w:r>
      <w:r w:rsidR="00CE09F6" w:rsidRPr="00891CDE">
        <w:rPr>
          <w:rFonts w:ascii="Aptos" w:hAnsi="Aptos"/>
        </w:rPr>
        <w:t xml:space="preserve">. </w:t>
      </w:r>
      <w:r w:rsidR="001A7E91">
        <w:rPr>
          <w:rFonts w:ascii="Aptos" w:hAnsi="Aptos"/>
        </w:rPr>
        <w:t>Satellite observations of the last decades show clearing of optically thin low clouds represents the strongest contribution to shortwave cloud feedback (Jin et al. 2026), and in models, shallow cumulus</w:t>
      </w:r>
      <w:r w:rsidR="000A1B6B" w:rsidRPr="00891CDE">
        <w:rPr>
          <w:rFonts w:ascii="Aptos" w:hAnsi="Aptos"/>
        </w:rPr>
        <w:t xml:space="preserve"> </w:t>
      </w:r>
      <w:r>
        <w:rPr>
          <w:rFonts w:ascii="Aptos" w:hAnsi="Aptos"/>
        </w:rPr>
        <w:t xml:space="preserve">clearing </w:t>
      </w:r>
      <w:r w:rsidR="000A1B6B">
        <w:rPr>
          <w:rFonts w:ascii="Aptos" w:hAnsi="Aptos"/>
        </w:rPr>
        <w:t>dominate</w:t>
      </w:r>
      <w:r w:rsidR="00135362">
        <w:rPr>
          <w:rFonts w:ascii="Aptos" w:hAnsi="Aptos"/>
        </w:rPr>
        <w:t>s</w:t>
      </w:r>
      <w:r w:rsidR="000A1B6B">
        <w:rPr>
          <w:rFonts w:ascii="Aptos" w:hAnsi="Aptos"/>
        </w:rPr>
        <w:t xml:space="preserve"> changes in </w:t>
      </w:r>
      <w:r w:rsidR="00BD405C">
        <w:rPr>
          <w:rFonts w:ascii="Aptos" w:hAnsi="Aptos"/>
        </w:rPr>
        <w:t xml:space="preserve">the occurrence </w:t>
      </w:r>
      <w:r>
        <w:rPr>
          <w:rFonts w:ascii="Aptos" w:hAnsi="Aptos"/>
        </w:rPr>
        <w:t>of</w:t>
      </w:r>
      <w:r w:rsidR="000A1B6B">
        <w:rPr>
          <w:rFonts w:ascii="Aptos" w:hAnsi="Aptos"/>
        </w:rPr>
        <w:t xml:space="preserve"> </w:t>
      </w:r>
      <w:r w:rsidR="001A7E91">
        <w:rPr>
          <w:rFonts w:ascii="Aptos" w:hAnsi="Aptos"/>
        </w:rPr>
        <w:t xml:space="preserve">different </w:t>
      </w:r>
      <w:r>
        <w:rPr>
          <w:rFonts w:ascii="Aptos" w:hAnsi="Aptos"/>
        </w:rPr>
        <w:t xml:space="preserve">cloud </w:t>
      </w:r>
      <w:r w:rsidR="000A1B6B">
        <w:rPr>
          <w:rFonts w:ascii="Aptos" w:hAnsi="Aptos"/>
        </w:rPr>
        <w:t>regimes</w:t>
      </w:r>
      <w:r w:rsidR="00736727">
        <w:rPr>
          <w:rFonts w:ascii="Aptos" w:hAnsi="Aptos"/>
        </w:rPr>
        <w:t xml:space="preserve"> </w:t>
      </w:r>
      <w:r w:rsidR="000A1B6B">
        <w:rPr>
          <w:rFonts w:ascii="Aptos" w:hAnsi="Aptos"/>
        </w:rPr>
        <w:t>(Zelinka et al. 2023)</w:t>
      </w:r>
      <w:r w:rsidR="00F60A39">
        <w:rPr>
          <w:rFonts w:ascii="Aptos" w:hAnsi="Aptos"/>
        </w:rPr>
        <w:t xml:space="preserve">. </w:t>
      </w:r>
      <w:r w:rsidR="00CE47B5" w:rsidRPr="004C2091">
        <w:rPr>
          <w:rFonts w:ascii="Aptos" w:hAnsi="Aptos"/>
        </w:rPr>
        <w:t xml:space="preserve">Low </w:t>
      </w:r>
      <w:r w:rsidR="51CE2EE5" w:rsidRPr="51CE2EE5">
        <w:rPr>
          <w:rFonts w:ascii="Aptos" w:hAnsi="Aptos"/>
        </w:rPr>
        <w:t>cloud amounts</w:t>
      </w:r>
      <w:r w:rsidR="009E46E0">
        <w:rPr>
          <w:rFonts w:ascii="Aptos" w:hAnsi="Aptos"/>
        </w:rPr>
        <w:t>, especially in subsiding regions</w:t>
      </w:r>
      <w:r w:rsidR="009E46E0" w:rsidRPr="004C2091">
        <w:rPr>
          <w:rFonts w:ascii="Aptos" w:hAnsi="Aptos"/>
        </w:rPr>
        <w:t>,</w:t>
      </w:r>
      <w:r w:rsidR="00CE47B5" w:rsidRPr="004C2091">
        <w:rPr>
          <w:rFonts w:ascii="Aptos" w:hAnsi="Aptos"/>
        </w:rPr>
        <w:t xml:space="preserve"> </w:t>
      </w:r>
      <w:r w:rsidR="009E46E0">
        <w:rPr>
          <w:rFonts w:ascii="Aptos" w:hAnsi="Aptos"/>
        </w:rPr>
        <w:t>mostly</w:t>
      </w:r>
      <w:r w:rsidR="00CE47B5" w:rsidRPr="004C2091">
        <w:rPr>
          <w:rFonts w:ascii="Aptos" w:hAnsi="Aptos"/>
        </w:rPr>
        <w:t xml:space="preserve"> decrease with warming </w:t>
      </w:r>
      <w:r w:rsidR="009E46E0" w:rsidRPr="004C2091">
        <w:rPr>
          <w:rFonts w:ascii="Aptos" w:hAnsi="Aptos"/>
        </w:rPr>
        <w:t>in climate models</w:t>
      </w:r>
      <w:r w:rsidR="009E46E0" w:rsidRPr="00F976FF">
        <w:rPr>
          <w:rFonts w:ascii="Aptos" w:hAnsi="Aptos"/>
        </w:rPr>
        <w:t xml:space="preserve"> </w:t>
      </w:r>
      <w:r w:rsidR="00CE47B5" w:rsidRPr="004C2091">
        <w:rPr>
          <w:rFonts w:ascii="Aptos" w:hAnsi="Aptos"/>
        </w:rPr>
        <w:t>(ISCCP, Zelinka</w:t>
      </w:r>
      <w:r w:rsidR="00AC1010" w:rsidRPr="004C2091">
        <w:rPr>
          <w:rFonts w:ascii="Aptos" w:hAnsi="Aptos"/>
        </w:rPr>
        <w:t xml:space="preserve"> et al., </w:t>
      </w:r>
      <w:r w:rsidR="00C0136F" w:rsidRPr="004C2091">
        <w:rPr>
          <w:rFonts w:ascii="Aptos" w:hAnsi="Aptos"/>
        </w:rPr>
        <w:t>202</w:t>
      </w:r>
      <w:r w:rsidR="00AC1010" w:rsidRPr="004C2091">
        <w:rPr>
          <w:rFonts w:ascii="Aptos" w:hAnsi="Aptos"/>
        </w:rPr>
        <w:t>3</w:t>
      </w:r>
      <w:r w:rsidR="00AF1718" w:rsidRPr="004C2091">
        <w:rPr>
          <w:rFonts w:ascii="Aptos" w:hAnsi="Aptos"/>
        </w:rPr>
        <w:t>; Webb and Lock, 2013;</w:t>
      </w:r>
      <w:r w:rsidR="00CE47B5" w:rsidRPr="004C2091">
        <w:rPr>
          <w:rFonts w:ascii="Aptos" w:hAnsi="Aptos"/>
        </w:rPr>
        <w:t xml:space="preserve"> Webb </w:t>
      </w:r>
      <w:r w:rsidR="00C0136F" w:rsidRPr="004C2091">
        <w:rPr>
          <w:rFonts w:ascii="Aptos" w:hAnsi="Aptos"/>
        </w:rPr>
        <w:t xml:space="preserve">et al. </w:t>
      </w:r>
      <w:r w:rsidR="00AF1718" w:rsidRPr="004C2091">
        <w:rPr>
          <w:rFonts w:ascii="Aptos" w:hAnsi="Aptos"/>
        </w:rPr>
        <w:t>2017</w:t>
      </w:r>
      <w:r w:rsidR="00CE47B5" w:rsidRPr="004C2091">
        <w:rPr>
          <w:rFonts w:ascii="Aptos" w:hAnsi="Aptos"/>
        </w:rPr>
        <w:t xml:space="preserve">, Jin et al. </w:t>
      </w:r>
      <w:r w:rsidR="00CE47B5" w:rsidRPr="004C2091">
        <w:rPr>
          <w:rFonts w:ascii="Aptos" w:hAnsi="Aptos"/>
        </w:rPr>
        <w:lastRenderedPageBreak/>
        <w:t xml:space="preserve">2026). </w:t>
      </w:r>
      <w:r w:rsidR="51CE2EE5" w:rsidRPr="51CE2EE5">
        <w:rPr>
          <w:rFonts w:ascii="Aptos" w:hAnsi="Aptos"/>
        </w:rPr>
        <w:t>This</w:t>
      </w:r>
      <w:r w:rsidR="00CE47B5">
        <w:rPr>
          <w:rFonts w:ascii="Aptos" w:hAnsi="Aptos"/>
        </w:rPr>
        <w:t xml:space="preserve"> </w:t>
      </w:r>
      <w:r w:rsidR="009E46E0">
        <w:rPr>
          <w:rFonts w:ascii="Aptos" w:hAnsi="Aptos"/>
        </w:rPr>
        <w:t xml:space="preserve">positive </w:t>
      </w:r>
      <w:r w:rsidR="00CE47B5">
        <w:rPr>
          <w:rFonts w:ascii="Aptos" w:hAnsi="Aptos"/>
        </w:rPr>
        <w:t>shallow cumulus</w:t>
      </w:r>
      <w:r w:rsidR="00CE47B5" w:rsidRPr="00891CDE">
        <w:rPr>
          <w:rFonts w:ascii="Aptos" w:hAnsi="Aptos"/>
        </w:rPr>
        <w:t xml:space="preserve"> feedback</w:t>
      </w:r>
      <w:r w:rsidR="00CE47B5">
        <w:rPr>
          <w:rFonts w:ascii="Aptos" w:hAnsi="Aptos"/>
        </w:rPr>
        <w:t xml:space="preserve"> </w:t>
      </w:r>
      <w:r w:rsidR="51CE2EE5" w:rsidRPr="51CE2EE5">
        <w:rPr>
          <w:rFonts w:ascii="Aptos" w:hAnsi="Aptos"/>
        </w:rPr>
        <w:t>varies a</w:t>
      </w:r>
      <w:r w:rsidR="004C2091">
        <w:rPr>
          <w:rFonts w:ascii="Aptos" w:hAnsi="Aptos"/>
        </w:rPr>
        <w:t>mong</w:t>
      </w:r>
      <w:ins w:id="3" w:author="Andrea Jenney" w:date="2026-08-06T16:56:00Z" w16du:dateUtc="2026-08-06T16:56:45Z">
        <w:r w:rsidR="51CE2EE5" w:rsidRPr="51CE2EE5">
          <w:rPr>
            <w:rFonts w:ascii="Aptos" w:hAnsi="Aptos"/>
          </w:rPr>
          <w:t xml:space="preserve"> </w:t>
        </w:r>
      </w:ins>
      <w:r w:rsidR="00CE47B5">
        <w:rPr>
          <w:rFonts w:ascii="Aptos" w:hAnsi="Aptos"/>
        </w:rPr>
        <w:t>models</w:t>
      </w:r>
      <w:r w:rsidR="51CE2EE5" w:rsidRPr="51CE2EE5">
        <w:rPr>
          <w:rFonts w:ascii="Aptos" w:hAnsi="Aptos"/>
        </w:rPr>
        <w:t>, widening</w:t>
      </w:r>
      <w:r w:rsidR="00CE47B5">
        <w:rPr>
          <w:rFonts w:ascii="Aptos" w:hAnsi="Aptos"/>
        </w:rPr>
        <w:t xml:space="preserve"> the spread of climate model </w:t>
      </w:r>
      <w:r w:rsidR="51CE2EE5" w:rsidRPr="51CE2EE5">
        <w:rPr>
          <w:rFonts w:ascii="Aptos" w:hAnsi="Aptos"/>
        </w:rPr>
        <w:t>projected</w:t>
      </w:r>
      <w:r w:rsidR="00CE47B5">
        <w:rPr>
          <w:rFonts w:ascii="Aptos" w:hAnsi="Aptos"/>
        </w:rPr>
        <w:t xml:space="preserve"> temperature </w:t>
      </w:r>
      <w:r w:rsidR="51CE2EE5" w:rsidRPr="51CE2EE5">
        <w:rPr>
          <w:rFonts w:ascii="Aptos" w:hAnsi="Aptos"/>
        </w:rPr>
        <w:t xml:space="preserve">sensitivity </w:t>
      </w:r>
      <w:r w:rsidR="00CE47B5">
        <w:rPr>
          <w:rFonts w:ascii="Aptos" w:hAnsi="Aptos"/>
        </w:rPr>
        <w:t>to CO</w:t>
      </w:r>
      <w:r w:rsidR="00CE47B5" w:rsidRPr="006704DD">
        <w:rPr>
          <w:rFonts w:ascii="Aptos" w:hAnsi="Aptos"/>
          <w:vertAlign w:val="subscript"/>
        </w:rPr>
        <w:t>2</w:t>
      </w:r>
      <w:r w:rsidR="00CE47B5">
        <w:rPr>
          <w:rFonts w:ascii="Aptos" w:hAnsi="Aptos"/>
        </w:rPr>
        <w:t xml:space="preserve"> </w:t>
      </w:r>
      <w:r w:rsidR="00CE47B5" w:rsidRPr="00891CDE">
        <w:rPr>
          <w:rFonts w:ascii="Aptos" w:hAnsi="Aptos"/>
        </w:rPr>
        <w:t>(</w:t>
      </w:r>
      <w:r w:rsidR="009E46E0" w:rsidRPr="00891CDE">
        <w:rPr>
          <w:rFonts w:ascii="Aptos" w:hAnsi="Aptos"/>
        </w:rPr>
        <w:t>Bony and Dufresne, 200</w:t>
      </w:r>
      <w:r w:rsidR="009E46E0">
        <w:rPr>
          <w:rFonts w:ascii="Aptos" w:hAnsi="Aptos"/>
        </w:rPr>
        <w:t xml:space="preserve">5; </w:t>
      </w:r>
      <w:r w:rsidR="00CE47B5" w:rsidRPr="00891CDE">
        <w:rPr>
          <w:rFonts w:ascii="Aptos" w:hAnsi="Aptos"/>
        </w:rPr>
        <w:t>Bony et al.</w:t>
      </w:r>
      <w:r w:rsidR="00662C47">
        <w:rPr>
          <w:rFonts w:ascii="Aptos" w:hAnsi="Aptos"/>
        </w:rPr>
        <w:t>,</w:t>
      </w:r>
      <w:r w:rsidR="00CE47B5" w:rsidRPr="00891CDE">
        <w:rPr>
          <w:rFonts w:ascii="Aptos" w:hAnsi="Aptos"/>
        </w:rPr>
        <w:t> 200</w:t>
      </w:r>
      <w:r w:rsidR="00792579">
        <w:rPr>
          <w:rFonts w:ascii="Aptos" w:hAnsi="Aptos"/>
        </w:rPr>
        <w:t>6</w:t>
      </w:r>
      <w:commentRangeStart w:id="4"/>
      <w:r w:rsidR="00CE47B5" w:rsidRPr="00891CDE">
        <w:rPr>
          <w:rFonts w:ascii="Aptos" w:hAnsi="Aptos"/>
        </w:rPr>
        <w:t>).</w:t>
      </w:r>
      <w:commentRangeEnd w:id="4"/>
      <w:r w:rsidR="003175B7" w:rsidRPr="00662C47">
        <w:rPr>
          <w:rStyle w:val="CommentReference"/>
          <w:rFonts w:eastAsiaTheme="minorEastAsia"/>
          <w:sz w:val="24"/>
          <w:szCs w:val="24"/>
        </w:rPr>
        <w:commentReference w:id="4"/>
      </w:r>
    </w:p>
    <w:p w14:paraId="5E8545D6" w14:textId="1DFD7843" w:rsidR="00263F40" w:rsidRDefault="00263F40" w:rsidP="00263F40">
      <w:pPr>
        <w:pStyle w:val="BodyText"/>
        <w:rPr>
          <w:rFonts w:ascii="Aptos" w:hAnsi="Aptos"/>
        </w:rPr>
      </w:pPr>
      <w:r>
        <w:rPr>
          <w:rFonts w:ascii="Aptos" w:hAnsi="Aptos"/>
        </w:rPr>
        <w:t>In the mixing-induced low cloud mechanism,</w:t>
      </w:r>
      <w:r w:rsidRPr="00891CDE">
        <w:rPr>
          <w:rFonts w:ascii="Aptos" w:hAnsi="Aptos"/>
        </w:rPr>
        <w:t xml:space="preserve"> </w:t>
      </w:r>
      <w:r>
        <w:rPr>
          <w:rFonts w:ascii="Aptos" w:hAnsi="Aptos"/>
        </w:rPr>
        <w:t>i</w:t>
      </w:r>
      <w:r w:rsidRPr="00891CDE">
        <w:rPr>
          <w:rFonts w:ascii="Aptos" w:hAnsi="Aptos"/>
        </w:rPr>
        <w:t xml:space="preserve">ncreased vertical mixing reduces </w:t>
      </w:r>
      <w:r>
        <w:rPr>
          <w:rFonts w:ascii="Aptos" w:hAnsi="Aptos"/>
        </w:rPr>
        <w:t xml:space="preserve">relative humidity and </w:t>
      </w:r>
      <w:r w:rsidRPr="00891CDE">
        <w:rPr>
          <w:rFonts w:ascii="Aptos" w:hAnsi="Aptos"/>
        </w:rPr>
        <w:t xml:space="preserve">cloud fraction </w:t>
      </w:r>
      <w:r>
        <w:rPr>
          <w:rFonts w:ascii="Aptos" w:hAnsi="Aptos"/>
        </w:rPr>
        <w:t xml:space="preserve">in a warmer climate </w:t>
      </w:r>
      <w:r>
        <w:t>(Sherwood et al. 2014; Brient et al. 2016; Vial et al. 2017)</w:t>
      </w:r>
      <w:r>
        <w:rPr>
          <w:rFonts w:ascii="Aptos" w:hAnsi="Aptos"/>
        </w:rPr>
        <w:t xml:space="preserve">. </w:t>
      </w:r>
      <w:r>
        <w:t>CMIP3 models with more convective mixing were found to export more moisture from the boundary layer under warming</w:t>
      </w:r>
      <w:r w:rsidR="006B1C10">
        <w:t>, and t</w:t>
      </w:r>
      <w:r>
        <w:t>he strength of this desiccation explai</w:t>
      </w:r>
      <w:r w:rsidR="006B1C10">
        <w:t>ns</w:t>
      </w:r>
      <w:r>
        <w:t xml:space="preserve"> variations in their temperature sensitivity (Sherwood et al. 2014). </w:t>
      </w:r>
      <w:r w:rsidR="006B1C10">
        <w:t>Mesoscale</w:t>
      </w:r>
      <w:r w:rsidRPr="51CE2EE5">
        <w:rPr>
          <w:rFonts w:ascii="Aptos" w:hAnsi="Aptos"/>
        </w:rPr>
        <w:t xml:space="preserve"> shallow cumulus</w:t>
      </w:r>
      <w:r w:rsidRPr="00891CDE">
        <w:rPr>
          <w:rFonts w:ascii="Aptos" w:hAnsi="Aptos"/>
        </w:rPr>
        <w:t xml:space="preserve"> cloud</w:t>
      </w:r>
      <w:r>
        <w:rPr>
          <w:rFonts w:ascii="Aptos" w:hAnsi="Aptos"/>
        </w:rPr>
        <w:t xml:space="preserve"> fraction</w:t>
      </w:r>
      <w:r w:rsidRPr="00891CDE">
        <w:rPr>
          <w:rFonts w:ascii="Aptos" w:hAnsi="Aptos"/>
        </w:rPr>
        <w:t xml:space="preserve"> </w:t>
      </w:r>
      <w:r w:rsidR="006B1C10">
        <w:rPr>
          <w:rFonts w:ascii="Aptos" w:hAnsi="Aptos"/>
        </w:rPr>
        <w:t xml:space="preserve">is </w:t>
      </w:r>
      <w:r w:rsidRPr="00891CDE">
        <w:rPr>
          <w:rFonts w:ascii="Aptos" w:hAnsi="Aptos"/>
        </w:rPr>
        <w:t xml:space="preserve">correlated more strongly </w:t>
      </w:r>
      <w:r>
        <w:rPr>
          <w:rFonts w:ascii="Aptos" w:hAnsi="Aptos"/>
        </w:rPr>
        <w:t>(</w:t>
      </w:r>
      <w:r w:rsidRPr="00B70367">
        <w:rPr>
          <w:rFonts w:ascii="Aptos" w:hAnsi="Aptos"/>
          <w:i/>
          <w:iCs/>
        </w:rPr>
        <w:t>r</w:t>
      </w:r>
      <w:r>
        <w:rPr>
          <w:rFonts w:ascii="Aptos" w:hAnsi="Aptos"/>
        </w:rPr>
        <w:t xml:space="preserve"> = 0.72) </w:t>
      </w:r>
      <w:r w:rsidRPr="00891CDE">
        <w:rPr>
          <w:rFonts w:ascii="Aptos" w:hAnsi="Aptos"/>
        </w:rPr>
        <w:t xml:space="preserve">to </w:t>
      </w:r>
      <w:r>
        <w:rPr>
          <w:rFonts w:ascii="Aptos" w:hAnsi="Aptos"/>
        </w:rPr>
        <w:t xml:space="preserve">cloud-base </w:t>
      </w:r>
      <w:r w:rsidRPr="00891CDE">
        <w:rPr>
          <w:rFonts w:ascii="Aptos" w:hAnsi="Aptos"/>
        </w:rPr>
        <w:t>mass flux than to relative humidity</w:t>
      </w:r>
      <w:r>
        <w:rPr>
          <w:rFonts w:ascii="Aptos" w:hAnsi="Aptos"/>
        </w:rPr>
        <w:t xml:space="preserve"> </w:t>
      </w:r>
      <w:r w:rsidR="006B1C10">
        <w:rPr>
          <w:rFonts w:ascii="Aptos" w:hAnsi="Aptos"/>
        </w:rPr>
        <w:t>in</w:t>
      </w:r>
      <w:r w:rsidR="006B1C10" w:rsidRPr="006B1C10">
        <w:rPr>
          <w:rFonts w:ascii="Aptos" w:hAnsi="Aptos"/>
        </w:rPr>
        <w:t xml:space="preserve"> </w:t>
      </w:r>
      <w:r w:rsidR="006B1C10">
        <w:rPr>
          <w:rFonts w:ascii="Aptos" w:hAnsi="Aptos"/>
        </w:rPr>
        <w:t>EUREC4A f</w:t>
      </w:r>
      <w:r w:rsidR="006B1C10" w:rsidRPr="00891CDE">
        <w:rPr>
          <w:rFonts w:ascii="Aptos" w:hAnsi="Aptos"/>
        </w:rPr>
        <w:t>ield observations</w:t>
      </w:r>
      <w:r w:rsidR="006B1C10">
        <w:rPr>
          <w:rFonts w:ascii="Aptos" w:hAnsi="Aptos"/>
        </w:rPr>
        <w:t xml:space="preserve"> of Atlantic trade wind cumulus clouds</w:t>
      </w:r>
      <w:r w:rsidR="006B1C10" w:rsidRPr="00891CDE">
        <w:rPr>
          <w:rFonts w:ascii="Aptos" w:hAnsi="Aptos"/>
        </w:rPr>
        <w:t xml:space="preserve"> </w:t>
      </w:r>
      <w:r w:rsidRPr="00891CDE">
        <w:rPr>
          <w:rFonts w:ascii="Aptos" w:hAnsi="Aptos"/>
        </w:rPr>
        <w:t>(Stevens et al. 2021; George et al. 2022)</w:t>
      </w:r>
      <w:r w:rsidR="006B1C10">
        <w:rPr>
          <w:rFonts w:ascii="Aptos" w:hAnsi="Aptos"/>
        </w:rPr>
        <w:t>,</w:t>
      </w:r>
      <w:r>
        <w:rPr>
          <w:rFonts w:ascii="Aptos" w:hAnsi="Aptos"/>
        </w:rPr>
        <w:t xml:space="preserve"> </w:t>
      </w:r>
      <w:r w:rsidRPr="00891CDE">
        <w:rPr>
          <w:rFonts w:ascii="Aptos" w:hAnsi="Aptos"/>
        </w:rPr>
        <w:t>suggest</w:t>
      </w:r>
      <w:r w:rsidR="006B1C10">
        <w:rPr>
          <w:rFonts w:ascii="Aptos" w:hAnsi="Aptos"/>
        </w:rPr>
        <w:t>ing</w:t>
      </w:r>
      <w:r w:rsidRPr="00891CDE">
        <w:rPr>
          <w:rFonts w:ascii="Aptos" w:hAnsi="Aptos"/>
        </w:rPr>
        <w:t xml:space="preserve"> </w:t>
      </w:r>
      <w:r w:rsidR="006B1C10">
        <w:rPr>
          <w:rFonts w:ascii="Aptos" w:hAnsi="Aptos"/>
        </w:rPr>
        <w:t>shallow cumulus</w:t>
      </w:r>
      <w:r w:rsidRPr="00891CDE">
        <w:rPr>
          <w:rFonts w:ascii="Aptos" w:hAnsi="Aptos"/>
        </w:rPr>
        <w:t xml:space="preserve"> </w:t>
      </w:r>
      <w:r w:rsidR="006B1C10">
        <w:rPr>
          <w:rFonts w:ascii="Aptos" w:hAnsi="Aptos"/>
        </w:rPr>
        <w:t xml:space="preserve">vertical </w:t>
      </w:r>
      <w:r w:rsidRPr="00891CDE">
        <w:rPr>
          <w:rFonts w:ascii="Aptos" w:hAnsi="Aptos"/>
        </w:rPr>
        <w:t xml:space="preserve">mixing </w:t>
      </w:r>
      <w:r w:rsidR="006B1C10">
        <w:rPr>
          <w:rFonts w:ascii="Aptos" w:hAnsi="Aptos"/>
        </w:rPr>
        <w:t>is</w:t>
      </w:r>
      <w:r w:rsidRPr="00891CDE">
        <w:rPr>
          <w:rFonts w:ascii="Aptos" w:hAnsi="Aptos"/>
        </w:rPr>
        <w:t xml:space="preserve"> </w:t>
      </w:r>
      <w:r>
        <w:rPr>
          <w:rFonts w:ascii="Aptos" w:hAnsi="Aptos"/>
        </w:rPr>
        <w:t xml:space="preserve">positively </w:t>
      </w:r>
      <w:r w:rsidRPr="00891CDE">
        <w:rPr>
          <w:rFonts w:ascii="Aptos" w:hAnsi="Aptos"/>
        </w:rPr>
        <w:t xml:space="preserve">correlated with </w:t>
      </w:r>
      <w:r w:rsidR="006B1C10">
        <w:rPr>
          <w:rFonts w:ascii="Aptos" w:hAnsi="Aptos"/>
        </w:rPr>
        <w:t>c</w:t>
      </w:r>
      <w:r w:rsidRPr="00891CDE">
        <w:rPr>
          <w:rFonts w:ascii="Aptos" w:hAnsi="Aptos"/>
        </w:rPr>
        <w:t>louds</w:t>
      </w:r>
      <w:r>
        <w:rPr>
          <w:rFonts w:ascii="Aptos" w:hAnsi="Aptos"/>
        </w:rPr>
        <w:t>.</w:t>
      </w:r>
    </w:p>
    <w:p w14:paraId="207ABD7F" w14:textId="28D1DC2A" w:rsidR="00263F40" w:rsidRPr="00263F40" w:rsidRDefault="00263F40" w:rsidP="00263F40">
      <w:pPr>
        <w:pStyle w:val="FirstParagraph"/>
        <w:rPr>
          <w:lang w:val="fr-FR"/>
        </w:rPr>
      </w:pPr>
      <w:r>
        <w:rPr>
          <w:rFonts w:ascii="Aptos" w:hAnsi="Aptos"/>
        </w:rPr>
        <w:t xml:space="preserve">The mixing-induced low cloud mechanism scales with the amount of clouds near cloud base. </w:t>
      </w:r>
      <w:r>
        <w:t xml:space="preserve">In the northern tropical Atlantic in Jan-Feb 2020, </w:t>
      </w:r>
      <w:r w:rsidRPr="00DB70C0">
        <w:t xml:space="preserve">airborne lidar and radar </w:t>
      </w:r>
      <w:r>
        <w:t xml:space="preserve">measured </w:t>
      </w:r>
      <w:r w:rsidRPr="00DB70C0">
        <w:t xml:space="preserve">cloud-base cloud fraction </w:t>
      </w:r>
      <w:r>
        <w:t>of</w:t>
      </w:r>
      <w:r w:rsidRPr="00DB70C0">
        <w:t xml:space="preserve"> 5 % (</w:t>
      </w:r>
      <w:r>
        <w:t>Bony et al., 2022;</w:t>
      </w:r>
      <w:r w:rsidRPr="00DB70C0">
        <w:t xml:space="preserve"> Vogel et al.</w:t>
      </w:r>
      <w:r>
        <w:t>,</w:t>
      </w:r>
      <w:r w:rsidRPr="00DB70C0">
        <w:t xml:space="preserve"> 2022)</w:t>
      </w:r>
      <w:r>
        <w:t>. A</w:t>
      </w:r>
      <w:commentRangeStart w:id="5"/>
      <w:commentRangeStart w:id="6"/>
      <w:r>
        <w:t>lbedo due to clouds from the GOES satellite show clouds below 1 km are responsible for 3-8% albedo, depending on overlap (Fig. REFLALBEDO).</w:t>
      </w:r>
      <w:commentRangeEnd w:id="5"/>
      <w:r>
        <w:rPr>
          <w:rStyle w:val="CommentReference"/>
          <w:sz w:val="24"/>
          <w:szCs w:val="24"/>
        </w:rPr>
        <w:commentReference w:id="5"/>
      </w:r>
      <w:commentRangeEnd w:id="6"/>
      <w:r w:rsidR="009E46E0">
        <w:rPr>
          <w:rStyle w:val="CommentReference"/>
          <w:sz w:val="24"/>
          <w:szCs w:val="24"/>
        </w:rPr>
        <w:commentReference w:id="6"/>
      </w:r>
      <w:r>
        <w:t xml:space="preserve"> CMIP6 models have fewer and optically thicker clouds than observed over the northern tropical Atlantic in January-Februar</w:t>
      </w:r>
      <w:commentRangeStart w:id="7"/>
      <w:commentRangeStart w:id="8"/>
      <w:r>
        <w:t xml:space="preserve">y (Methods Fig. </w:t>
      </w:r>
      <w:r w:rsidR="00573F78">
        <w:t>GOESISCCP c</w:t>
      </w:r>
      <w:r>
        <w:t>)</w:t>
      </w:r>
      <w:commentRangeEnd w:id="7"/>
      <w:r>
        <w:rPr>
          <w:rStyle w:val="CommentReference"/>
          <w:sz w:val="24"/>
          <w:szCs w:val="24"/>
        </w:rPr>
        <w:commentReference w:id="7"/>
      </w:r>
      <w:commentRangeEnd w:id="8"/>
      <w:r w:rsidR="00F976FF">
        <w:rPr>
          <w:rStyle w:val="CommentReference"/>
          <w:sz w:val="24"/>
          <w:szCs w:val="24"/>
        </w:rPr>
        <w:commentReference w:id="8"/>
      </w:r>
      <w:r>
        <w:t xml:space="preserve">. </w:t>
      </w:r>
      <w:r>
        <w:rPr>
          <w:lang w:val="fr-FR"/>
        </w:rPr>
        <w:t>S</w:t>
      </w:r>
      <w:r w:rsidRPr="009B2C7E">
        <w:rPr>
          <w:lang w:val="fr-FR"/>
        </w:rPr>
        <w:t xml:space="preserve">ubcloud turbulence moderates cloud base moisture and cloud fraction </w:t>
      </w:r>
      <w:r>
        <w:rPr>
          <w:lang w:val="fr-FR"/>
        </w:rPr>
        <w:t>in o</w:t>
      </w:r>
      <w:r w:rsidRPr="009B2C7E">
        <w:rPr>
          <w:lang w:val="fr-FR"/>
        </w:rPr>
        <w:t>bservations and LES (Bretherton et al.</w:t>
      </w:r>
      <w:r>
        <w:rPr>
          <w:lang w:val="fr-FR"/>
        </w:rPr>
        <w:t>,</w:t>
      </w:r>
      <w:r w:rsidRPr="009B2C7E">
        <w:rPr>
          <w:lang w:val="fr-FR"/>
        </w:rPr>
        <w:t xml:space="preserve"> 2013</w:t>
      </w:r>
      <w:r>
        <w:rPr>
          <w:lang w:val="fr-FR"/>
        </w:rPr>
        <w:t xml:space="preserve">; </w:t>
      </w:r>
      <w:r w:rsidR="006A7C02" w:rsidRPr="009B2C7E">
        <w:rPr>
          <w:lang w:val="fr-FR"/>
        </w:rPr>
        <w:t>Nuijens et al.</w:t>
      </w:r>
      <w:r w:rsidR="006A7C02">
        <w:rPr>
          <w:lang w:val="fr-FR"/>
        </w:rPr>
        <w:t>,</w:t>
      </w:r>
      <w:r w:rsidR="006A7C02" w:rsidRPr="009B2C7E">
        <w:rPr>
          <w:lang w:val="fr-FR"/>
        </w:rPr>
        <w:t xml:space="preserve"> 201</w:t>
      </w:r>
      <w:r w:rsidR="006A7C02">
        <w:rPr>
          <w:lang w:val="fr-FR"/>
        </w:rPr>
        <w:t xml:space="preserve">4; </w:t>
      </w:r>
      <w:r w:rsidRPr="009B2C7E">
        <w:rPr>
          <w:lang w:val="fr-FR"/>
        </w:rPr>
        <w:t>Brient et al.</w:t>
      </w:r>
      <w:r>
        <w:rPr>
          <w:lang w:val="fr-FR"/>
        </w:rPr>
        <w:t>,</w:t>
      </w:r>
      <w:r w:rsidRPr="009B2C7E">
        <w:rPr>
          <w:lang w:val="fr-FR"/>
        </w:rPr>
        <w:t xml:space="preserve"> 2016; Vial et al.</w:t>
      </w:r>
      <w:r>
        <w:rPr>
          <w:lang w:val="fr-FR"/>
        </w:rPr>
        <w:t>,</w:t>
      </w:r>
      <w:r w:rsidRPr="009B2C7E">
        <w:rPr>
          <w:lang w:val="fr-FR"/>
        </w:rPr>
        <w:t xml:space="preserve"> 2017).</w:t>
      </w:r>
    </w:p>
    <w:p w14:paraId="12DC2518" w14:textId="5DE7802E" w:rsidR="00B56B20" w:rsidRPr="00891CDE" w:rsidRDefault="00263F40" w:rsidP="00263F40">
      <w:pPr>
        <w:pStyle w:val="BodyText"/>
        <w:rPr>
          <w:rFonts w:ascii="Aptos" w:hAnsi="Aptos"/>
        </w:rPr>
      </w:pPr>
      <w:r>
        <w:rPr>
          <w:rFonts w:ascii="Aptos" w:hAnsi="Aptos"/>
        </w:rPr>
        <w:t>Most cloud tops are below 3 km, with a strong decrease of cloud tops between 2-3 km (Fig. REFLALBEDO a,b), corresponding to the humidicline in specific humidity associated with the trade inversion, observed by radiosondes in Fig. REFLALBEDO c. This structure suggests convergence of shallow cumulus moisture flux in the trade inversion, where subsidence advection of dry air from above 3 km.</w:t>
      </w:r>
      <w:r w:rsidR="00B56B20">
        <w:rPr>
          <w:rFonts w:ascii="Aptos" w:hAnsi="Aptos"/>
        </w:rPr>
        <w:t xml:space="preserve"> The moisture and the cloud profiles are key ingredients in a recipe for clouds and vertical moisture flux, and how they change with global surface temperature.</w:t>
      </w:r>
    </w:p>
    <w:p w14:paraId="44847776" w14:textId="77777777" w:rsidR="00263F40" w:rsidRPr="00DD51CF" w:rsidRDefault="00263F40" w:rsidP="00263F40">
      <w:pPr>
        <w:pStyle w:val="BodyText"/>
      </w:pPr>
    </w:p>
    <w:p w14:paraId="20A17B07" w14:textId="558B0988" w:rsidR="00B70367" w:rsidRPr="00D823E6" w:rsidRDefault="007701F8" w:rsidP="000A1B6B">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lastRenderedPageBreak/>
        <w:drawing>
          <wp:inline distT="0" distB="0" distL="0" distR="0" wp14:anchorId="265A54DB" wp14:editId="77C4D778">
            <wp:extent cx="5943600" cy="2731770"/>
            <wp:effectExtent l="0" t="0" r="0" b="0"/>
            <wp:docPr id="14319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31770"/>
                    </a:xfrm>
                    <a:prstGeom prst="rect">
                      <a:avLst/>
                    </a:prstGeom>
                    <a:noFill/>
                    <a:ln>
                      <a:noFill/>
                    </a:ln>
                  </pic:spPr>
                </pic:pic>
              </a:graphicData>
            </a:graphic>
          </wp:inline>
        </w:drawing>
      </w:r>
    </w:p>
    <w:p w14:paraId="17EBC00A" w14:textId="01083FBF" w:rsidR="00766D5D" w:rsidRDefault="006130D0" w:rsidP="00D823E6">
      <w:pPr>
        <w:pStyle w:val="BodyText"/>
        <w:rPr>
          <w:rFonts w:ascii="Menlo" w:hAnsi="Menlo" w:cs="Menlo"/>
          <w:color w:val="3B2322"/>
          <w:sz w:val="32"/>
          <w:szCs w:val="32"/>
        </w:rPr>
      </w:pPr>
      <w:commentRangeStart w:id="9"/>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commentRangeEnd w:id="9"/>
      <w:r w:rsidR="003175B7">
        <w:rPr>
          <w:rStyle w:val="CommentReference"/>
          <w:rFonts w:ascii="Aptos Narrow" w:hAnsi="Aptos Narrow"/>
          <w:sz w:val="24"/>
          <w:szCs w:val="24"/>
        </w:rPr>
        <w:commentReference w:id="9"/>
      </w:r>
      <w:r w:rsidR="00044214">
        <w:rPr>
          <w:rFonts w:ascii="Aptos Narrow" w:hAnsi="Aptos Narrow"/>
        </w:rPr>
        <w:t xml:space="preserve">Vertical profile of fraction of cloudy pixels (black), cloud </w:t>
      </w:r>
      <w:r w:rsidR="00632E62">
        <w:rPr>
          <w:rFonts w:ascii="Aptos Narrow" w:hAnsi="Aptos Narrow"/>
        </w:rPr>
        <w:t>albedo</w:t>
      </w:r>
      <w:r w:rsidR="00F976FF">
        <w:rPr>
          <w:rFonts w:ascii="Aptos Narrow" w:hAnsi="Aptos Narrow"/>
        </w:rPr>
        <w:t>-</w:t>
      </w:r>
      <w:r w:rsidR="00044214">
        <w:rPr>
          <w:rFonts w:ascii="Aptos Narrow" w:hAnsi="Aptos Narrow"/>
        </w:rPr>
        <w:t>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F976FF">
        <w:rPr>
          <w:rFonts w:ascii="Aptos Narrow" w:hAnsi="Aptos Narrow"/>
        </w:rPr>
        <w:t xml:space="preserve">for 2020 Jan 15 – Feb 19 </w:t>
      </w:r>
      <w:r w:rsidR="008E6442">
        <w:rPr>
          <w:rFonts w:ascii="Aptos Narrow" w:hAnsi="Aptos Narrow"/>
        </w:rPr>
        <w:t xml:space="preserve">12.5-16 °N, 60-49 ° W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Reflectance is directly observed, and albedo is computed from cloud optical thickness</w:t>
      </w:r>
      <w:r w:rsidR="00F976FF">
        <w:rPr>
          <w:rFonts w:ascii="Aptos Narrow" w:hAnsi="Aptos Narrow"/>
        </w:rPr>
        <w:t xml:space="preserve"> (methods: </w:t>
      </w:r>
      <w:r w:rsidR="00F976FF" w:rsidRPr="00F976FF">
        <w:rPr>
          <w:rFonts w:ascii="Aptos Narrow" w:hAnsi="Aptos Narrow"/>
        </w:rPr>
        <w:t>Low clouds in trade cumulus regions</w:t>
      </w:r>
      <w:r w:rsidR="00F976FF">
        <w:rPr>
          <w:rFonts w:ascii="Aptos Narrow" w:hAnsi="Aptos Narrow"/>
        </w:rPr>
        <w:t>)</w:t>
      </w:r>
      <w:r w:rsidR="00FC2816">
        <w:rPr>
          <w:rFonts w:ascii="Aptos Narrow" w:hAnsi="Aptos Narrow"/>
        </w:rPr>
        <w:t xml:space="preserve">. </w:t>
      </w:r>
      <w:r w:rsidR="00044214">
        <w:rPr>
          <w:rFonts w:ascii="Aptos Narrow" w:hAnsi="Aptos Narrow"/>
        </w:rPr>
        <w:t xml:space="preserve">Cloud frequency counts pixels with optically thin clouds, so </w:t>
      </w:r>
      <w:r w:rsidR="00632E62">
        <w:rPr>
          <w:rFonts w:ascii="Aptos Narrow" w:hAnsi="Aptos Narrow"/>
        </w:rPr>
        <w:t>albedo</w:t>
      </w:r>
      <w:r w:rsidR="00711C1C">
        <w:rPr>
          <w:rFonts w:ascii="Aptos Narrow" w:hAnsi="Aptos Narrow"/>
        </w:rPr>
        <w:t>-</w:t>
      </w:r>
      <w:r w:rsidR="00044214">
        <w:rPr>
          <w:rFonts w:ascii="Aptos Narrow" w:hAnsi="Aptos Narrow"/>
        </w:rPr>
        <w:t xml:space="preserve"> and reflectance</w:t>
      </w:r>
      <w:r w:rsidR="00711C1C">
        <w:rPr>
          <w:rFonts w:ascii="Aptos Narrow" w:hAnsi="Aptos Narrow"/>
        </w:rPr>
        <w:t>-weighted cloud</w:t>
      </w:r>
      <w:r w:rsidR="00044214">
        <w:rPr>
          <w:rFonts w:ascii="Aptos Narrow" w:hAnsi="Aptos Narrow"/>
        </w:rPr>
        <w:t xml:space="preserve"> </w:t>
      </w:r>
      <w:r w:rsidR="00711C1C">
        <w:rPr>
          <w:rFonts w:ascii="Aptos Narrow" w:hAnsi="Aptos Narrow"/>
        </w:rPr>
        <w:t xml:space="preserve">fraction </w:t>
      </w:r>
      <w:r w:rsidR="00044214">
        <w:rPr>
          <w:rFonts w:ascii="Aptos Narrow" w:hAnsi="Aptos Narrow"/>
        </w:rPr>
        <w:t>are</w:t>
      </w:r>
      <w:r w:rsidR="00632E62">
        <w:rPr>
          <w:rFonts w:ascii="Aptos Narrow" w:hAnsi="Aptos Narrow"/>
        </w:rPr>
        <w:t xml:space="preserve"> less than cloud </w:t>
      </w:r>
      <w:r w:rsidR="00711C1C">
        <w:rPr>
          <w:rFonts w:ascii="Aptos Narrow" w:hAnsi="Aptos Narrow"/>
        </w:rPr>
        <w:t>pixel fraction</w:t>
      </w:r>
      <w:r w:rsidR="00632E62">
        <w:rPr>
          <w:rFonts w:ascii="Aptos Narrow" w:hAnsi="Aptos Narrow"/>
        </w:rPr>
        <w:t xml:space="preserve"> (Fig. 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r w:rsidR="00F976FF">
        <w:rPr>
          <w:rFonts w:ascii="Aptos Narrow" w:hAnsi="Aptos Narrow"/>
        </w:rPr>
        <w:t>Shortwave cloud radiative effect is proportional to c</w:t>
      </w:r>
      <w:commentRangeStart w:id="10"/>
      <w:r w:rsidR="00EC6620">
        <w:rPr>
          <w:rFonts w:ascii="Aptos Narrow" w:hAnsi="Aptos Narrow"/>
        </w:rPr>
        <w:t>loud a</w:t>
      </w:r>
      <w:r w:rsidR="00FC2816">
        <w:rPr>
          <w:rFonts w:ascii="Aptos Narrow" w:hAnsi="Aptos Narrow"/>
        </w:rPr>
        <w:t>lbedo.</w:t>
      </w:r>
      <w:r w:rsidR="00D823E6">
        <w:rPr>
          <w:rFonts w:ascii="Aptos Narrow" w:hAnsi="Aptos Narrow"/>
        </w:rPr>
        <w:t xml:space="preserve"> </w:t>
      </w:r>
      <w:commentRangeEnd w:id="10"/>
      <w:r w:rsidR="003175B7">
        <w:rPr>
          <w:rStyle w:val="CommentReference"/>
          <w:rFonts w:ascii="Aptos Narrow" w:eastAsiaTheme="minorEastAsia" w:hAnsi="Aptos Narrow" w:cs="Times New Roman"/>
          <w:sz w:val="24"/>
          <w:szCs w:val="24"/>
        </w:rPr>
        <w:commentReference w:id="10"/>
      </w:r>
      <w:r w:rsidR="00D823E6">
        <w:rPr>
          <w:rFonts w:ascii="Aptos Narrow" w:eastAsiaTheme="minorEastAsia" w:hAnsi="Aptos Narrow" w:cs="Times New Roman"/>
        </w:rPr>
        <w:t>(c)</w:t>
      </w:r>
      <w:r w:rsidR="00D823E6" w:rsidRPr="00256720">
        <w:rPr>
          <w:rFonts w:ascii="Aptos Narrow" w:eastAsiaTheme="minorEastAsia" w:hAnsi="Aptos Narrow" w:cs="Times New Roman"/>
        </w:rPr>
        <w:t xml:space="preserve"> Observed specific humidity from</w:t>
      </w:r>
      <w:r w:rsidR="000024F1">
        <w:rPr>
          <w:rFonts w:ascii="Aptos Narrow" w:eastAsiaTheme="minorEastAsia" w:hAnsi="Aptos Narrow" w:cs="Times New Roman"/>
        </w:rPr>
        <w:t xml:space="preserve"> </w:t>
      </w:r>
      <w:r w:rsidR="00D823E6" w:rsidRPr="00256720">
        <w:rPr>
          <w:rFonts w:ascii="Aptos Narrow" w:eastAsiaTheme="minorEastAsia" w:hAnsi="Aptos Narrow" w:cs="Times New Roman"/>
        </w:rPr>
        <w:t>radiosondes</w:t>
      </w:r>
      <w:r w:rsidR="000024F1">
        <w:rPr>
          <w:rFonts w:ascii="Aptos Narrow" w:eastAsiaTheme="minorEastAsia" w:hAnsi="Aptos Narrow" w:cs="Times New Roman"/>
        </w:rPr>
        <w:t xml:space="preserve"> </w:t>
      </w:r>
      <w:r w:rsidR="00D823E6" w:rsidRPr="00256720">
        <w:rPr>
          <w:rFonts w:ascii="Aptos Narrow" w:eastAsiaTheme="minorEastAsia" w:hAnsi="Aptos Narrow" w:cs="Times New Roman"/>
        </w:rPr>
        <w:t>(gray)</w:t>
      </w:r>
      <w:r w:rsidR="00D823E6">
        <w:rPr>
          <w:rFonts w:ascii="Aptos Narrow" w:eastAsiaTheme="minorEastAsia" w:hAnsi="Aptos Narrow" w:cs="Times New Roman"/>
        </w:rPr>
        <w:t>,</w:t>
      </w:r>
      <w:r w:rsidR="00D823E6"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(black)</w:t>
      </w:r>
      <w:r w:rsidR="00D823E6">
        <w:rPr>
          <w:rFonts w:ascii="Aptos Narrow" w:eastAsiaTheme="minorEastAsia" w:hAnsi="Aptos Narrow" w:cs="Times New Roman"/>
        </w:rPr>
        <w:t xml:space="preserve"> and </w:t>
      </w:r>
      <w:r w:rsidR="00D823E6"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Pr>
          <w:rFonts w:ascii="Aptos Narrow" w:eastAsiaTheme="minorEastAsia" w:hAnsi="Aptos Narrow" w:cs="Times New Roman"/>
        </w:rPr>
        <w:t>. C</w:t>
      </w:r>
      <w:r w:rsidR="00D823E6"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(blue) </w:t>
      </w:r>
      <w:r w:rsidR="00D823E6"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(green) </w:t>
      </w:r>
      <w:r w:rsidR="00D823E6" w:rsidRPr="00256720">
        <w:rPr>
          <w:rFonts w:ascii="Aptos Narrow" w:eastAsiaTheme="minorEastAsia" w:hAnsi="Aptos Narrow" w:cs="Times New Roman"/>
        </w:rPr>
        <w:t>for a range of</w:t>
      </w:r>
      <w:r w:rsidR="00D823E6">
        <w:rPr>
          <w:rFonts w:ascii="Aptos Narrow" w:eastAsiaTheme="minorEastAsia" w:hAnsi="Aptos Narrow" w:cs="Times New Roman"/>
        </w:rPr>
        <w:t xml:space="preserve"> total</w:t>
      </w:r>
      <w:r w:rsidR="00D823E6" w:rsidRPr="00256720">
        <w:rPr>
          <w:rFonts w:ascii="Aptos Narrow" w:eastAsiaTheme="minorEastAsia" w:hAnsi="Aptos Narrow" w:cs="Times New Roman"/>
        </w:rPr>
        <w:t xml:space="preserve"> </w:t>
      </w:r>
      <w:r w:rsidR="000F6BBF" w:rsidRPr="00256720">
        <w:rPr>
          <w:rFonts w:ascii="Aptos Narrow" w:eastAsiaTheme="minorEastAsia" w:hAnsi="Aptos Narrow" w:cs="Times New Roman"/>
        </w:rPr>
        <w:t xml:space="preserve">(entrainment </w:t>
      </w:r>
      <w:r w:rsidR="000F6BBF">
        <w:rPr>
          <w:rFonts w:ascii="Aptos Narrow" w:eastAsiaTheme="minorEastAsia" w:hAnsi="Aptos Narrow" w:cs="Times New Roman"/>
        </w:rPr>
        <w:t>+</w:t>
      </w:r>
      <w:r w:rsidR="000F6BBF" w:rsidRPr="00256720">
        <w:rPr>
          <w:rFonts w:ascii="Aptos Narrow" w:eastAsiaTheme="minorEastAsia" w:hAnsi="Aptos Narrow" w:cs="Times New Roman"/>
        </w:rPr>
        <w:t xml:space="preserve"> autoconversion</w:t>
      </w:r>
      <w:r w:rsidR="000024F1">
        <w:rPr>
          <w:rFonts w:ascii="Aptos Narrow" w:eastAsiaTheme="minorEastAsia" w:hAnsi="Aptos Narrow" w:cs="Times New Roman"/>
        </w:rPr>
        <w:t xml:space="preserve">; </w:t>
      </w:r>
      <m:oMath>
        <m:r>
          <w:rPr>
            <w:rFonts w:ascii="Cambria Math" w:eastAsiaTheme="minorEastAsia" w:hAnsi="Cambria Math" w:cs="Times New Roman"/>
          </w:rPr>
          <m:t>ϵ+α</m:t>
        </m:r>
      </m:oMath>
      <w:r w:rsidR="000F6BBF">
        <w:rPr>
          <w:rFonts w:ascii="Aptos Narrow" w:eastAsiaTheme="minorEastAsia" w:hAnsi="Aptos Narrow" w:cs="Times New Roman"/>
        </w:rPr>
        <w:t>)</w:t>
      </w:r>
      <w:r w:rsidR="000F6BBF" w:rsidRPr="00256720">
        <w:rPr>
          <w:rFonts w:ascii="Aptos Narrow" w:eastAsiaTheme="minorEastAsia" w:hAnsi="Aptos Narrow" w:cs="Times New Roman"/>
        </w:rPr>
        <w:t xml:space="preserve"> </w:t>
      </w:r>
      <w:r w:rsidR="00D823E6" w:rsidRPr="00256720">
        <w:rPr>
          <w:rFonts w:ascii="Aptos Narrow" w:eastAsiaTheme="minorEastAsia" w:hAnsi="Aptos Narrow" w:cs="Times New Roman"/>
        </w:rPr>
        <w:t xml:space="preserve">moisture </w:t>
      </w:r>
      <w:r w:rsidR="000F6BBF" w:rsidRPr="00256720">
        <w:rPr>
          <w:rFonts w:ascii="Aptos Narrow" w:eastAsiaTheme="minorEastAsia" w:hAnsi="Aptos Narrow" w:cs="Times New Roman"/>
        </w:rPr>
        <w:t>sink</w:t>
      </w:r>
      <w:r w:rsidR="000F6BBF">
        <w:rPr>
          <w:rFonts w:ascii="Aptos Narrow" w:eastAsiaTheme="minorEastAsia" w:hAnsi="Aptos Narrow" w:cs="Times New Roman"/>
        </w:rPr>
        <w:t xml:space="preserve"> rate (</w:t>
      </w:r>
      <w:r w:rsidR="00D823E6" w:rsidRPr="00256720">
        <w:rPr>
          <w:rFonts w:ascii="Aptos Narrow" w:eastAsiaTheme="minorEastAsia" w:hAnsi="Aptos Narrow" w:cs="Times New Roman"/>
        </w:rPr>
        <w:t>km</w:t>
      </w:r>
      <w:r w:rsidR="00D823E6" w:rsidRPr="00256720">
        <w:rPr>
          <w:rFonts w:ascii="Aptos Narrow" w:eastAsiaTheme="minorEastAsia" w:hAnsi="Aptos Narrow" w:cs="Times New Roman"/>
          <w:vertAlign w:val="superscript"/>
        </w:rPr>
        <w:t>–1</w:t>
      </w:r>
      <w:r w:rsidR="00D823E6" w:rsidRPr="00256720">
        <w:rPr>
          <w:rFonts w:ascii="Aptos Narrow" w:eastAsiaTheme="minorEastAsia" w:hAnsi="Aptos Narrow" w:cs="Times New Roman"/>
        </w:rPr>
        <w:t>).</w:t>
      </w:r>
      <w:r w:rsidR="007142CE">
        <w:rPr>
          <w:rFonts w:ascii="Aptos Narrow" w:hAnsi="Aptos Narrow"/>
        </w:rPr>
        <w:br/>
      </w:r>
      <w:r w:rsidR="007142CE">
        <w:rPr>
          <w:rFonts w:ascii="ComicShannsMono Nerd Font" w:eastAsiaTheme="minorEastAsia" w:hAnsi="ComicShannsMono Nerd Font" w:cs="Times New Roman"/>
        </w:rPr>
        <w:t>[</w:t>
      </w:r>
      <w:r w:rsidR="00766D5D" w:rsidRPr="00766D5D">
        <w:rPr>
          <w:rFonts w:ascii="ComicShannsMono Nerd Font" w:eastAsiaTheme="minorEastAsia" w:hAnsi="ComicShannsMono Nerd Font" w:cs="Times New Roman"/>
        </w:rPr>
        <w:t>/Users/deszoeks/Projects/ATOMIC/trade-cu-model/src/julia</w:t>
      </w:r>
      <w:r w:rsidR="00766D5D">
        <w:rPr>
          <w:rFonts w:ascii="ComicShannsMono Nerd Font" w:eastAsiaTheme="minorEastAsia" w:hAnsi="ComicShannsMono Nerd Font" w:cs="Times New Roman"/>
        </w:rPr>
        <w:t>/</w:t>
      </w:r>
      <w:r w:rsidR="00766D5D" w:rsidRPr="00766D5D">
        <w:rPr>
          <w:rFonts w:ascii="ComicShannsMono Nerd Font" w:eastAsiaTheme="minorEastAsia" w:hAnsi="ComicShannsMono Nerd Font" w:cs="Times New Roman"/>
        </w:rPr>
        <w:t>albedo_vs_time_height</w:t>
      </w:r>
      <w:r w:rsidR="008A3C62">
        <w:rPr>
          <w:rFonts w:ascii="ComicShannsMono Nerd Font" w:eastAsiaTheme="minorEastAsia" w:hAnsi="ComicShannsMono Nerd Font" w:cs="Times New Roman"/>
        </w:rPr>
        <w:t>_modelcloud</w:t>
      </w:r>
      <w:r w:rsidR="00766D5D" w:rsidRPr="00766D5D">
        <w:rPr>
          <w:rFonts w:ascii="ComicShannsMono Nerd Font" w:eastAsiaTheme="minorEastAsia" w:hAnsi="ComicShannsMono Nerd Font" w:cs="Times New Roman"/>
        </w:rPr>
        <w:t>.jl</w:t>
      </w:r>
      <w:r w:rsidR="00766D5D">
        <w:rPr>
          <w:rFonts w:ascii="ComicShannsMono Nerd Font" w:eastAsiaTheme="minorEastAsia" w:hAnsi="ComicShannsMono Nerd Font" w:cs="Times New Roman"/>
        </w:rPr>
        <w:t xml:space="preserve"> </w:t>
      </w:r>
      <w:r w:rsidR="00766D5D" w:rsidRPr="00766D5D">
        <w:rPr>
          <w:rFonts w:ascii="ComicShannsMono Nerd Font" w:eastAsiaTheme="minorEastAsia" w:hAnsi="ComicShannsMono Nerd Font" w:cs="Times New Roman"/>
        </w:rPr>
        <w:sym w:font="Wingdings" w:char="F0E0"/>
      </w:r>
      <w:r w:rsidR="00766D5D">
        <w:rPr>
          <w:rFonts w:ascii="ComicShannsMono Nerd Font" w:eastAsiaTheme="minorEastAsia" w:hAnsi="ComicShannsMono Nerd Font" w:cs="Times New Roman"/>
        </w:rPr>
        <w:t xml:space="preserve"> </w:t>
      </w:r>
    </w:p>
    <w:p w14:paraId="439C95A2" w14:textId="236CB11A" w:rsidR="00D823E6" w:rsidRPr="000D7553" w:rsidRDefault="008A3C62" w:rsidP="00D823E6">
      <w:pPr>
        <w:pStyle w:val="BodyText"/>
        <w:rPr>
          <w:rFonts w:ascii="Aptos Narrow" w:hAnsi="Aptos Narrow"/>
          <w:lang w:val="es-ES"/>
        </w:rPr>
      </w:pPr>
      <w:r w:rsidRPr="000D7553">
        <w:rPr>
          <w:rFonts w:ascii="ComicShannsMono Nerd Font" w:eastAsiaTheme="minorEastAsia" w:hAnsi="ComicShannsMono Nerd Font" w:cs="Times New Roman"/>
          <w:lang w:val="es-ES"/>
        </w:rPr>
        <w:t>shcu_cloud_albedo_refl_cloudmodel.pdf</w:t>
      </w:r>
      <w:r w:rsidR="00D823E6" w:rsidRPr="000D7553">
        <w:rPr>
          <w:rFonts w:ascii="ComicShannsMono Nerd Font" w:eastAsiaTheme="minorEastAsia" w:hAnsi="ComicShannsMono Nerd Font" w:cs="Times New Roman"/>
          <w:lang w:val="es-ES"/>
        </w:rPr>
        <w:t>]</w:t>
      </w:r>
    </w:p>
    <w:p w14:paraId="456075B1" w14:textId="193BA909" w:rsidR="00C506FB" w:rsidRPr="00C506FB" w:rsidRDefault="00C506FB" w:rsidP="00C506FB">
      <w:pPr>
        <w:pStyle w:val="Heading2"/>
        <w:rPr>
          <w:rFonts w:eastAsiaTheme="minorEastAsia"/>
        </w:rPr>
      </w:pPr>
      <w:r w:rsidRPr="00C506FB">
        <w:rPr>
          <w:rFonts w:eastAsiaTheme="minorEastAsia"/>
        </w:rPr>
        <w:t>The DIM mechanism</w:t>
      </w:r>
    </w:p>
    <w:p w14:paraId="1A60130C" w14:textId="1C0868A4" w:rsidR="00576BF6" w:rsidRPr="00263F40" w:rsidRDefault="00FD6645" w:rsidP="00576BF6">
      <w:pPr>
        <w:pStyle w:val="BodyText"/>
        <w:rPr>
          <w:rFonts w:ascii="Aptos" w:hAnsi="Aptos"/>
        </w:rPr>
      </w:pPr>
      <w:r>
        <w:t xml:space="preserve">The </w:t>
      </w:r>
      <w:r w:rsidR="00242DA2" w:rsidRPr="00FD6645">
        <w:rPr>
          <w:i/>
          <w:iCs/>
        </w:rPr>
        <w:t>decrease in mass flux</w:t>
      </w:r>
      <w:r w:rsidR="00242DA2">
        <w:t xml:space="preserve"> (DIM)</w:t>
      </w:r>
      <w:r w:rsidR="00601D3E">
        <w:t xml:space="preserve"> mechanism</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6704DD">
        <w:t>.</w:t>
      </w:r>
      <w:r w:rsidR="00263F40">
        <w:rPr>
          <w:rFonts w:ascii="Aptos" w:hAnsi="Aptos"/>
        </w:rPr>
        <w:t xml:space="preserve"> In the DIM mechanism: </w:t>
      </w:r>
      <w:r w:rsidR="00242DA2">
        <w:t xml:space="preserve">(1) </w:t>
      </w:r>
      <w:r w:rsidR="0079384E">
        <w:rPr>
          <w:rFonts w:ascii="Aptos" w:hAnsi="Aptos"/>
        </w:rPr>
        <w:t xml:space="preserve">The saturation and environmental humidity </w:t>
      </w:r>
      <m:oMath>
        <m:r>
          <w:rPr>
            <w:rFonts w:ascii="Cambria Math" w:hAnsi="Cambria Math"/>
          </w:rPr>
          <m:t>q</m:t>
        </m:r>
      </m:oMath>
      <w:r w:rsidR="0079384E">
        <w:rPr>
          <w:rFonts w:ascii="Aptos" w:hAnsi="Aptos"/>
        </w:rPr>
        <w:t xml:space="preserve"> and cloud humidity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79384E">
        <w:rPr>
          <w:rFonts w:ascii="Aptos" w:eastAsiaTheme="minorEastAsia" w:hAnsi="Aptos"/>
        </w:rPr>
        <w:t xml:space="preserve"> </w:t>
      </w:r>
      <w:r w:rsidR="0079384E">
        <w:rPr>
          <w:rFonts w:ascii="Aptos" w:hAnsi="Aptos"/>
        </w:rPr>
        <w:t>increase +7% per K mean surface temperature warming. (2) T</w:t>
      </w:r>
      <w:r w:rsidR="00242DA2">
        <w:t xml:space="preserve">he large-scale </w:t>
      </w:r>
      <w:r w:rsidR="00184A45">
        <w:t xml:space="preserve">tropical </w:t>
      </w:r>
      <w:r w:rsidR="00242DA2">
        <w:t xml:space="preserve">circulation slows </w:t>
      </w:r>
      <w:r w:rsidR="00184A45">
        <w:t>wit</w:t>
      </w:r>
      <w:r w:rsidR="0079384E">
        <w:t>h</w:t>
      </w:r>
      <w:r w:rsidR="005B7EBD">
        <w:t xml:space="preserve"> by about –5%</w:t>
      </w:r>
      <w:r w:rsidR="0079384E">
        <w:t xml:space="preserve"> K</w:t>
      </w:r>
      <w:r w:rsidR="0079384E">
        <w:rPr>
          <w:vertAlign w:val="superscript"/>
        </w:rPr>
        <w:t>-1</w:t>
      </w:r>
      <w:r w:rsidR="005B7EBD">
        <w:t xml:space="preserve"> </w:t>
      </w:r>
      <w:r w:rsidR="00184A45">
        <w:t>due to</w:t>
      </w:r>
      <w:r w:rsidR="0079384E">
        <w:t xml:space="preserve"> the specific humidity and</w:t>
      </w:r>
      <w:r w:rsidR="006E3283">
        <w:t xml:space="preserve"> </w:t>
      </w:r>
      <w:r w:rsidR="0079384E">
        <w:t xml:space="preserve">a </w:t>
      </w:r>
      <w:r w:rsidR="00184A45">
        <w:t xml:space="preserve">+2% increase </w:t>
      </w:r>
      <w:r>
        <w:t xml:space="preserve">in </w:t>
      </w:r>
      <w:r w:rsidR="006E3283">
        <w:t>precipitation</w:t>
      </w:r>
      <w:r w:rsidR="00184A45">
        <w:t xml:space="preserve"> (Held and Soden, 2006, HS06; Vecchi and Soden, 2007)</w:t>
      </w:r>
      <w:r w:rsidR="00242DA2">
        <w:t xml:space="preserve">. </w:t>
      </w:r>
      <w:r w:rsidR="00184A45">
        <w:t>(</w:t>
      </w:r>
      <w:r w:rsidR="0079384E">
        <w:t>3</w:t>
      </w:r>
      <w:r w:rsidR="00184A45">
        <w:t xml:space="preserve">) </w:t>
      </w:r>
      <w:r w:rsidR="00601D3E">
        <w:rPr>
          <w:rFonts w:eastAsiaTheme="minorEastAsia"/>
        </w:rPr>
        <w:t>S</w:t>
      </w:r>
      <w:r w:rsidR="005B7EBD">
        <w:rPr>
          <w:rFonts w:eastAsiaTheme="minorEastAsia"/>
        </w:rPr>
        <w:t>hallow cumulus regions</w:t>
      </w:r>
      <w:r w:rsidR="005B7EBD">
        <w:rPr>
          <w:rFonts w:ascii="Aptos" w:hAnsi="Aptos"/>
        </w:rPr>
        <w:t xml:space="preserve"> </w:t>
      </w:r>
      <w:r w:rsidR="00601D3E">
        <w:rPr>
          <w:rFonts w:ascii="Aptos" w:hAnsi="Aptos"/>
        </w:rPr>
        <w:t>have</w:t>
      </w:r>
      <w:r w:rsidR="005B7EBD">
        <w:rPr>
          <w:rFonts w:ascii="Aptos" w:hAnsi="Aptos"/>
        </w:rPr>
        <w:t xml:space="preserve"> steady mean moisture</w:t>
      </w:r>
      <w:r w:rsidR="00B56B20">
        <w:rPr>
          <w:rFonts w:ascii="Aptos" w:hAnsi="Aptos"/>
        </w:rPr>
        <w:t xml:space="preserve"> balance. C</w:t>
      </w:r>
      <w:r w:rsidR="0079384E">
        <w:rPr>
          <w:rFonts w:eastAsiaTheme="minorEastAsia"/>
        </w:rPr>
        <w:t>umulus m</w:t>
      </w:r>
      <w:r w:rsidR="00601D3E">
        <w:rPr>
          <w:rFonts w:eastAsiaTheme="minorEastAsia"/>
        </w:rPr>
        <w:t>oisture</w:t>
      </w:r>
      <w:r w:rsidR="0079384E">
        <w:rPr>
          <w:rFonts w:eastAsiaTheme="minorEastAsia"/>
        </w:rPr>
        <w:t xml:space="preserve"> fluxes</w:t>
      </w:r>
      <w:r w:rsidR="00601D3E">
        <w:rPr>
          <w:rFonts w:eastAsiaTheme="minorEastAsia"/>
        </w:rPr>
        <w:t xml:space="preserve"> balanc</w:t>
      </w:r>
      <w:r w:rsidR="00B56B20">
        <w:rPr>
          <w:rFonts w:eastAsiaTheme="minorEastAsia"/>
        </w:rPr>
        <w:t>e</w:t>
      </w:r>
      <w:r w:rsidR="00601D3E">
        <w:rPr>
          <w:rFonts w:eastAsiaTheme="minorEastAsia"/>
        </w:rPr>
        <w:t xml:space="preserve"> the large-scale </w:t>
      </w:r>
      <w:r w:rsidR="008576AC">
        <w:rPr>
          <w:rFonts w:eastAsiaTheme="minorEastAsia"/>
        </w:rPr>
        <w:t xml:space="preserve">advection </w:t>
      </w:r>
      <w:r w:rsidR="00601D3E">
        <w:rPr>
          <w:rFonts w:eastAsiaTheme="minorEastAsia"/>
        </w:rPr>
        <w:t>drying</w:t>
      </w:r>
      <w:r w:rsidR="008576AC">
        <w:rPr>
          <w:rFonts w:eastAsiaTheme="minorEastAsia"/>
        </w:rPr>
        <w:t xml:space="preserve"> </w:t>
      </w:r>
      <m:oMath>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q</m:t>
        </m:r>
      </m:oMath>
      <w:r w:rsidR="00263F40">
        <w:rPr>
          <w:rFonts w:eastAsiaTheme="minorEastAsia"/>
        </w:rPr>
        <w:t>,</w:t>
      </w:r>
      <w:r w:rsidR="00263F40" w:rsidRPr="00263F40">
        <w:rPr>
          <w:rFonts w:ascii="Cambria Math" w:hAnsi="Cambria Math"/>
        </w:rPr>
        <w:br/>
      </w:r>
      <m:oMathPara>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e>
          </m:d>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q,</m:t>
          </m:r>
          <m:r>
            <m:rPr>
              <m:sty m:val="p"/>
            </m:rPr>
            <w:rPr>
              <w:rFonts w:ascii="Aptos" w:hAnsi="Aptos"/>
            </w:rPr>
            <w:br/>
          </m:r>
        </m:oMath>
      </m:oMathPara>
      <w:r w:rsidR="00263F40">
        <w:rPr>
          <w:rFonts w:ascii="Aptos" w:hAnsi="Aptos"/>
        </w:rPr>
        <w:t xml:space="preserve">where </w:t>
      </w:r>
      <m:oMath>
        <m:r>
          <w:rPr>
            <w:rFonts w:ascii="Cambria Math" w:hAnsi="Cambria Math"/>
          </w:rPr>
          <m:t xml:space="preserve">M </m:t>
        </m:r>
      </m:oMath>
      <w:r w:rsidR="00263F40">
        <w:rPr>
          <w:rFonts w:ascii="Aptos" w:eastAsiaTheme="minorEastAsia" w:hAnsi="Aptos"/>
        </w:rPr>
        <w:t xml:space="preserve">is the cumulus mass flux, </w:t>
      </w:r>
      <m:oMath>
        <m:r>
          <w:rPr>
            <w:rFonts w:ascii="Cambria Math" w:eastAsiaTheme="minorEastAsia" w:hAnsi="Cambria Math"/>
          </w:rPr>
          <m:t>P</m:t>
        </m:r>
      </m:oMath>
      <w:r w:rsidR="00263F40">
        <w:rPr>
          <w:rFonts w:ascii="Aptos" w:eastAsiaTheme="minorEastAsia" w:hAnsi="Aptos"/>
        </w:rPr>
        <w:t xml:space="preserve"> is precipitation,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00263F40">
        <w:rPr>
          <w:rFonts w:ascii="Aptos" w:eastAsiaTheme="minorEastAsia" w:hAnsi="Aptos"/>
        </w:rPr>
        <w:t xml:space="preserve"> is the cloud humidity, </w:t>
      </w:r>
      <m:oMath>
        <m:r>
          <w:rPr>
            <w:rFonts w:ascii="Cambria Math" w:eastAsiaTheme="minorEastAsia" w:hAnsi="Cambria Math"/>
          </w:rPr>
          <m:t>q</m:t>
        </m:r>
      </m:oMath>
      <w:r w:rsidR="00263F40">
        <w:rPr>
          <w:rFonts w:ascii="Aptos" w:eastAsiaTheme="minorEastAsia" w:hAnsi="Aptos"/>
        </w:rPr>
        <w:t xml:space="preserve"> is the environmental humidity</w:t>
      </w:r>
      <w:r w:rsidR="008576AC">
        <w:rPr>
          <w:rFonts w:ascii="Aptos" w:eastAsiaTheme="minorEastAsia" w:hAnsi="Aptos"/>
        </w:rPr>
        <w:t>,</w:t>
      </w:r>
      <w:r w:rsidR="00B56B20">
        <w:rPr>
          <w:rFonts w:ascii="Aptos" w:eastAsiaTheme="minorEastAsia" w:hAnsi="Aptos"/>
        </w:rPr>
        <w:t xml:space="preserve"> and </w:t>
      </w:r>
      <m:oMath>
        <m:r>
          <w:rPr>
            <w:rFonts w:ascii="Cambria Math" w:eastAsiaTheme="minorEastAsia" w:hAnsi="Cambria Math"/>
          </w:rPr>
          <m:t>-</m:t>
        </m:r>
        <m:r>
          <m:rPr>
            <m:sty m:val="b"/>
          </m:rPr>
          <w:rPr>
            <w:rFonts w:ascii="Cambria Math" w:hAnsi="Cambria Math"/>
          </w:rPr>
          <m:t>U</m:t>
        </m:r>
        <m:r>
          <m:rPr>
            <m:sty m:val="p"/>
          </m:rPr>
          <w:rPr>
            <w:rFonts w:ascii="Cambria Math" w:hAnsi="Cambria Math"/>
          </w:rPr>
          <m:t>⋅∇</m:t>
        </m:r>
        <m:r>
          <w:rPr>
            <w:rFonts w:ascii="Cambria Math" w:hAnsi="Cambria Math"/>
          </w:rPr>
          <m:t>q</m:t>
        </m:r>
      </m:oMath>
      <w:r w:rsidR="00B56B20">
        <w:rPr>
          <w:rFonts w:ascii="Aptos" w:eastAsiaTheme="minorEastAsia" w:hAnsi="Aptos"/>
          <w:iCs/>
        </w:rPr>
        <w:t xml:space="preserve"> is the mean large-scale advection</w:t>
      </w:r>
      <w:r w:rsidR="00263F40">
        <w:rPr>
          <w:rFonts w:ascii="Aptos" w:eastAsiaTheme="minorEastAsia" w:hAnsi="Aptos"/>
        </w:rPr>
        <w:t>.</w:t>
      </w:r>
      <w:r w:rsidR="00263F40">
        <w:t xml:space="preserve"> </w:t>
      </w:r>
      <w:r w:rsidR="006433E8">
        <w:rPr>
          <w:rFonts w:ascii="Aptos" w:hAnsi="Aptos"/>
        </w:rPr>
        <w:t xml:space="preserve">Factoring out the </w:t>
      </w:r>
      <w:r w:rsidR="00576BF6">
        <w:rPr>
          <w:rFonts w:ascii="Aptos" w:hAnsi="Aptos"/>
        </w:rPr>
        <w:t>change</w:t>
      </w:r>
      <w:r w:rsidR="006433E8">
        <w:rPr>
          <w:rFonts w:ascii="Aptos" w:hAnsi="Aptos"/>
        </w:rPr>
        <w:t xml:space="preserve"> of the humidities, </w:t>
      </w:r>
      <w:r w:rsidR="001304E5">
        <w:rPr>
          <w:rFonts w:ascii="Aptos" w:hAnsi="Aptos"/>
        </w:rPr>
        <w:t xml:space="preserve">the mass flux is proportional to the </w:t>
      </w:r>
      <w:r w:rsidR="00263F40">
        <w:rPr>
          <w:rFonts w:ascii="Aptos" w:hAnsi="Aptos"/>
        </w:rPr>
        <w:t xml:space="preserve">large-scale </w:t>
      </w:r>
      <w:r w:rsidR="001304E5">
        <w:rPr>
          <w:rFonts w:ascii="Aptos" w:hAnsi="Aptos"/>
        </w:rPr>
        <w:t xml:space="preserve">circulation, </w:t>
      </w:r>
      <m:oMath>
        <m:r>
          <w:rPr>
            <w:rFonts w:ascii="Cambria Math" w:hAnsi="Cambria Math"/>
          </w:rPr>
          <m:t>M∝</m:t>
        </m:r>
        <m:r>
          <m:rPr>
            <m:sty m:val="b"/>
          </m:rPr>
          <w:rPr>
            <w:rFonts w:ascii="Cambria Math" w:hAnsi="Cambria Math"/>
          </w:rPr>
          <w:lastRenderedPageBreak/>
          <m:t>U</m:t>
        </m:r>
      </m:oMath>
      <w:r w:rsidR="00242DA2">
        <w:rPr>
          <w:rFonts w:ascii="Aptos" w:hAnsi="Aptos"/>
        </w:rPr>
        <w:t>.</w:t>
      </w:r>
      <w:r w:rsidR="00651189">
        <w:t xml:space="preserve"> </w:t>
      </w:r>
      <w:r w:rsidR="00242DA2">
        <w:t xml:space="preserve">(4) </w:t>
      </w:r>
      <w:r w:rsidR="00576BF6" w:rsidRPr="00C6491F">
        <w:t xml:space="preserve">The shallow cumulus cloud </w:t>
      </w:r>
      <w:r w:rsidR="00D4234B">
        <w:t xml:space="preserve">fraction </w:t>
      </w:r>
      <m:oMath>
        <m:r>
          <w:rPr>
            <w:rFonts w:ascii="Cambria Math" w:hAnsi="Cambria Math"/>
          </w:rPr>
          <m:t xml:space="preserve">C </m:t>
        </m:r>
      </m:oMath>
      <w:r w:rsidR="00576BF6" w:rsidRPr="00C6491F">
        <w:t xml:space="preserve">is proportional to mass flux, </w:t>
      </w:r>
      <m:oMath>
        <m:r>
          <w:rPr>
            <w:rFonts w:ascii="Cambria Math" w:eastAsiaTheme="minorEastAsia" w:hAnsi="Cambria Math"/>
          </w:rPr>
          <m:t>M=Cw</m:t>
        </m:r>
      </m:oMath>
      <w:r w:rsidR="00EC1EF1">
        <w:rPr>
          <w:rFonts w:eastAsiaTheme="minorEastAsia"/>
        </w:rPr>
        <w:t xml:space="preserve">, where </w:t>
      </w:r>
      <m:oMath>
        <m:r>
          <w:rPr>
            <w:rFonts w:ascii="Cambria Math" w:eastAsiaTheme="minorEastAsia" w:hAnsi="Cambria Math"/>
          </w:rPr>
          <m:t>w</m:t>
        </m:r>
      </m:oMath>
      <w:r w:rsidR="00EC1EF1">
        <w:rPr>
          <w:rFonts w:eastAsiaTheme="minorEastAsia"/>
        </w:rPr>
        <w:t xml:space="preserve"> is the in-cloud vertical velocity</w:t>
      </w:r>
      <w:r w:rsidR="00576BF6">
        <w:rPr>
          <w:rFonts w:eastAsiaTheme="minorEastAsia"/>
        </w:rPr>
        <w:t xml:space="preserve">. </w:t>
      </w:r>
      <w:r w:rsidR="0079384E">
        <w:rPr>
          <w:rFonts w:eastAsiaTheme="minorEastAsia"/>
        </w:rPr>
        <w:t>This is supported by field observations where c</w:t>
      </w:r>
      <w:r w:rsidR="005B7EBD">
        <w:rPr>
          <w:rFonts w:eastAsiaTheme="minorEastAsia"/>
        </w:rPr>
        <w:t xml:space="preserve">loud base </w:t>
      </w:r>
      <m:oMath>
        <m:r>
          <w:rPr>
            <w:rFonts w:ascii="Cambria Math" w:eastAsiaTheme="minorEastAsia" w:hAnsi="Cambria Math"/>
          </w:rPr>
          <m:t>M</m:t>
        </m:r>
      </m:oMath>
      <w:r w:rsidR="005B7EBD">
        <w:rPr>
          <w:rFonts w:eastAsiaTheme="minorEastAsia"/>
        </w:rPr>
        <w:t xml:space="preserve"> from mesoscale</w:t>
      </w:r>
      <w:r w:rsidR="009E2431">
        <w:rPr>
          <w:rFonts w:eastAsiaTheme="minorEastAsia"/>
        </w:rPr>
        <w:t xml:space="preserve"> </w:t>
      </w:r>
      <w:r w:rsidR="005B7EBD">
        <w:rPr>
          <w:rFonts w:eastAsiaTheme="minorEastAsia"/>
        </w:rPr>
        <w:t xml:space="preserve">divergence </w:t>
      </w:r>
      <w:r w:rsidR="0079384E">
        <w:rPr>
          <w:rFonts w:eastAsiaTheme="minorEastAsia"/>
        </w:rPr>
        <w:t>wa</w:t>
      </w:r>
      <w:r w:rsidR="00EC1EF1">
        <w:rPr>
          <w:rFonts w:eastAsiaTheme="minorEastAsia"/>
        </w:rPr>
        <w:t xml:space="preserve">s correlated </w:t>
      </w:r>
      <w:r w:rsidR="009E2431">
        <w:rPr>
          <w:rFonts w:eastAsiaTheme="minorEastAsia"/>
        </w:rPr>
        <w:t>(</w:t>
      </w:r>
      <w:r w:rsidR="009E2431" w:rsidRPr="000105FD">
        <w:rPr>
          <w:rFonts w:eastAsiaTheme="minorEastAsia"/>
          <w:i/>
          <w:iCs/>
        </w:rPr>
        <w:t>r</w:t>
      </w:r>
      <w:r w:rsidR="009E2431">
        <w:rPr>
          <w:rFonts w:eastAsiaTheme="minorEastAsia"/>
        </w:rPr>
        <w:t xml:space="preserve">=0.72) </w:t>
      </w:r>
      <w:r w:rsidR="00EC1EF1">
        <w:rPr>
          <w:rFonts w:eastAsiaTheme="minorEastAsia"/>
        </w:rPr>
        <w:t xml:space="preserve">to </w:t>
      </w:r>
      <m:oMath>
        <m:r>
          <w:rPr>
            <w:rFonts w:ascii="Cambria Math" w:eastAsiaTheme="minorEastAsia" w:hAnsi="Cambria Math"/>
          </w:rPr>
          <m:t xml:space="preserve">C </m:t>
        </m:r>
      </m:oMath>
      <w:r w:rsidR="0043681C">
        <w:rPr>
          <w:rFonts w:eastAsiaTheme="minorEastAsia"/>
        </w:rPr>
        <w:t xml:space="preserve">with </w:t>
      </w:r>
      <m:oMath>
        <m:f>
          <m:fPr>
            <m:type m:val="lin"/>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m:t>
        </m:r>
      </m:oMath>
      <w:r w:rsidR="00576BF6">
        <w:t xml:space="preserve"> </w:t>
      </w:r>
      <w:r w:rsidR="003932F0">
        <w:t>2</w:t>
      </w:r>
      <w:r w:rsidR="00D4234B">
        <w:t>.4</w:t>
      </w:r>
      <w:r w:rsidR="003932F0">
        <w:t>-</w:t>
      </w:r>
      <w:r w:rsidR="00D4234B">
        <w:t>4.0</w:t>
      </w:r>
      <w:r w:rsidR="00576BF6" w:rsidRPr="00576BF6">
        <w:rPr>
          <w:rFonts w:ascii="Aptos" w:eastAsiaTheme="minorEastAsia" w:hAnsi="Aptos"/>
        </w:rPr>
        <w:t xml:space="preserve"> </w:t>
      </w:r>
      <w:r w:rsidR="00D4234B">
        <w:rPr>
          <w:rFonts w:ascii="Aptos" w:eastAsiaTheme="minorEastAsia" w:hAnsi="Aptos"/>
        </w:rPr>
        <w:t>% (</w:t>
      </w:r>
      <w:r w:rsidR="00576BF6" w:rsidRPr="00576BF6">
        <w:rPr>
          <w:rFonts w:ascii="Aptos" w:eastAsiaTheme="minorEastAsia" w:hAnsi="Aptos"/>
        </w:rPr>
        <w:t>cm s</w:t>
      </w:r>
      <w:r w:rsidR="00D4234B">
        <w:rPr>
          <w:rFonts w:ascii="Aptos" w:eastAsiaTheme="minorEastAsia" w:hAnsi="Aptos"/>
          <w:vertAlign w:val="superscript"/>
        </w:rPr>
        <w:t>–</w:t>
      </w:r>
      <w:r w:rsidR="00576BF6" w:rsidRPr="00576BF6">
        <w:rPr>
          <w:rFonts w:ascii="Aptos" w:eastAsiaTheme="minorEastAsia" w:hAnsi="Aptos"/>
          <w:vertAlign w:val="superscript"/>
        </w:rPr>
        <w:t>1</w:t>
      </w:r>
      <w:r w:rsidR="00D4234B">
        <w:rPr>
          <w:rFonts w:ascii="Aptos" w:eastAsiaTheme="minorEastAsia" w:hAnsi="Aptos"/>
        </w:rPr>
        <w:t>)</w:t>
      </w:r>
      <w:r w:rsidR="00D4234B">
        <w:rPr>
          <w:rFonts w:ascii="Aptos" w:eastAsiaTheme="minorEastAsia" w:hAnsi="Aptos"/>
          <w:vertAlign w:val="superscript"/>
        </w:rPr>
        <w:t>–1</w:t>
      </w:r>
      <w:r w:rsidR="0043681C">
        <w:t xml:space="preserve"> (</w:t>
      </w:r>
      <w:r w:rsidR="0043681C" w:rsidRPr="00576BF6">
        <w:rPr>
          <w:rFonts w:eastAsiaTheme="minorEastAsia"/>
        </w:rPr>
        <w:t xml:space="preserve">Vogel et al., 2022). </w:t>
      </w:r>
      <w:r w:rsidR="00D4234B">
        <w:rPr>
          <w:rFonts w:eastAsiaTheme="minorEastAsia"/>
        </w:rPr>
        <w:t xml:space="preserve">Assuming </w:t>
      </w:r>
      <w:r w:rsidR="0060635A">
        <w:rPr>
          <w:rFonts w:eastAsiaTheme="minorEastAsia"/>
        </w:rPr>
        <w:t xml:space="preserve">constant </w:t>
      </w:r>
      <w:r w:rsidR="00263F40">
        <w:rPr>
          <w:rFonts w:eastAsiaTheme="minorEastAsia"/>
        </w:rPr>
        <w:t xml:space="preserve">mean </w:t>
      </w:r>
      <w:r w:rsidR="00D4234B">
        <w:rPr>
          <w:rFonts w:eastAsiaTheme="minorEastAsia"/>
        </w:rPr>
        <w:t xml:space="preserve">in-cloud optical depth, changes in </w:t>
      </w:r>
      <w:r w:rsidR="009E2431">
        <w:rPr>
          <w:rFonts w:eastAsiaTheme="minorEastAsia"/>
        </w:rPr>
        <w:t xml:space="preserve">the </w:t>
      </w:r>
      <w:r w:rsidR="008576AC">
        <w:rPr>
          <w:rFonts w:eastAsiaTheme="minorEastAsia"/>
        </w:rPr>
        <w:t xml:space="preserve">satellite </w:t>
      </w:r>
      <w:r w:rsidR="00700546">
        <w:rPr>
          <w:rFonts w:eastAsiaTheme="minorEastAsia"/>
        </w:rPr>
        <w:t xml:space="preserve">pixel- or </w:t>
      </w:r>
      <w:r w:rsidR="000105FD">
        <w:rPr>
          <w:rFonts w:eastAsiaTheme="minorEastAsia"/>
        </w:rPr>
        <w:t>scene</w:t>
      </w:r>
      <w:r w:rsidR="009E2431">
        <w:rPr>
          <w:rFonts w:eastAsiaTheme="minorEastAsia"/>
        </w:rPr>
        <w:t>-</w:t>
      </w:r>
      <w:r w:rsidR="0079384E">
        <w:rPr>
          <w:rFonts w:eastAsiaTheme="minorEastAsia"/>
        </w:rPr>
        <w:t>mean</w:t>
      </w:r>
      <w:r w:rsidR="00D4234B">
        <w:rPr>
          <w:rFonts w:eastAsiaTheme="minorEastAsia"/>
        </w:rPr>
        <w:t xml:space="preserve"> </w:t>
      </w:r>
      <w:commentRangeStart w:id="11"/>
      <w:commentRangeStart w:id="12"/>
      <w:r w:rsidR="00D4234B">
        <w:rPr>
          <w:rFonts w:eastAsiaTheme="minorEastAsia"/>
        </w:rPr>
        <w:t>albedo</w:t>
      </w:r>
      <w:commentRangeEnd w:id="11"/>
      <w:r w:rsidR="003175B7">
        <w:rPr>
          <w:rStyle w:val="CommentReference"/>
          <w:rFonts w:eastAsiaTheme="minorEastAsia"/>
          <w:sz w:val="24"/>
          <w:szCs w:val="24"/>
        </w:rPr>
        <w:commentReference w:id="11"/>
      </w:r>
      <w:commentRangeEnd w:id="12"/>
      <w:r w:rsidR="00F976FF">
        <w:rPr>
          <w:rStyle w:val="CommentReference"/>
          <w:rFonts w:eastAsiaTheme="minorEastAsia"/>
          <w:sz w:val="24"/>
          <w:szCs w:val="24"/>
        </w:rPr>
        <w:commentReference w:id="12"/>
      </w:r>
      <w:r w:rsidR="00D4234B">
        <w:rPr>
          <w:rFonts w:eastAsiaTheme="minorEastAsia"/>
        </w:rPr>
        <w:t xml:space="preserve"> </w:t>
      </w:r>
      <w:r w:rsidR="00F976FF">
        <w:rPr>
          <w:rFonts w:eastAsiaTheme="minorEastAsia"/>
        </w:rPr>
        <w:t xml:space="preserve">due to clouds </w:t>
      </w:r>
      <m:oMath>
        <m:r>
          <w:rPr>
            <w:rFonts w:ascii="Cambria Math" w:eastAsiaTheme="minorEastAsia" w:hAnsi="Cambria Math"/>
          </w:rPr>
          <m:t>A</m:t>
        </m:r>
      </m:oMath>
      <w:r w:rsidR="009E2431">
        <w:rPr>
          <w:rFonts w:eastAsiaTheme="minorEastAsia"/>
        </w:rPr>
        <w:t xml:space="preserve"> </w:t>
      </w:r>
      <w:r w:rsidR="00D4234B">
        <w:rPr>
          <w:rFonts w:eastAsiaTheme="minorEastAsia"/>
        </w:rPr>
        <w:t xml:space="preserve">are </w:t>
      </w:r>
      <w:r w:rsidR="00700546">
        <w:rPr>
          <w:rFonts w:eastAsiaTheme="minorEastAsia"/>
        </w:rPr>
        <w:t>proportional</w:t>
      </w:r>
      <w:r w:rsidR="009E2431">
        <w:rPr>
          <w:rFonts w:eastAsiaTheme="minorEastAsia"/>
        </w:rPr>
        <w:t xml:space="preserve"> to </w:t>
      </w:r>
      <w:r w:rsidR="00D4234B">
        <w:rPr>
          <w:rFonts w:eastAsiaTheme="minorEastAsia"/>
        </w:rPr>
        <w:t>cloud fraction</w:t>
      </w:r>
      <w:r w:rsidR="009E2431">
        <w:rPr>
          <w:rFonts w:eastAsiaTheme="minorEastAsia"/>
        </w:rPr>
        <w:t>,</w:t>
      </w:r>
      <w:r w:rsidR="00D4234B">
        <w:rPr>
          <w:rFonts w:eastAsiaTheme="minorEastAsia"/>
        </w:rPr>
        <w:t xml:space="preserve"> </w:t>
      </w:r>
      <w:r w:rsidR="009E2431">
        <w:rPr>
          <w:rFonts w:eastAsiaTheme="minorEastAsia"/>
        </w:rPr>
        <w:t>and hence</w:t>
      </w:r>
      <w:r w:rsidR="00D4234B">
        <w:rPr>
          <w:rFonts w:eastAsiaTheme="minorEastAsia"/>
        </w:rPr>
        <w:t xml:space="preserve"> mass flux, </w:t>
      </w:r>
      <m:oMath>
        <m:r>
          <w:rPr>
            <w:rFonts w:ascii="Cambria Math" w:eastAsiaTheme="minorEastAsia" w:hAnsi="Cambria Math"/>
          </w:rPr>
          <m:t>A∝C∝M</m:t>
        </m:r>
      </m:oMath>
      <w:r w:rsidR="00D4234B">
        <w:rPr>
          <w:rFonts w:eastAsiaTheme="minorEastAsia"/>
        </w:rPr>
        <w:t>.</w:t>
      </w:r>
    </w:p>
    <w:p w14:paraId="275FC082" w14:textId="35072FDD" w:rsidR="00242DA2" w:rsidRPr="00F32BC1" w:rsidRDefault="00576BF6" w:rsidP="00576BF6">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r>
              <w:rPr>
                <w:rFonts w:ascii="Cambria Math" w:hAnsi="Cambria Math"/>
              </w:rPr>
              <m:t>C</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hAnsi="Cambria Math"/>
              </w:rPr>
            </m:ctrlPr>
          </m:num>
          <m:den>
            <m:r>
              <w:rPr>
                <w:rFonts w:ascii="Cambria Math" w:hAnsi="Cambria Math"/>
              </w:rPr>
              <m:t>M</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W</m:t>
            </m:r>
            <m:ctrlPr>
              <w:rPr>
                <w:rFonts w:ascii="Cambria Math" w:hAnsi="Cambria Math"/>
              </w:rPr>
            </m:ctrlPr>
          </m:num>
          <m:den>
            <m:r>
              <w:rPr>
                <w:rFonts w:ascii="Cambria Math" w:hAnsi="Cambria Math"/>
              </w:rPr>
              <m:t>W</m:t>
            </m:r>
          </m:den>
        </m:f>
        <m:r>
          <w:rPr>
            <w:rFonts w:ascii="Cambria Math" w:hAnsi="Cambria Math"/>
          </w:rPr>
          <m:t>,</m:t>
        </m:r>
      </m:oMath>
      <w:r w:rsidR="003932F0">
        <w:rPr>
          <w:rFonts w:ascii="Aptos" w:eastAsiaTheme="minorEastAsia" w:hAnsi="Aptos"/>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sidR="00263F40">
        <w:rPr>
          <w:rFonts w:ascii="Aptos" w:hAnsi="Aptos"/>
        </w:rPr>
        <w:t>mechanism</w:t>
      </w:r>
      <w:r>
        <w:rPr>
          <w:rFonts w:ascii="Aptos" w:hAnsi="Aptos"/>
        </w:rPr>
        <w:t xml:space="preserve"> </w:t>
      </w:r>
      <w:r w:rsidR="00263F40">
        <w:rPr>
          <w:rFonts w:ascii="Aptos" w:hAnsi="Aptos"/>
        </w:rPr>
        <w:t>projecting</w:t>
      </w:r>
      <w:r>
        <w:rPr>
          <w:rFonts w:ascii="Aptos" w:hAnsi="Aptos"/>
        </w:rPr>
        <w:t xml:space="preserve"> the change of </w:t>
      </w:r>
      <w:r w:rsidR="00263F40">
        <w:rPr>
          <w:rFonts w:ascii="Aptos" w:hAnsi="Aptos"/>
        </w:rPr>
        <w:t xml:space="preserve">low </w:t>
      </w:r>
      <w:r>
        <w:rPr>
          <w:rFonts w:ascii="Aptos" w:hAnsi="Aptos"/>
        </w:rPr>
        <w:t xml:space="preserve">clouds </w:t>
      </w:r>
      <w:r w:rsidR="00263F40">
        <w:rPr>
          <w:rFonts w:ascii="Aptos" w:hAnsi="Aptos"/>
        </w:rPr>
        <w:t>in response to surface temperature</w:t>
      </w:r>
      <w:r>
        <w:rPr>
          <w:rFonts w:ascii="Aptos" w:hAnsi="Aptos"/>
        </w:rPr>
        <w:t>.</w:t>
      </w:r>
      <w:r w:rsidR="00242DA2">
        <w:t xml:space="preserve"> </w:t>
      </w:r>
      <w:r>
        <w:t>This</w:t>
      </w:r>
      <w:r w:rsidR="00242DA2">
        <w:t xml:space="preserve"> </w:t>
      </w:r>
      <w:r w:rsidR="00B04E40">
        <w:t xml:space="preserve">dimming </w:t>
      </w:r>
      <w:r w:rsidR="00242DA2">
        <w:t xml:space="preserve">generates a positive </w:t>
      </w:r>
      <w:r w:rsidR="00CD451C">
        <w:t xml:space="preserve">cloud </w:t>
      </w:r>
      <w:r w:rsidR="00242DA2">
        <w:t xml:space="preserve">radiative </w:t>
      </w:r>
      <w:r w:rsidR="0060635A">
        <w:t>feedback</w:t>
      </w:r>
      <w:r w:rsidR="00242DA2">
        <w:t xml:space="preserve"> that scales with the </w:t>
      </w:r>
      <w:r w:rsidR="00F976FF">
        <w:t xml:space="preserve">present global mean </w:t>
      </w:r>
      <w:r w:rsidR="00B04E40">
        <w:t xml:space="preserve">albedo due to </w:t>
      </w:r>
      <w:r w:rsidR="009E2431">
        <w:t>shallow cumulus clou</w:t>
      </w:r>
      <w:r w:rsidR="00B04E40">
        <w:t>ds</w:t>
      </w:r>
      <w:r w:rsidR="00242DA2">
        <w:t>.</w:t>
      </w:r>
    </w:p>
    <w:p w14:paraId="67D94AC7" w14:textId="0A4140D4" w:rsidR="00FC13FE" w:rsidRDefault="00FC13FE" w:rsidP="00FC13FE">
      <w:pPr>
        <w:pStyle w:val="Heading2"/>
        <w:rPr>
          <w:rFonts w:eastAsiaTheme="minorEastAsia"/>
        </w:rPr>
      </w:pPr>
      <w:r>
        <w:rPr>
          <w:rFonts w:eastAsiaTheme="minorEastAsia"/>
        </w:rPr>
        <w:t>Cloud and flux model</w:t>
      </w:r>
    </w:p>
    <w:p w14:paraId="4090403B" w14:textId="1B09931D" w:rsidR="00FC0B84" w:rsidRDefault="00263F40" w:rsidP="00263F40">
      <w:pPr>
        <w:pStyle w:val="BodyText"/>
        <w:rPr>
          <w:rFonts w:ascii="Aptos" w:hAnsi="Aptos"/>
        </w:rPr>
      </w:pPr>
      <w:r>
        <w:rPr>
          <w:rFonts w:ascii="Aptos" w:hAnsi="Aptos"/>
        </w:rPr>
        <w:t>Entraining and precipitating cloud plumes with different moisture sink rates simulate</w:t>
      </w:r>
      <w:r w:rsidRPr="00295C0E">
        <w:rPr>
          <w:rFonts w:ascii="Aptos" w:hAnsi="Aptos"/>
        </w:rPr>
        <w:t xml:space="preserve"> </w:t>
      </w:r>
      <w:r>
        <w:rPr>
          <w:rFonts w:ascii="Aptos" w:hAnsi="Aptos"/>
        </w:rPr>
        <w:t>cloud top height, humidity, mass- and moisture fluxes (section Methods)</w:t>
      </w:r>
      <w:r w:rsidRPr="00295C0E">
        <w:rPr>
          <w:rFonts w:ascii="Aptos" w:hAnsi="Aptos"/>
        </w:rPr>
        <w:t xml:space="preserve">. </w:t>
      </w:r>
      <w:r>
        <w:t>Cloud total and liquid specific humidity are illustrated for several moisture sink rates in Fig. REFLALBEDO. The fraction of clouds at each moisture sink rate is set to the cloud top</w:t>
      </w:r>
      <w:r w:rsidRPr="00583AA5">
        <w:t xml:space="preserve"> height distribution </w:t>
      </w:r>
      <w:r>
        <w:t xml:space="preserve">below 4 km (Fig. REFLALBEDO). </w:t>
      </w:r>
      <w:r w:rsidR="00FC0B84">
        <w:rPr>
          <w:rFonts w:eastAsiaTheme="minorEastAsia"/>
        </w:rPr>
        <w:t xml:space="preserve">To predict the response of shallow cumulus clouds to </w:t>
      </w:r>
      <w:r>
        <w:rPr>
          <w:rFonts w:eastAsiaTheme="minorEastAsia"/>
        </w:rPr>
        <w:t>surface temperature</w:t>
      </w:r>
      <w:r w:rsidR="00FC0B84">
        <w:rPr>
          <w:rFonts w:eastAsiaTheme="minorEastAsia"/>
        </w:rPr>
        <w:t xml:space="preserve">, we separate the </w:t>
      </w:r>
      <w:r>
        <w:rPr>
          <w:rFonts w:eastAsiaTheme="minorEastAsia"/>
        </w:rPr>
        <w:t>projected</w:t>
      </w:r>
      <w:r w:rsidR="1FB3D345" w:rsidRPr="1FB3D345">
        <w:rPr>
          <w:rFonts w:eastAsiaTheme="minorEastAsia"/>
        </w:rPr>
        <w:t xml:space="preserve"> thermodynamic and circulation </w:t>
      </w:r>
      <w:r w:rsidR="00FC0B84">
        <w:rPr>
          <w:rFonts w:eastAsiaTheme="minorEastAsia"/>
        </w:rPr>
        <w:t xml:space="preserve">changes from </w:t>
      </w:r>
      <w:r>
        <w:rPr>
          <w:rFonts w:eastAsiaTheme="minorEastAsia"/>
        </w:rPr>
        <w:t xml:space="preserve">the unpredictable small scale processes, such as turbulence and microphysics, </w:t>
      </w:r>
      <w:r w:rsidR="1FB3D345" w:rsidRPr="1FB3D345">
        <w:rPr>
          <w:rFonts w:eastAsiaTheme="minorEastAsia"/>
        </w:rPr>
        <w:t>assume</w:t>
      </w:r>
      <w:r>
        <w:rPr>
          <w:rFonts w:eastAsiaTheme="minorEastAsia"/>
        </w:rPr>
        <w:t>d</w:t>
      </w:r>
      <w:r w:rsidR="1FB3D345" w:rsidRPr="1FB3D345">
        <w:rPr>
          <w:rFonts w:eastAsiaTheme="minorEastAsia"/>
        </w:rPr>
        <w:t xml:space="preserve"> </w:t>
      </w:r>
      <w:r w:rsidR="00FC0B84">
        <w:rPr>
          <w:rFonts w:eastAsiaTheme="minorEastAsia"/>
        </w:rPr>
        <w:t>not to change</w:t>
      </w:r>
      <w:r>
        <w:rPr>
          <w:rFonts w:eastAsiaTheme="minorEastAsia"/>
        </w:rPr>
        <w:t xml:space="preserve"> with mean temperature</w:t>
      </w:r>
      <w:r w:rsidR="006E3283">
        <w:rPr>
          <w:rFonts w:eastAsiaTheme="minorEastAsia"/>
        </w:rPr>
        <w:t>.</w:t>
      </w:r>
      <w:r>
        <w:rPr>
          <w:rFonts w:eastAsiaTheme="minorEastAsia"/>
        </w:rPr>
        <w:t xml:space="preserve"> </w:t>
      </w:r>
      <w:r>
        <w:t>R</w:t>
      </w:r>
      <w:r w:rsidRPr="00295C0E">
        <w:rPr>
          <w:rFonts w:ascii="Aptos" w:hAnsi="Aptos"/>
        </w:rPr>
        <w:t xml:space="preserve">equiring </w:t>
      </w:r>
      <w:r>
        <w:rPr>
          <w:rFonts w:ascii="Aptos" w:hAnsi="Aptos"/>
        </w:rPr>
        <w:t xml:space="preserve">balance between large scale advective drying </w:t>
      </w:r>
      <w:r>
        <w:t xml:space="preserve">(methods Fig. LSADV) </w:t>
      </w:r>
      <w:r>
        <w:rPr>
          <w:rFonts w:ascii="Aptos" w:hAnsi="Aptos"/>
        </w:rPr>
        <w:t xml:space="preserve">and moisture convergence from clouds, </w:t>
      </w:r>
      <w:r w:rsidRPr="00295C0E">
        <w:rPr>
          <w:rFonts w:ascii="Aptos" w:hAnsi="Aptos"/>
        </w:rPr>
        <w:t>we assess the effect of large</w:t>
      </w:r>
      <w:r>
        <w:rPr>
          <w:rFonts w:ascii="Aptos" w:hAnsi="Aptos"/>
        </w:rPr>
        <w:t>-</w:t>
      </w:r>
      <w:r w:rsidRPr="00295C0E">
        <w:rPr>
          <w:rFonts w:ascii="Aptos" w:hAnsi="Aptos"/>
        </w:rPr>
        <w:t xml:space="preserve">scale circulation </w:t>
      </w:r>
      <m:oMath>
        <m:r>
          <w:rPr>
            <w:rFonts w:ascii="Cambria Math" w:hAnsi="Cambria Math"/>
          </w:rPr>
          <m:t>W</m:t>
        </m:r>
      </m:oMath>
      <w:r w:rsidRPr="00295C0E">
        <w:rPr>
          <w:rFonts w:ascii="Aptos" w:hAnsi="Aptos"/>
        </w:rPr>
        <w:t xml:space="preserve"> and environmental moisture </w:t>
      </w:r>
      <m:oMath>
        <m:r>
          <w:rPr>
            <w:rFonts w:ascii="Cambria Math" w:hAnsi="Cambria Math"/>
          </w:rPr>
          <m:t>q</m:t>
        </m:r>
      </m:oMath>
      <w:r w:rsidRPr="00295C0E">
        <w:rPr>
          <w:rFonts w:ascii="Aptos" w:hAnsi="Aptos"/>
        </w:rPr>
        <w:t xml:space="preserve"> on the cloud mass flux </w:t>
      </w:r>
      <m:oMath>
        <m:r>
          <w:rPr>
            <w:rFonts w:ascii="Cambria Math" w:hAnsi="Cambria Math"/>
          </w:rPr>
          <m:t>M</m:t>
        </m:r>
      </m:oMath>
      <w:r w:rsidRPr="00295C0E">
        <w:rPr>
          <w:rFonts w:ascii="Aptos" w:hAnsi="Aptos"/>
        </w:rPr>
        <w:t>.</w:t>
      </w:r>
    </w:p>
    <w:p w14:paraId="3B4E322E" w14:textId="4F638A90" w:rsidR="008576AC" w:rsidRPr="00263F40" w:rsidRDefault="008576AC" w:rsidP="00263F40">
      <w:pPr>
        <w:pStyle w:val="BodyText"/>
        <w:rPr>
          <w:rFonts w:ascii="Aptos" w:hAnsi="Aptos"/>
        </w:rPr>
      </w:pPr>
      <w:r>
        <w:t xml:space="preserve">The </w:t>
      </w:r>
      <w:r w:rsidR="006D3E18">
        <w:t>moisture flux divergence balancing the mean moisture budget</w:t>
      </w:r>
      <w:r>
        <w:t xml:space="preserve"> does not constrain clouds below 1 km. These clouds are directly coupled to subcloud moisture </w:t>
      </w:r>
      <w:r>
        <w:rPr>
          <w:rFonts w:ascii="Aptos" w:hAnsi="Aptos"/>
        </w:rPr>
        <w:t xml:space="preserve">fluctuations </w:t>
      </w:r>
      <w:r w:rsidR="007D6DB9">
        <w:t>(Albright, et al. 2023)</w:t>
      </w:r>
      <w:r w:rsidR="007D6DB9">
        <w:rPr>
          <w:rFonts w:ascii="Aptos" w:hAnsi="Aptos"/>
        </w:rPr>
        <w:t xml:space="preserve"> </w:t>
      </w:r>
      <w:r>
        <w:rPr>
          <w:rFonts w:ascii="Aptos" w:hAnsi="Aptos"/>
        </w:rPr>
        <w:t>produced and dissipated by turbulence</w:t>
      </w:r>
      <w:r w:rsidR="007D6DB9">
        <w:rPr>
          <w:rFonts w:ascii="Aptos" w:hAnsi="Aptos"/>
        </w:rPr>
        <w:t xml:space="preserve"> </w:t>
      </w:r>
      <w:r>
        <w:rPr>
          <w:rFonts w:ascii="Aptos" w:hAnsi="Aptos"/>
        </w:rPr>
        <w:t>(Methods: LCL clouds)</w:t>
      </w:r>
      <w:r w:rsidR="007D6DB9">
        <w:rPr>
          <w:rFonts w:ascii="Aptos" w:hAnsi="Aptos"/>
        </w:rPr>
        <w:t>.</w:t>
      </w:r>
    </w:p>
    <w:bookmarkEnd w:id="0"/>
    <w:bookmarkEnd w:id="2"/>
    <w:p w14:paraId="798B140D" w14:textId="77777777" w:rsidR="00FC13FE" w:rsidRPr="0089143E" w:rsidRDefault="00FC13FE" w:rsidP="00FC13FE">
      <w:pPr>
        <w:pStyle w:val="Heading1"/>
      </w:pPr>
      <w:r w:rsidRPr="0089143E">
        <w:t>Results</w:t>
      </w:r>
    </w:p>
    <w:p w14:paraId="765EDED3" w14:textId="0E251712" w:rsidR="00BD7F28" w:rsidRDefault="00975E08" w:rsidP="00BD7F28">
      <w:pPr>
        <w:pStyle w:val="Heading2"/>
      </w:pPr>
      <w:r>
        <w:t>Climate experiments</w:t>
      </w:r>
    </w:p>
    <w:p w14:paraId="3665FDB5" w14:textId="369C16AB" w:rsidR="00583A32" w:rsidRDefault="006D3E18" w:rsidP="00BD7F28">
      <w:pPr>
        <w:pStyle w:val="BodyText"/>
        <w:rPr>
          <w:rFonts w:ascii="Aptos" w:hAnsi="Aptos"/>
        </w:rPr>
      </w:pPr>
      <w:r>
        <w:rPr>
          <w:rFonts w:ascii="Aptos" w:hAnsi="Aptos"/>
        </w:rPr>
        <w:t>A c</w:t>
      </w:r>
      <w:r w:rsidR="001C68D5">
        <w:rPr>
          <w:rFonts w:ascii="Aptos" w:hAnsi="Aptos"/>
        </w:rPr>
        <w:t>ontrol simulation</w:t>
      </w:r>
      <w:r>
        <w:rPr>
          <w:rFonts w:ascii="Aptos" w:hAnsi="Aptos"/>
        </w:rPr>
        <w:t xml:space="preserve"> is</w:t>
      </w:r>
      <w:r w:rsidR="001C68D5">
        <w:rPr>
          <w:rFonts w:ascii="Aptos" w:hAnsi="Aptos"/>
        </w:rPr>
        <w:t xml:space="preserve"> run with the present moisture profile and large scale drying. The fraction of clouds at each </w:t>
      </w:r>
      <w:r w:rsidR="006E0214">
        <w:rPr>
          <w:rFonts w:ascii="Aptos" w:hAnsi="Aptos"/>
        </w:rPr>
        <w:t xml:space="preserve">(entrainment + precipitation) </w:t>
      </w:r>
      <w:r w:rsidR="001C68D5">
        <w:rPr>
          <w:rFonts w:ascii="Aptos" w:hAnsi="Aptos"/>
        </w:rPr>
        <w:t xml:space="preserve">moisture sink rate </w:t>
      </w:r>
      <w:r w:rsidR="006E0214">
        <w:rPr>
          <w:rFonts w:ascii="Aptos" w:hAnsi="Aptos"/>
        </w:rPr>
        <w:t xml:space="preserve">is obtained by balancing the cloud-top moisture flux divergence to the advective drying. </w:t>
      </w:r>
      <w:r w:rsidR="001C68D5">
        <w:rPr>
          <w:rFonts w:ascii="Aptos" w:hAnsi="Aptos"/>
        </w:rPr>
        <w:t xml:space="preserve">Experiments predict the mass flux for cloud updrafts with </w:t>
      </w:r>
      <w:r w:rsidR="001C68D5" w:rsidRPr="1FB3D345">
        <w:rPr>
          <w:rFonts w:ascii="Aptos" w:hAnsi="Aptos"/>
        </w:rPr>
        <w:t xml:space="preserve">weaker </w:t>
      </w:r>
      <w:r w:rsidR="001C68D5">
        <w:rPr>
          <w:rFonts w:ascii="Aptos" w:hAnsi="Aptos"/>
        </w:rPr>
        <w:t xml:space="preserve">large scale </w:t>
      </w:r>
      <w:r w:rsidR="001C68D5" w:rsidRPr="1FB3D345">
        <w:rPr>
          <w:rFonts w:ascii="Aptos" w:hAnsi="Aptos"/>
        </w:rPr>
        <w:t>advective drying</w:t>
      </w:r>
      <w:r w:rsidR="001C68D5">
        <w:rPr>
          <w:rFonts w:ascii="Aptos" w:hAnsi="Aptos"/>
        </w:rPr>
        <w:t xml:space="preserve"> and moister atmospheric soundings, corresponding to +1 K surface temperature warming.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w:t>
      </w:r>
      <w:r w:rsidR="006E0214">
        <w:rPr>
          <w:rFonts w:ascii="Aptos" w:hAnsi="Aptos"/>
        </w:rPr>
        <w:t xml:space="preserve">distribution of </w:t>
      </w:r>
      <w:r w:rsidR="00583A32">
        <w:rPr>
          <w:rFonts w:ascii="Aptos" w:hAnsi="Aptos"/>
        </w:rPr>
        <w:t>moisture</w:t>
      </w:r>
      <w:r w:rsidR="00357EBD">
        <w:rPr>
          <w:rFonts w:ascii="Aptos" w:hAnsi="Aptos"/>
        </w:rPr>
        <w:t xml:space="preserve"> sink rates </w:t>
      </w:r>
      <w:commentRangeStart w:id="13"/>
      <w:commentRangeStart w:id="14"/>
      <w:r w:rsidR="00583A32">
        <w:rPr>
          <w:rFonts w:ascii="Aptos" w:hAnsi="Aptos"/>
        </w:rPr>
        <w:t>as</w:t>
      </w:r>
      <w:r w:rsidR="00907250">
        <w:rPr>
          <w:rFonts w:ascii="Aptos" w:hAnsi="Aptos"/>
        </w:rPr>
        <w:t xml:space="preserve"> the</w:t>
      </w:r>
      <w:r w:rsidR="00357EBD">
        <w:rPr>
          <w:rFonts w:ascii="Aptos" w:hAnsi="Aptos"/>
        </w:rPr>
        <w:t xml:space="preserve"> control simulation</w:t>
      </w:r>
      <w:commentRangeEnd w:id="13"/>
      <w:r w:rsidR="00BD7F28">
        <w:rPr>
          <w:rStyle w:val="CommentReference"/>
          <w:rFonts w:ascii="Aptos" w:hAnsi="Aptos"/>
          <w:sz w:val="24"/>
          <w:szCs w:val="24"/>
        </w:rPr>
        <w:commentReference w:id="13"/>
      </w:r>
      <w:commentRangeEnd w:id="14"/>
      <w:r w:rsidR="001C68D5">
        <w:rPr>
          <w:rStyle w:val="CommentReference"/>
          <w:rFonts w:ascii="Aptos" w:hAnsi="Aptos"/>
          <w:sz w:val="24"/>
          <w:szCs w:val="24"/>
        </w:rPr>
        <w:commentReference w:id="14"/>
      </w:r>
      <w:r w:rsidR="00583A32">
        <w:rPr>
          <w:rFonts w:ascii="Aptos" w:hAnsi="Aptos"/>
        </w:rPr>
        <w:t xml:space="preserve">. </w:t>
      </w:r>
      <w:r w:rsidR="006E0214">
        <w:rPr>
          <w:rFonts w:ascii="Aptos" w:hAnsi="Aptos"/>
        </w:rPr>
        <w:t>The</w:t>
      </w:r>
      <w:r w:rsidR="00583A32">
        <w:rPr>
          <w:rFonts w:ascii="Aptos" w:hAnsi="Aptos"/>
        </w:rPr>
        <w:t xml:space="preserve"> </w:t>
      </w:r>
      <w:r w:rsidR="000934D8">
        <w:rPr>
          <w:rFonts w:ascii="Aptos" w:hAnsi="Aptos"/>
        </w:rPr>
        <w:t xml:space="preserve">cloud top height </w:t>
      </w:r>
      <w:r w:rsidR="00907250">
        <w:rPr>
          <w:rFonts w:ascii="Aptos" w:hAnsi="Aptos"/>
        </w:rPr>
        <w:t xml:space="preserve">and cloud flux </w:t>
      </w:r>
      <w:r w:rsidR="006E0214">
        <w:rPr>
          <w:rFonts w:ascii="Aptos" w:hAnsi="Aptos"/>
        </w:rPr>
        <w:t>is solved for each moisture sink rate</w:t>
      </w:r>
      <w:r w:rsidR="00E825DB">
        <w:rPr>
          <w:rFonts w:ascii="Aptos" w:hAnsi="Aptos"/>
        </w:rPr>
        <w:t>, specific humidity, and saturation specific humidity profile</w:t>
      </w:r>
      <w:r w:rsidR="00907250">
        <w:rPr>
          <w:rFonts w:ascii="Aptos" w:hAnsi="Aptos"/>
        </w:rPr>
        <w:t>.</w:t>
      </w:r>
      <w:r w:rsidR="00913FC6">
        <w:rPr>
          <w:rFonts w:ascii="Aptos" w:hAnsi="Aptos"/>
        </w:rPr>
        <w:t xml:space="preserve"> </w:t>
      </w:r>
    </w:p>
    <w:p w14:paraId="2743EBCA" w14:textId="66144278" w:rsidR="003C6DC5" w:rsidRPr="00463867" w:rsidRDefault="006E7D72" w:rsidP="00BD7F28">
      <w:pPr>
        <w:pStyle w:val="BodyText"/>
        <w:rPr>
          <w:rFonts w:ascii="Aptos" w:eastAsiaTheme="minorEastAsia" w:hAnsi="Aptos"/>
        </w:rPr>
      </w:pPr>
      <w:r>
        <w:rPr>
          <w:rFonts w:ascii="Aptos" w:eastAsiaTheme="minorEastAsia" w:hAnsi="Aptos"/>
        </w:rPr>
        <w:lastRenderedPageBreak/>
        <w:t xml:space="preserve">Table 1 shows </w:t>
      </w:r>
      <w:r>
        <w:rPr>
          <w:rFonts w:ascii="Aptos" w:hAnsi="Aptos"/>
        </w:rPr>
        <w:t>c</w:t>
      </w:r>
      <w:r w:rsidR="004323C3">
        <w:rPr>
          <w:rFonts w:ascii="Aptos" w:hAnsi="Aptos"/>
        </w:rPr>
        <w:t>hanges</w:t>
      </w:r>
      <w:r w:rsidR="004323C3">
        <w:rPr>
          <w:rFonts w:ascii="Aptos" w:eastAsiaTheme="minorEastAsia" w:hAnsi="Aptos"/>
        </w:rPr>
        <w:t xml:space="preserve"> </w:t>
      </w:r>
      <m:oMath>
        <m:r>
          <m:rPr>
            <m:sty m:val="p"/>
          </m:rPr>
          <w:rPr>
            <w:rFonts w:ascii="Cambria Math" w:eastAsiaTheme="minorEastAsia" w:hAnsi="Cambria Math"/>
          </w:rPr>
          <m:t>Δ</m:t>
        </m:r>
        <m:r>
          <w:rPr>
            <w:rFonts w:ascii="Cambria Math" w:eastAsiaTheme="minorEastAsia" w:hAnsi="Cambria Math"/>
          </w:rPr>
          <m:t>C/C=</m:t>
        </m:r>
        <m:r>
          <m:rPr>
            <m:sty m:val="p"/>
          </m:rPr>
          <w:rPr>
            <w:rFonts w:ascii="Cambria Math" w:hAnsi="Cambria Math"/>
          </w:rPr>
          <m:t>Δ</m:t>
        </m:r>
        <m:r>
          <w:rPr>
            <w:rFonts w:ascii="Cambria Math" w:hAnsi="Cambria Math"/>
          </w:rPr>
          <m:t>M/M=</m:t>
        </m:r>
        <m:f>
          <m:fPr>
            <m:type m:val="lin"/>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exp</m:t>
                </m:r>
              </m:sub>
            </m:sSub>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M</m:t>
                </m:r>
              </m:e>
              <m:sub>
                <m:r>
                  <w:rPr>
                    <w:rFonts w:ascii="Cambria Math" w:hAnsi="Cambria Math"/>
                  </w:rPr>
                  <m:t>ctl</m:t>
                </m:r>
              </m:sub>
            </m:sSub>
          </m:den>
        </m:f>
        <m:r>
          <w:rPr>
            <w:rFonts w:ascii="Cambria Math" w:hAnsi="Cambria Math"/>
          </w:rPr>
          <m:t>-1</m:t>
        </m:r>
      </m:oMath>
      <w:r>
        <w:rPr>
          <w:rFonts w:ascii="Aptos" w:eastAsiaTheme="minorEastAsia" w:hAnsi="Aptos"/>
        </w:rPr>
        <w:t xml:space="preserve"> </w:t>
      </w:r>
      <w:r w:rsidR="00463867">
        <w:rPr>
          <w:rFonts w:ascii="Aptos" w:eastAsiaTheme="minorEastAsia" w:hAnsi="Aptos"/>
        </w:rPr>
        <w:t xml:space="preserve">for experiments </w:t>
      </w:r>
      <w:r w:rsidR="004323C3">
        <w:rPr>
          <w:rFonts w:ascii="Aptos" w:hAnsi="Aptos"/>
        </w:rPr>
        <w:t>relative</w:t>
      </w:r>
      <w:r w:rsidR="00034DB9">
        <w:rPr>
          <w:rFonts w:ascii="Aptos" w:hAnsi="Aptos"/>
        </w:rPr>
        <w:t xml:space="preserve"> to the control experiment</w:t>
      </w:r>
      <w:r w:rsidR="004323C3">
        <w:rPr>
          <w:rFonts w:ascii="Aptos" w:eastAsiaTheme="minorEastAsia" w:hAnsi="Aptos"/>
        </w:rPr>
        <w:t>.</w:t>
      </w:r>
      <w:r>
        <w:rPr>
          <w:rFonts w:ascii="Aptos" w:eastAsiaTheme="minorEastAsia" w:hAnsi="Aptos"/>
        </w:rPr>
        <w:t xml:space="preserve"> </w:t>
      </w:r>
      <w:r w:rsidR="00463867">
        <w:rPr>
          <w:rFonts w:ascii="Aptos" w:eastAsiaTheme="minorEastAsia" w:hAnsi="Aptos"/>
        </w:rPr>
        <w:t>R</w:t>
      </w:r>
      <w:r>
        <w:rPr>
          <w:rFonts w:ascii="Aptos" w:eastAsiaTheme="minorEastAsia" w:hAnsi="Aptos"/>
        </w:rPr>
        <w:t>educ</w:t>
      </w:r>
      <w:r w:rsidR="00463867">
        <w:rPr>
          <w:rFonts w:ascii="Aptos" w:eastAsiaTheme="minorEastAsia" w:hAnsi="Aptos"/>
        </w:rPr>
        <w:t>ing</w:t>
      </w:r>
      <w:r>
        <w:rPr>
          <w:rFonts w:ascii="Aptos" w:eastAsiaTheme="minorEastAsia" w:hAnsi="Aptos"/>
        </w:rPr>
        <w:t xml:space="preserve"> </w:t>
      </w:r>
      <w:r w:rsidR="00463867">
        <w:rPr>
          <w:rFonts w:ascii="Aptos" w:eastAsiaTheme="minorEastAsia" w:hAnsi="Aptos"/>
        </w:rPr>
        <w:t xml:space="preserve">only the </w:t>
      </w:r>
      <w:r>
        <w:rPr>
          <w:rFonts w:ascii="Aptos" w:eastAsiaTheme="minorEastAsia" w:hAnsi="Aptos"/>
        </w:rPr>
        <w:t>large</w:t>
      </w:r>
      <w:r w:rsidR="00463867">
        <w:rPr>
          <w:rFonts w:ascii="Aptos" w:eastAsiaTheme="minorEastAsia" w:hAnsi="Aptos"/>
        </w:rPr>
        <w:t>-</w:t>
      </w:r>
      <w:r>
        <w:rPr>
          <w:rFonts w:ascii="Aptos" w:eastAsiaTheme="minorEastAsia" w:hAnsi="Aptos"/>
        </w:rPr>
        <w:t xml:space="preserve">scale drying </w:t>
      </w:r>
      <w:r w:rsidR="00463867">
        <w:rPr>
          <w:rFonts w:ascii="Aptos" w:eastAsiaTheme="minorEastAsia" w:hAnsi="Aptos"/>
        </w:rPr>
        <w:t xml:space="preserve">in experiment </w:t>
      </w:r>
      <w:r w:rsidR="00463867">
        <w:rPr>
          <w:rFonts w:ascii="ComicShannsMono Nerd Font" w:hAnsi="ComicShannsMono Nerd Font"/>
        </w:rPr>
        <w:t>adv</w:t>
      </w:r>
      <w:r w:rsidR="00463867" w:rsidRPr="00952A89">
        <w:rPr>
          <w:rFonts w:ascii="ComicShannsMono Nerd Font" w:hAnsi="ComicShannsMono Nerd Font"/>
        </w:rPr>
        <w:t>-5%</w:t>
      </w:r>
      <w:r w:rsidR="00DD3D8F">
        <w:rPr>
          <w:rFonts w:ascii="Aptos" w:eastAsiaTheme="minorEastAsia" w:hAnsi="Aptos"/>
        </w:rPr>
        <w:t xml:space="preserve"> decreas</w:t>
      </w:r>
      <w:r w:rsidR="00463867">
        <w:rPr>
          <w:rFonts w:ascii="Aptos" w:eastAsiaTheme="minorEastAsia" w:hAnsi="Aptos"/>
        </w:rPr>
        <w:t>es</w:t>
      </w:r>
      <w:r w:rsidR="00DD3D8F">
        <w:rPr>
          <w:rFonts w:ascii="Aptos" w:eastAsiaTheme="minorEastAsia" w:hAnsi="Aptos"/>
        </w:rPr>
        <w:t xml:space="preserve"> mass flux by </w:t>
      </w:r>
      <m:oMath>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r>
          <w:rPr>
            <w:rFonts w:ascii="Cambria Math" w:hAnsi="Cambria Math"/>
          </w:rPr>
          <m:t>=</m:t>
        </m:r>
      </m:oMath>
      <w:r w:rsidR="00DD3D8F">
        <w:rPr>
          <w:rFonts w:ascii="Aptos" w:eastAsiaTheme="minorEastAsia" w:hAnsi="Aptos"/>
        </w:rPr>
        <w:t xml:space="preserve"> –5 %</w:t>
      </w:r>
      <w:r>
        <w:rPr>
          <w:rFonts w:ascii="Aptos" w:eastAsiaTheme="minorEastAsia" w:hAnsi="Aptos"/>
        </w:rPr>
        <w:t>.</w:t>
      </w:r>
      <w:r>
        <w:rPr>
          <w:rFonts w:ascii="Aptos" w:hAnsi="Aptos"/>
        </w:rPr>
        <w:t xml:space="preserve"> </w:t>
      </w:r>
      <w:r w:rsidR="006D3E18">
        <w:rPr>
          <w:rFonts w:ascii="Aptos" w:eastAsiaTheme="minorEastAsia" w:hAnsi="Aptos"/>
        </w:rPr>
        <w:t xml:space="preserve">Increasing </w:t>
      </w:r>
      <w:r w:rsidR="00DD3D8F">
        <w:rPr>
          <w:rFonts w:ascii="Aptos" w:eastAsiaTheme="minorEastAsia" w:hAnsi="Aptos"/>
        </w:rPr>
        <w:t xml:space="preserve">cloud base vapor flux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cb</m:t>
            </m:r>
          </m:sub>
        </m:sSub>
      </m:oMath>
      <w:r w:rsidR="00DD3D8F">
        <w:rPr>
          <w:rFonts w:ascii="Aptos" w:eastAsiaTheme="minorEastAsia" w:hAnsi="Aptos"/>
        </w:rPr>
        <w:t xml:space="preserve"> </w:t>
      </w:r>
      <w:r w:rsidR="006D3E18">
        <w:rPr>
          <w:rFonts w:ascii="Aptos" w:eastAsiaTheme="minorEastAsia" w:hAnsi="Aptos"/>
        </w:rPr>
        <w:t xml:space="preserve">(not shown) </w:t>
      </w:r>
      <w:r w:rsidR="00DD3D8F">
        <w:rPr>
          <w:rFonts w:ascii="Aptos" w:eastAsiaTheme="minorEastAsia" w:hAnsi="Aptos"/>
        </w:rPr>
        <w:t xml:space="preserve">has no effect on the mass flux. </w:t>
      </w:r>
      <w:r w:rsidR="00DD3D8F">
        <w:rPr>
          <w:rFonts w:ascii="Aptos" w:hAnsi="Aptos"/>
        </w:rPr>
        <w:t xml:space="preserve">In addition to the reduced advective drying, in </w:t>
      </w:r>
      <w:r w:rsidR="00463867" w:rsidRPr="00E825DB">
        <w:rPr>
          <w:rFonts w:ascii="ComicShannsMono Nerd Font" w:hAnsi="ComicShannsMono Nerd Font"/>
        </w:rPr>
        <w:t>DIM</w:t>
      </w:r>
      <w:r w:rsidR="00DD3D8F">
        <w:rPr>
          <w:rFonts w:ascii="Aptos" w:hAnsi="Aptos"/>
        </w:rPr>
        <w:t>, sp</w:t>
      </w:r>
      <w:r>
        <w:rPr>
          <w:rFonts w:ascii="Aptos" w:hAnsi="Aptos"/>
        </w:rPr>
        <w:t xml:space="preserve">ecific humidity and saturation specific humidity </w:t>
      </w:r>
      <w:r w:rsidR="00DD3D8F">
        <w:rPr>
          <w:rFonts w:ascii="Aptos" w:hAnsi="Aptos"/>
        </w:rPr>
        <w:t xml:space="preserve">increase </w:t>
      </w:r>
      <w:r>
        <w:rPr>
          <w:rFonts w:ascii="Aptos" w:hAnsi="Aptos"/>
        </w:rPr>
        <w:t>+7%</w:t>
      </w:r>
      <w:r w:rsidR="00463867">
        <w:rPr>
          <w:rFonts w:ascii="Aptos" w:hAnsi="Aptos"/>
        </w:rPr>
        <w:t xml:space="preserve"> at constant</w:t>
      </w:r>
      <w:r>
        <w:rPr>
          <w:rFonts w:ascii="Aptos" w:hAnsi="Aptos"/>
        </w:rPr>
        <w:t xml:space="preserve"> RH</w:t>
      </w:r>
      <w:r w:rsidR="00DD3D8F">
        <w:rPr>
          <w:rFonts w:ascii="Aptos" w:hAnsi="Aptos"/>
        </w:rPr>
        <w:t>, further reducing clouds to 7.</w:t>
      </w:r>
      <w:r w:rsidR="00463867">
        <w:rPr>
          <w:rFonts w:ascii="Aptos" w:hAnsi="Aptos"/>
        </w:rPr>
        <w:t>7</w:t>
      </w:r>
      <w:r w:rsidR="00DD3D8F">
        <w:rPr>
          <w:rFonts w:ascii="Aptos" w:hAnsi="Aptos"/>
        </w:rPr>
        <w:t xml:space="preserve"> %</w:t>
      </w:r>
      <w:r w:rsidR="005459C1">
        <w:rPr>
          <w:rFonts w:ascii="Aptos" w:eastAsiaTheme="minorEastAsia" w:hAnsi="Aptos"/>
        </w:rPr>
        <w:t>.</w:t>
      </w:r>
      <w:r w:rsidR="00463867" w:rsidRPr="00463867">
        <w:rPr>
          <w:rFonts w:ascii="Aptos" w:hAnsi="Aptos"/>
        </w:rPr>
        <w:t xml:space="preserve"> </w:t>
      </w:r>
      <w:r w:rsidR="003C6DC5">
        <w:t>I</w:t>
      </w:r>
      <w:r w:rsidR="003C6DC5" w:rsidRPr="009E7640">
        <w:t xml:space="preserve">ncreasing specific humidity </w:t>
      </w:r>
      <w:r w:rsidR="009E7640">
        <w:rPr>
          <w:rFonts w:ascii="Aptos" w:hAnsi="Aptos"/>
        </w:rPr>
        <w:t>increas</w:t>
      </w:r>
      <w:r w:rsidR="00A169E3">
        <w:rPr>
          <w:rFonts w:ascii="Aptos" w:hAnsi="Aptos"/>
        </w:rPr>
        <w:t>es</w:t>
      </w:r>
      <w:r w:rsidR="009E7640">
        <w:rPr>
          <w:rFonts w:ascii="Aptos" w:hAnsi="Aptos"/>
        </w:rPr>
        <w:t xml:space="preserve"> the vertical moisture gradient and </w:t>
      </w:r>
      <w:r w:rsidR="00DD3D8F">
        <w:rPr>
          <w:rFonts w:ascii="Aptos" w:hAnsi="Aptos"/>
        </w:rPr>
        <w:t xml:space="preserve">the cumulus </w:t>
      </w:r>
      <w:r w:rsidR="009E7640">
        <w:rPr>
          <w:rFonts w:ascii="Aptos" w:hAnsi="Aptos"/>
        </w:rPr>
        <w:t>cloud-environment humidity difference</w:t>
      </w:r>
      <w:r w:rsidR="00DD3D8F">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w:t>
      </w:r>
      <w:r w:rsidR="00A169E3">
        <w:rPr>
          <w:rFonts w:ascii="Aptos" w:hAnsi="Aptos"/>
        </w:rPr>
        <w:t>T</w:t>
      </w:r>
      <w:r w:rsidR="009E7640">
        <w:rPr>
          <w:rFonts w:ascii="Aptos" w:hAnsi="Aptos"/>
        </w:rPr>
        <w:t>he mass flux</w:t>
      </w:r>
      <w:r w:rsidR="00A169E3">
        <w:rPr>
          <w:rFonts w:ascii="Aptos" w:hAnsi="Aptos"/>
        </w:rPr>
        <w:t xml:space="preserve"> </w:t>
      </w:r>
      <m:oMath>
        <m:r>
          <w:rPr>
            <w:rFonts w:ascii="Cambria Math" w:hAnsi="Cambria Math"/>
          </w:rPr>
          <m:t>M</m:t>
        </m:r>
      </m:oMath>
      <w:r w:rsidR="009E7640">
        <w:rPr>
          <w:rFonts w:ascii="Aptos" w:hAnsi="Aptos"/>
        </w:rPr>
        <w:t xml:space="preserve"> </w:t>
      </w:r>
      <w:r w:rsidR="009E7640">
        <w:rPr>
          <w:rFonts w:ascii="Aptos" w:eastAsiaTheme="minorEastAsia" w:hAnsi="Aptos"/>
        </w:rPr>
        <w:t xml:space="preserve">required </w:t>
      </w:r>
      <w:r w:rsidR="00A169E3">
        <w:rPr>
          <w:rFonts w:ascii="Aptos" w:eastAsiaTheme="minorEastAsia" w:hAnsi="Aptos"/>
        </w:rPr>
        <w:t>for</w:t>
      </w:r>
      <w:r w:rsidR="009E7640">
        <w:rPr>
          <w:rFonts w:ascii="Aptos" w:eastAsiaTheme="minorEastAsia" w:hAnsi="Aptos"/>
        </w:rPr>
        <w:t xml:space="preserve"> </w:t>
      </w:r>
      <w:r w:rsidR="00FD5577">
        <w:rPr>
          <w:rFonts w:ascii="Aptos" w:eastAsiaTheme="minorEastAsia" w:hAnsi="Aptos"/>
        </w:rPr>
        <w:t xml:space="preserve">the cloud </w:t>
      </w:r>
      <w:r w:rsidR="009E7640">
        <w:rPr>
          <w:rFonts w:ascii="Aptos" w:eastAsiaTheme="minorEastAsia" w:hAnsi="Aptos"/>
        </w:rPr>
        <w:t xml:space="preserve">moisture flux </w:t>
      </w:r>
      <m:oMath>
        <m:r>
          <w:rPr>
            <w:rFonts w:ascii="Cambria Math" w:eastAsiaTheme="minorEastAsia" w:hAnsi="Cambria Math"/>
          </w:rPr>
          <m:t>M</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eastAsiaTheme="minorEastAsia" w:hAnsi="Aptos"/>
        </w:rPr>
        <w:t xml:space="preserve"> </w:t>
      </w:r>
      <w:r w:rsidR="00A169E3">
        <w:rPr>
          <w:rFonts w:ascii="Aptos" w:eastAsiaTheme="minorEastAsia" w:hAnsi="Aptos"/>
        </w:rPr>
        <w:t>decreases</w:t>
      </w:r>
      <w:r w:rsidR="00DD3D8F">
        <w:rPr>
          <w:rFonts w:ascii="Aptos" w:eastAsiaTheme="minorEastAsia" w:hAnsi="Aptos"/>
        </w:rPr>
        <w:t xml:space="preserve"> </w:t>
      </w:r>
      <w:r w:rsidR="00A169E3">
        <w:rPr>
          <w:rFonts w:ascii="Aptos" w:eastAsiaTheme="minorEastAsia" w:hAnsi="Aptos"/>
        </w:rPr>
        <w:t>–2.</w:t>
      </w:r>
      <w:r w:rsidR="00463867">
        <w:rPr>
          <w:rFonts w:ascii="Aptos" w:eastAsiaTheme="minorEastAsia" w:hAnsi="Aptos"/>
        </w:rPr>
        <w:t>7</w:t>
      </w:r>
      <w:r w:rsidR="00A169E3">
        <w:rPr>
          <w:rFonts w:ascii="Aptos" w:eastAsiaTheme="minorEastAsia" w:hAnsi="Aptos"/>
        </w:rPr>
        <w:t>%</w:t>
      </w:r>
      <w:r w:rsidR="00463867">
        <w:rPr>
          <w:rFonts w:ascii="Aptos" w:eastAsiaTheme="minorEastAsia" w:hAnsi="Aptos"/>
        </w:rPr>
        <w:t>,</w:t>
      </w:r>
      <w:r w:rsidR="00CF2C6B">
        <w:rPr>
          <w:rFonts w:ascii="Aptos" w:eastAsiaTheme="minorEastAsia" w:hAnsi="Aptos"/>
        </w:rPr>
        <w:t xml:space="preserve"> </w:t>
      </w:r>
      <w:r w:rsidR="005459C1">
        <w:rPr>
          <w:rFonts w:ascii="Aptos" w:eastAsiaTheme="minorEastAsia" w:hAnsi="Aptos"/>
        </w:rPr>
        <w:t xml:space="preserve">about </w:t>
      </w:r>
      <w:commentRangeStart w:id="15"/>
      <w:commentRangeStart w:id="16"/>
      <w:r w:rsidR="005459C1" w:rsidRPr="1FB3D345">
        <w:rPr>
          <w:rFonts w:ascii="Aptos" w:eastAsiaTheme="minorEastAsia" w:hAnsi="Aptos"/>
        </w:rPr>
        <w:t xml:space="preserve">1.5 </w:t>
      </w:r>
      <w:r w:rsidR="00570B2D">
        <w:rPr>
          <w:rFonts w:ascii="Aptos" w:eastAsiaTheme="minorEastAsia" w:hAnsi="Aptos"/>
        </w:rPr>
        <w:t xml:space="preserve">times </w:t>
      </w:r>
      <w:commentRangeEnd w:id="15"/>
      <w:r w:rsidR="003C6DC5">
        <w:rPr>
          <w:rStyle w:val="CommentReference"/>
          <w:rFonts w:ascii="Aptos" w:eastAsiaTheme="minorEastAsia" w:hAnsi="Aptos"/>
          <w:sz w:val="24"/>
          <w:szCs w:val="24"/>
        </w:rPr>
        <w:commentReference w:id="15"/>
      </w:r>
      <w:commentRangeEnd w:id="16"/>
      <w:r w:rsidR="00381078">
        <w:rPr>
          <w:rStyle w:val="CommentReference"/>
          <w:rFonts w:ascii="Aptos" w:eastAsiaTheme="minorEastAsia" w:hAnsi="Aptos"/>
          <w:sz w:val="24"/>
          <w:szCs w:val="24"/>
        </w:rPr>
        <w:commentReference w:id="16"/>
      </w:r>
      <w:r w:rsidR="00463867">
        <w:rPr>
          <w:rFonts w:ascii="Aptos" w:eastAsiaTheme="minorEastAsia" w:hAnsi="Aptos"/>
        </w:rPr>
        <w:t>more than</w:t>
      </w:r>
      <w:r w:rsidR="005459C1">
        <w:rPr>
          <w:rFonts w:ascii="Aptos" w:eastAsiaTheme="minorEastAsia" w:hAnsi="Aptos"/>
        </w:rPr>
        <w:t xml:space="preserve"> </w:t>
      </w:r>
      <w:r w:rsidR="00570B2D">
        <w:rPr>
          <w:rFonts w:ascii="Aptos" w:eastAsiaTheme="minorEastAsia" w:hAnsi="Aptos"/>
        </w:rPr>
        <w:t xml:space="preserve">just </w:t>
      </w:r>
      <w:r w:rsidR="00FD5577">
        <w:rPr>
          <w:rFonts w:ascii="Aptos" w:eastAsiaTheme="minorEastAsia" w:hAnsi="Aptos"/>
        </w:rPr>
        <w:t>decreasing the</w:t>
      </w:r>
      <w:r w:rsidR="005459C1">
        <w:rPr>
          <w:rFonts w:ascii="Aptos" w:eastAsiaTheme="minorEastAsia" w:hAnsi="Aptos"/>
        </w:rPr>
        <w:t xml:space="preserve"> </w:t>
      </w:r>
      <w:r w:rsidR="00463867">
        <w:rPr>
          <w:rFonts w:ascii="Aptos" w:eastAsiaTheme="minorEastAsia" w:hAnsi="Aptos"/>
        </w:rPr>
        <w:t>large-scale advection (</w:t>
      </w:r>
      <w:r w:rsidR="00463867">
        <w:rPr>
          <w:rFonts w:ascii="ComicShannsMono Nerd Font" w:hAnsi="ComicShannsMono Nerd Font"/>
        </w:rPr>
        <w:t>adv</w:t>
      </w:r>
      <w:r w:rsidR="00463867" w:rsidRPr="005459C1">
        <w:rPr>
          <w:rFonts w:ascii="ComicShannsMono Nerd Font" w:hAnsi="ComicShannsMono Nerd Font"/>
        </w:rPr>
        <w:t>-5%</w:t>
      </w:r>
      <w:r w:rsidR="00463867">
        <w:rPr>
          <w:rFonts w:ascii="Aptos" w:eastAsiaTheme="minorEastAsia" w:hAnsi="Aptos"/>
        </w:rPr>
        <w:t>)</w:t>
      </w:r>
      <w:r w:rsidR="005459C1">
        <w:rPr>
          <w:rFonts w:ascii="Aptos" w:eastAsiaTheme="minorEastAsia" w:hAnsi="Aptos"/>
        </w:rPr>
        <w:t>.</w:t>
      </w:r>
    </w:p>
    <w:p w14:paraId="5A960FBE" w14:textId="25751E5B" w:rsidR="003612B8" w:rsidRDefault="003612B8" w:rsidP="003612B8">
      <w:pPr>
        <w:pStyle w:val="BodyText"/>
      </w:pPr>
      <w:r>
        <w:t xml:space="preserve">Though specific humidity decreases clouds, cloud base RH increases them. Starting from </w:t>
      </w:r>
      <w:r>
        <w:rPr>
          <w:rFonts w:ascii="ComicShannsMono Nerd Font" w:hAnsi="ComicShannsMono Nerd Font"/>
        </w:rPr>
        <w:t>DIM</w:t>
      </w:r>
      <w:r>
        <w:t>, also increasing cloud base RH by</w:t>
      </w:r>
      <w:r w:rsidRPr="003612B8">
        <w:rPr>
          <w:rFonts w:ascii="Cambria Math" w:hAnsi="Cambria Math"/>
          <w:i/>
        </w:rPr>
        <w:t xml:space="preserve"> </w:t>
      </w:r>
      <m:oMath>
        <m:r>
          <w:rPr>
            <w:rFonts w:ascii="Cambria Math" w:hAnsi="Cambria Math"/>
          </w:rPr>
          <m:t>RH=R</m:t>
        </m:r>
        <m:sSub>
          <m:sSubPr>
            <m:ctrlPr>
              <w:rPr>
                <w:rFonts w:ascii="Cambria Math" w:hAnsi="Cambria Math"/>
                <w:i/>
              </w:rPr>
            </m:ctrlPr>
          </m:sSubPr>
          <m:e>
            <m:r>
              <w:rPr>
                <w:rFonts w:ascii="Cambria Math" w:hAnsi="Cambria Math"/>
              </w:rPr>
              <m:t>H</m:t>
            </m:r>
          </m:e>
          <m:sub>
            <m:r>
              <w:rPr>
                <w:rFonts w:ascii="Cambria Math" w:hAnsi="Cambria Math"/>
              </w:rPr>
              <m:t>DIM</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DIM</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oMath>
      <w:r>
        <w:t xml:space="preserve"> in </w:t>
      </w:r>
      <w:r>
        <w:rPr>
          <w:rFonts w:ascii="ComicShannsMono Nerd Font" w:hAnsi="ComicShannsMono Nerd Font"/>
        </w:rPr>
        <w:t>lclRH+0.003</w:t>
      </w:r>
      <w:r>
        <w:t xml:space="preserve"> results in +2.7% more clouds than the </w:t>
      </w:r>
      <w:r>
        <w:rPr>
          <w:rFonts w:ascii="ComicShannsMono Nerd Font" w:hAnsi="ComicShannsMono Nerd Font"/>
        </w:rPr>
        <w:t>DIM</w:t>
      </w:r>
      <w:r>
        <w:t xml:space="preserve"> experiment (–5.03% less clouds than the control simulation). Surface RH and wind speed both increase to damp the surface evaporation change to +2% </w:t>
      </w:r>
      <w:r>
        <w:rPr>
          <w:rFonts w:ascii="Aptos" w:hAnsi="Aptos"/>
        </w:rPr>
        <w:t>(Richter and Xie 2008, Lorenz et al. 2010)</w:t>
      </w:r>
      <w:r>
        <w:t>.</w:t>
      </w:r>
      <w:r w:rsidR="00EF3F96">
        <w:t xml:space="preserve"> The effect of subcloud humidity changes on cloud-base clouds is explored below.</w:t>
      </w:r>
    </w:p>
    <w:p w14:paraId="332D6E4D" w14:textId="696440FC" w:rsidR="00475A0F" w:rsidRPr="00475A0F" w:rsidRDefault="00475A0F" w:rsidP="00A61F80">
      <w:pPr>
        <w:pStyle w:val="BodyText"/>
        <w:rPr>
          <w:rFonts w:ascii="ComicShannsMono Nerd Font" w:hAnsi="ComicShannsMono Nerd Font"/>
        </w:rPr>
      </w:pPr>
      <w:r>
        <w:t xml:space="preserve">Changes in mesoscale cloud organization affect cloud fraction. </w:t>
      </w:r>
      <w:r w:rsidR="00EF3F96">
        <w:t>Though the model does not account for mesoscale vertical velocity anomalies, i</w:t>
      </w:r>
      <w:r>
        <w:t xml:space="preserve">ncreasing the precipitation efficiency </w:t>
      </w:r>
      <m:oMath>
        <m:r>
          <w:rPr>
            <w:rFonts w:ascii="Cambria Math" w:hAnsi="Cambria Math"/>
          </w:rPr>
          <m:t>x</m:t>
        </m:r>
      </m:oMath>
      <w:r>
        <w:t xml:space="preserve"> by +1.6% in experiment </w:t>
      </w:r>
      <w:r>
        <w:rPr>
          <w:rFonts w:ascii="ComicShannsMono Nerd Font" w:hAnsi="ComicShannsMono Nerd Font"/>
        </w:rPr>
        <w:t>x=</w:t>
      </w:r>
      <w:r w:rsidRPr="00475A0F">
        <w:rPr>
          <w:rFonts w:ascii="ComicShannsMono Nerd Font" w:hAnsi="ComicShannsMono Nerd Font"/>
        </w:rPr>
        <w:t>0.6</w:t>
      </w:r>
      <w:r>
        <w:rPr>
          <w:rFonts w:ascii="ComicShannsMono Nerd Font" w:hAnsi="ComicShannsMono Nerd Font"/>
        </w:rPr>
        <w:t>4</w:t>
      </w:r>
      <w:r>
        <w:t xml:space="preserve"> </w:t>
      </w:r>
      <w:r w:rsidR="00EF3F96">
        <w:t>emulates the effect</w:t>
      </w:r>
      <w:r>
        <w:t xml:space="preserve"> larger and more clustered clouds that precipitate more and entrain less than the control simulation (</w:t>
      </w:r>
      <m:oMath>
        <m:r>
          <w:rPr>
            <w:rFonts w:ascii="Cambria Math" w:hAnsi="Cambria Math"/>
          </w:rPr>
          <m:t>x=0.63</m:t>
        </m:r>
      </m:oMath>
      <w:r>
        <w:rPr>
          <w:rFonts w:eastAsiaTheme="minorEastAsia"/>
        </w:rPr>
        <w:t xml:space="preserve">). The total sink rate stays the same, but clouds generate more precipitation in </w:t>
      </w:r>
      <w:r>
        <w:rPr>
          <w:rFonts w:ascii="ComicShannsMono Nerd Font" w:hAnsi="ComicShannsMono Nerd Font"/>
        </w:rPr>
        <w:t>x=</w:t>
      </w:r>
      <w:r w:rsidRPr="00475A0F">
        <w:rPr>
          <w:rFonts w:ascii="ComicShannsMono Nerd Font" w:hAnsi="ComicShannsMono Nerd Font"/>
        </w:rPr>
        <w:t>0.6</w:t>
      </w:r>
      <w:r>
        <w:rPr>
          <w:rFonts w:ascii="ComicShannsMono Nerd Font" w:hAnsi="ComicShannsMono Nerd Font"/>
        </w:rPr>
        <w:t>4</w:t>
      </w:r>
      <w:r>
        <w:rPr>
          <w:rFonts w:eastAsiaTheme="minorEastAsia"/>
        </w:rPr>
        <w:t xml:space="preserve">, </w:t>
      </w:r>
      <w:r w:rsidR="00EF3F96">
        <w:rPr>
          <w:rFonts w:eastAsiaTheme="minorEastAsia"/>
        </w:rPr>
        <w:t xml:space="preserve">and </w:t>
      </w:r>
      <w:r>
        <w:rPr>
          <w:rFonts w:eastAsiaTheme="minorEastAsia"/>
        </w:rPr>
        <w:t xml:space="preserve">cloud fraction increases +0.88% relative to the control. Precipitation opposes the cloud updraft moisture flux, so the experiment with more precipitation requires more clouds </w:t>
      </w:r>
      <w:r w:rsidR="00EF3F96">
        <w:rPr>
          <w:rFonts w:eastAsiaTheme="minorEastAsia"/>
        </w:rPr>
        <w:t xml:space="preserve">for </w:t>
      </w:r>
      <w:r>
        <w:rPr>
          <w:rFonts w:eastAsiaTheme="minorEastAsia"/>
        </w:rPr>
        <w:t>the same total eddy moisture flux.</w:t>
      </w:r>
      <w:r w:rsidR="00880787">
        <w:rPr>
          <w:rFonts w:eastAsiaTheme="minorEastAsia"/>
        </w:rPr>
        <w:t xml:space="preserve"> </w:t>
      </w:r>
      <w:r w:rsidR="00880787">
        <w:rPr>
          <w:rFonts w:ascii="Aptos" w:hAnsi="Aptos"/>
        </w:rPr>
        <w:t xml:space="preserve">Increasing the precipitation by increasing precipitation efficiency +1.6% </w:t>
      </w:r>
      <w:r w:rsidR="00EF3F96">
        <w:rPr>
          <w:rFonts w:ascii="Aptos" w:hAnsi="Aptos"/>
        </w:rPr>
        <w:t xml:space="preserve">slightly </w:t>
      </w:r>
      <w:r w:rsidR="00880787">
        <w:rPr>
          <w:rFonts w:ascii="Aptos" w:hAnsi="Aptos"/>
        </w:rPr>
        <w:t>mitigates the reduction of cloud fraction in the DIM experiment to a total reduction of</w:t>
      </w:r>
      <w:r w:rsidR="00EF3F96">
        <w:rPr>
          <w:rFonts w:ascii="Aptos" w:hAnsi="Aptos"/>
        </w:rPr>
        <w:t xml:space="preserve"> only</w:t>
      </w:r>
      <w:r w:rsidR="00880787">
        <w:rPr>
          <w:rFonts w:ascii="Aptos" w:hAnsi="Aptos"/>
        </w:rPr>
        <w:t xml:space="preserve"> –6.88%</w:t>
      </w:r>
      <w:r w:rsidR="00EF3F96">
        <w:rPr>
          <w:rFonts w:ascii="Aptos" w:hAnsi="Aptos"/>
        </w:rPr>
        <w:t>, relative to the control.</w:t>
      </w:r>
    </w:p>
    <w:p w14:paraId="004EA5FD" w14:textId="77777777" w:rsidR="009F3AC1" w:rsidRDefault="009F3AC1" w:rsidP="009F3AC1">
      <w:pPr>
        <w:spacing w:line="240" w:lineRule="auto"/>
        <w:rPr>
          <w:rFonts w:ascii="Aptos Narrow" w:hAnsi="Aptos Narrow"/>
        </w:rPr>
      </w:pPr>
    </w:p>
    <w:p w14:paraId="52847422" w14:textId="5C9114B9" w:rsidR="00BD7F28" w:rsidRPr="009F3AC1" w:rsidRDefault="00BD7F28" w:rsidP="009F3AC1">
      <w:pPr>
        <w:spacing w:line="240" w:lineRule="auto"/>
        <w:rPr>
          <w:rFonts w:ascii="Aptos Narrow" w:hAnsi="Aptos Narrow"/>
          <w:kern w:val="0"/>
          <w14:ligatures w14:val="none"/>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C/C=</m:t>
        </m:r>
        <m:r>
          <m:rPr>
            <m:sty m:val="p"/>
          </m:rPr>
          <w:rPr>
            <w:rFonts w:ascii="Cambria Math" w:hAnsi="Cambria Math"/>
          </w:rPr>
          <m:t>Δ</m:t>
        </m:r>
        <m:r>
          <w:rPr>
            <w:rFonts w:ascii="Cambria Math" w:hAnsi="Cambria Math"/>
          </w:rPr>
          <m:t>M/M</m:t>
        </m:r>
      </m:oMath>
      <w:r w:rsidR="00DA04AD">
        <w:rPr>
          <w:rFonts w:ascii="Aptos Narrow" w:hAnsi="Aptos Narrow"/>
        </w:rPr>
        <w:t>, where experiments represent conditions for +1 K of warming relative to the control simulation</w:t>
      </w:r>
      <w:r w:rsidRPr="00AF16E4">
        <w:rPr>
          <w:rFonts w:ascii="Aptos Narrow" w:hAnsi="Aptos Narrow"/>
        </w:rPr>
        <w:t>.</w:t>
      </w:r>
      <w:r w:rsidR="00E33B47">
        <w:rPr>
          <w:rFonts w:ascii="Aptos Narrow" w:hAnsi="Aptos Narrow"/>
        </w:rPr>
        <w:t xml:space="preserve"> The </w:t>
      </w:r>
      <w:r w:rsidR="00B42FB7">
        <w:rPr>
          <w:rFonts w:ascii="Aptos Narrow" w:hAnsi="Aptos Narrow"/>
        </w:rPr>
        <w:t xml:space="preserve">DIM </w:t>
      </w:r>
      <w:r w:rsidR="00E33B47">
        <w:rPr>
          <w:rFonts w:ascii="Aptos Narrow" w:hAnsi="Aptos Narrow"/>
        </w:rPr>
        <w:t xml:space="preserve">experiment has </w:t>
      </w:r>
      <w:r w:rsidR="00E00EFD">
        <w:rPr>
          <w:rFonts w:ascii="Aptos Narrow" w:hAnsi="Aptos Narrow"/>
        </w:rPr>
        <w:t>–</w:t>
      </w:r>
      <w:r w:rsidR="00E33B47">
        <w:rPr>
          <w:rFonts w:ascii="Aptos Narrow" w:hAnsi="Aptos Narrow"/>
        </w:rPr>
        <w:t>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w:t>
      </w:r>
      <w:r w:rsidR="00FB5126">
        <w:rPr>
          <w:rFonts w:ascii="Aptos Narrow" w:hAnsi="Aptos Narrow"/>
        </w:rPr>
        <w:t xml:space="preserve">shortwave (SW), longwave (LW) and total </w:t>
      </w:r>
      <w:r w:rsidR="00B73CD6">
        <w:rPr>
          <w:rFonts w:ascii="Aptos Narrow" w:hAnsi="Aptos Narrow"/>
        </w:rPr>
        <w:t>cloud radiative effect (</w:t>
      </w:r>
      <m:oMath>
        <m:r>
          <m:rPr>
            <m:sty m:val="p"/>
          </m:rPr>
          <w:rPr>
            <w:rFonts w:ascii="Cambria Math" w:hAnsi="Cambria Math"/>
          </w:rPr>
          <m:t>Δ</m:t>
        </m:r>
      </m:oMath>
      <w:r w:rsidR="00B73CD6">
        <w:rPr>
          <w:rFonts w:ascii="Aptos Narrow" w:hAnsi="Aptos Narrow"/>
        </w:rPr>
        <w:t>CRE)</w:t>
      </w:r>
      <w:r w:rsidR="00FB5126">
        <w:rPr>
          <w:rFonts w:ascii="Aptos Narrow" w:hAnsi="Aptos Narrow"/>
        </w:rPr>
        <w:t xml:space="preserve"> </w:t>
      </w:r>
      <w:r w:rsidR="00F660FA">
        <w:rPr>
          <w:rFonts w:ascii="Aptos Narrow" w:hAnsi="Aptos Narrow"/>
        </w:rPr>
        <w:t>are</w:t>
      </w:r>
      <w:r w:rsidR="00FB5126">
        <w:rPr>
          <w:rFonts w:ascii="Aptos Narrow" w:hAnsi="Aptos Narrow"/>
        </w:rPr>
        <w:t xml:space="preserve"> </w:t>
      </w:r>
      <w:r w:rsidR="00F660FA">
        <w:rPr>
          <w:rFonts w:ascii="Aptos Narrow" w:hAnsi="Aptos Narrow"/>
        </w:rPr>
        <w:t>calculated</w:t>
      </w:r>
      <w:r w:rsidR="00B42FB7">
        <w:rPr>
          <w:rFonts w:ascii="Aptos Narrow" w:hAnsi="Aptos Narrow"/>
        </w:rPr>
        <w:t xml:space="preserve"> from the modeled relative cloud fraction changes using CERES FBCT low clouds and a </w:t>
      </w:r>
      <w:r w:rsidR="00F660FA">
        <w:rPr>
          <w:rFonts w:ascii="Aptos Narrow" w:hAnsi="Aptos Narrow"/>
        </w:rPr>
        <w:t>cloud radiative kernel</w:t>
      </w:r>
      <w:r w:rsidR="00FB5126">
        <w:rPr>
          <w:rFonts w:ascii="Aptos Narrow" w:hAnsi="Aptos Narr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230"/>
        <w:gridCol w:w="1230"/>
        <w:gridCol w:w="1230"/>
        <w:gridCol w:w="1230"/>
        <w:gridCol w:w="1230"/>
        <w:gridCol w:w="1230"/>
      </w:tblGrid>
      <w:tr w:rsidR="00995877" w:rsidRPr="00B561F4" w14:paraId="2F79252D" w14:textId="0FEE1122" w:rsidTr="00995877">
        <w:trPr>
          <w:tblCellSpacing w:w="15" w:type="dxa"/>
        </w:trPr>
        <w:tc>
          <w:tcPr>
            <w:tcW w:w="1935" w:type="dxa"/>
            <w:tcBorders>
              <w:bottom w:val="single" w:sz="4" w:space="0" w:color="DCDFE5"/>
            </w:tcBorders>
            <w:hideMark/>
          </w:tcPr>
          <w:p w14:paraId="3E68185D" w14:textId="77777777" w:rsidR="00995877" w:rsidRPr="00B561F4" w:rsidRDefault="00995877" w:rsidP="00EC604D">
            <w:pPr>
              <w:pStyle w:val="BodyText"/>
              <w:spacing w:before="0" w:after="0"/>
              <w:rPr>
                <w:b/>
                <w:bCs/>
              </w:rPr>
            </w:pPr>
            <w:r w:rsidRPr="00B561F4">
              <w:rPr>
                <w:b/>
                <w:bCs/>
              </w:rPr>
              <w:t>experiment</w:t>
            </w:r>
          </w:p>
        </w:tc>
        <w:tc>
          <w:tcPr>
            <w:tcW w:w="1200" w:type="dxa"/>
            <w:tcBorders>
              <w:bottom w:val="single" w:sz="4" w:space="0" w:color="DCDFE5"/>
            </w:tcBorders>
          </w:tcPr>
          <w:p w14:paraId="3D74A701" w14:textId="77ABBFBC" w:rsidR="00995877" w:rsidRPr="00995877" w:rsidRDefault="00995877" w:rsidP="00995877">
            <w:pPr>
              <w:pStyle w:val="BodyText"/>
              <w:spacing w:before="0" w:after="0"/>
              <w:jc w:val="right"/>
              <w:rPr>
                <w:rFonts w:ascii="Aptos Display" w:eastAsia="Times New Roman" w:hAnsi="Aptos Display" w:cs="Times New Roman"/>
                <w:b/>
              </w:rPr>
            </w:pPr>
            <m:oMathPara>
              <m:oMath>
                <m:r>
                  <m:rPr>
                    <m:sty m:val="b"/>
                  </m:rPr>
                  <w:rPr>
                    <w:rFonts w:ascii="Cambria Math" w:eastAsia="Times New Roman" w:hAnsi="Cambria Math" w:cs="Times New Roman"/>
                  </w:rPr>
                  <m:t>Δ</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c</m:t>
                    </m:r>
                  </m:sub>
                </m:sSub>
                <m:r>
                  <m:rPr>
                    <m:sty m:val="bi"/>
                  </m:rPr>
                  <w:rPr>
                    <w:rFonts w:ascii="Cambria Math" w:eastAsia="Times New Roman" w:hAnsi="Cambria Math" w:cs="Times New Roman"/>
                  </w:rPr>
                  <m:t>/</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c</m:t>
                    </m:r>
                  </m:sub>
                </m:sSub>
              </m:oMath>
            </m:oMathPara>
          </w:p>
          <w:p w14:paraId="2ECB95A4" w14:textId="556A07B9" w:rsidR="00995877" w:rsidRDefault="00995877" w:rsidP="00995877">
            <w:pPr>
              <w:pStyle w:val="BodyText"/>
              <w:spacing w:before="0" w:after="0"/>
              <w:jc w:val="right"/>
              <w:rPr>
                <w:rFonts w:ascii="Aptos Display" w:eastAsia="Times New Roman" w:hAnsi="Aptos Display" w:cs="Times New Roman"/>
                <w:b/>
              </w:rPr>
            </w:pPr>
            <w:r>
              <w:rPr>
                <w:rFonts w:ascii="Aptos Display" w:eastAsia="Times New Roman" w:hAnsi="Aptos Display" w:cs="Times New Roman"/>
                <w:b/>
              </w:rPr>
              <w:t>(%)</w:t>
            </w:r>
          </w:p>
        </w:tc>
        <w:tc>
          <w:tcPr>
            <w:tcW w:w="1200" w:type="dxa"/>
            <w:tcBorders>
              <w:bottom w:val="single" w:sz="4" w:space="0" w:color="DCDFE5"/>
            </w:tcBorders>
          </w:tcPr>
          <w:p w14:paraId="6CFE83A9" w14:textId="38C03A61" w:rsidR="00995877" w:rsidRDefault="00995877" w:rsidP="001F42E6">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p</m:t>
                  </m:r>
                </m:sub>
              </m:sSub>
              <m:r>
                <m:rPr>
                  <m:sty m:val="bi"/>
                </m:rPr>
                <w:rPr>
                  <w:rFonts w:ascii="Cambria Math" w:eastAsia="Times New Roman" w:hAnsi="Cambria Math" w:cs="Times New Roman"/>
                </w:rPr>
                <m:t>/</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p</m:t>
                  </m:r>
                </m:sub>
              </m:sSub>
            </m:oMath>
            <w:r>
              <w:rPr>
                <w:rFonts w:ascii="Aptos Display" w:eastAsia="Times New Roman" w:hAnsi="Aptos Display" w:cs="Times New Roman"/>
                <w:b/>
              </w:rPr>
              <w:t xml:space="preserve"> (%)</w:t>
            </w:r>
          </w:p>
        </w:tc>
        <w:tc>
          <w:tcPr>
            <w:tcW w:w="1200" w:type="dxa"/>
            <w:tcBorders>
              <w:bottom w:val="single" w:sz="4" w:space="0" w:color="DCDFE5"/>
            </w:tcBorders>
            <w:vAlign w:val="center"/>
            <w:hideMark/>
          </w:tcPr>
          <w:p w14:paraId="3A7B83B9" w14:textId="7D61B2FD" w:rsidR="00995877" w:rsidRPr="00B561F4" w:rsidRDefault="00995877" w:rsidP="001F42E6">
            <w:pPr>
              <w:pStyle w:val="BodyText"/>
              <w:spacing w:before="0" w:after="0"/>
              <w:jc w:val="right"/>
              <w:rPr>
                <w:b/>
                <w:bCs/>
              </w:rPr>
            </w:pPr>
            <m:oMath>
              <m:r>
                <m:rPr>
                  <m:sty m:val="b"/>
                </m:rPr>
                <w:rPr>
                  <w:rFonts w:ascii="Cambria Math" w:hAnsi="Cambria Math"/>
                </w:rPr>
                <m:t>Δ</m:t>
              </m:r>
              <m:r>
                <m:rPr>
                  <m:sty m:val="bi"/>
                </m:rPr>
                <w:rPr>
                  <w:rFonts w:ascii="Cambria Math" w:hAnsi="Cambria Math"/>
                </w:rPr>
                <m:t>C/C</m:t>
              </m:r>
            </m:oMath>
            <w:r>
              <w:rPr>
                <w:rFonts w:eastAsiaTheme="minorEastAsia"/>
                <w:b/>
              </w:rPr>
              <w:t xml:space="preserve"> </w:t>
            </w:r>
            <w:r>
              <w:rPr>
                <w:rFonts w:eastAsiaTheme="minorEastAsia"/>
                <w:b/>
              </w:rPr>
              <w:br/>
            </w:r>
            <w:r>
              <w:rPr>
                <w:b/>
                <w:bCs/>
              </w:rPr>
              <w:t>(%)</w:t>
            </w:r>
          </w:p>
        </w:tc>
        <w:tc>
          <w:tcPr>
            <w:tcW w:w="1200" w:type="dxa"/>
            <w:tcBorders>
              <w:bottom w:val="single" w:sz="4" w:space="0" w:color="DCDFE5"/>
            </w:tcBorders>
          </w:tcPr>
          <w:p w14:paraId="03DC01A0" w14:textId="3997F6CF" w:rsidR="00995877" w:rsidRPr="00DA04AD" w:rsidRDefault="00995877"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SWCRE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200" w:type="dxa"/>
            <w:tcBorders>
              <w:bottom w:val="single" w:sz="4" w:space="0" w:color="DCDFE5"/>
            </w:tcBorders>
          </w:tcPr>
          <w:p w14:paraId="014F260E" w14:textId="15E4291C" w:rsidR="00995877" w:rsidRPr="00B73CD6" w:rsidRDefault="00995877"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LWCRE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185" w:type="dxa"/>
            <w:tcBorders>
              <w:bottom w:val="single" w:sz="4" w:space="0" w:color="DCDFE5"/>
            </w:tcBorders>
          </w:tcPr>
          <w:p w14:paraId="3B140CC2" w14:textId="6D09DCB4" w:rsidR="00995877" w:rsidRPr="00B73CD6" w:rsidRDefault="00995877"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r>
      <w:tr w:rsidR="00995877" w:rsidRPr="00B561F4" w14:paraId="4DE810A7" w14:textId="0B3A4C4A" w:rsidTr="00995877">
        <w:trPr>
          <w:tblCellSpacing w:w="15" w:type="dxa"/>
        </w:trPr>
        <w:tc>
          <w:tcPr>
            <w:tcW w:w="1935" w:type="dxa"/>
            <w:hideMark/>
          </w:tcPr>
          <w:p w14:paraId="55940870" w14:textId="4E7FE798" w:rsidR="00995877" w:rsidRPr="00B561F4" w:rsidRDefault="006D3E18" w:rsidP="00EC604D">
            <w:pPr>
              <w:pStyle w:val="BodyText"/>
              <w:spacing w:before="0" w:after="0"/>
            </w:pPr>
            <w:r>
              <w:t>adv</w:t>
            </w:r>
            <w:r w:rsidR="00995877" w:rsidRPr="00B561F4">
              <w:t>-5%</w:t>
            </w:r>
          </w:p>
        </w:tc>
        <w:tc>
          <w:tcPr>
            <w:tcW w:w="1200" w:type="dxa"/>
          </w:tcPr>
          <w:p w14:paraId="3B7773A6" w14:textId="399888D5" w:rsidR="00995877" w:rsidRDefault="00995877" w:rsidP="000861F1">
            <w:pPr>
              <w:pStyle w:val="BodyText"/>
              <w:spacing w:before="0" w:after="0"/>
              <w:jc w:val="right"/>
            </w:pPr>
            <w:r>
              <w:t>–</w:t>
            </w:r>
            <w:r w:rsidRPr="00B561F4">
              <w:t>5</w:t>
            </w:r>
            <w:r>
              <w:t>.00</w:t>
            </w:r>
          </w:p>
        </w:tc>
        <w:tc>
          <w:tcPr>
            <w:tcW w:w="1200" w:type="dxa"/>
          </w:tcPr>
          <w:p w14:paraId="5E867191" w14:textId="5BFDB18F" w:rsidR="00995877" w:rsidRDefault="00995877" w:rsidP="000861F1">
            <w:pPr>
              <w:pStyle w:val="BodyText"/>
              <w:spacing w:before="0" w:after="0"/>
              <w:jc w:val="right"/>
            </w:pPr>
            <w:r>
              <w:t>–</w:t>
            </w:r>
            <w:r w:rsidRPr="00B561F4">
              <w:t>5</w:t>
            </w:r>
            <w:r>
              <w:t>.00</w:t>
            </w:r>
          </w:p>
        </w:tc>
        <w:tc>
          <w:tcPr>
            <w:tcW w:w="1200" w:type="dxa"/>
            <w:hideMark/>
          </w:tcPr>
          <w:p w14:paraId="2B148967" w14:textId="7B0DE13A" w:rsidR="00995877" w:rsidRPr="00B561F4" w:rsidRDefault="00995877" w:rsidP="000861F1">
            <w:pPr>
              <w:pStyle w:val="BodyText"/>
              <w:spacing w:before="0" w:after="0"/>
              <w:jc w:val="right"/>
            </w:pPr>
            <w:r>
              <w:t>–</w:t>
            </w:r>
            <w:r w:rsidRPr="00B561F4">
              <w:t>5</w:t>
            </w:r>
            <w:r>
              <w:t>.00</w:t>
            </w:r>
          </w:p>
        </w:tc>
        <w:tc>
          <w:tcPr>
            <w:tcW w:w="1200" w:type="dxa"/>
          </w:tcPr>
          <w:p w14:paraId="1B7674F1" w14:textId="7128AD8C" w:rsidR="00995877" w:rsidRPr="00B561F4" w:rsidRDefault="00995877" w:rsidP="000861F1">
            <w:pPr>
              <w:pStyle w:val="BodyText"/>
              <w:spacing w:before="0" w:after="0"/>
              <w:jc w:val="right"/>
            </w:pPr>
            <w:r>
              <w:t>+1.03</w:t>
            </w:r>
          </w:p>
        </w:tc>
        <w:tc>
          <w:tcPr>
            <w:tcW w:w="1200" w:type="dxa"/>
          </w:tcPr>
          <w:p w14:paraId="70B5A6BA" w14:textId="6A17CD24" w:rsidR="00995877" w:rsidRDefault="00995877" w:rsidP="000861F1">
            <w:pPr>
              <w:pStyle w:val="BodyText"/>
              <w:spacing w:before="0" w:after="0"/>
              <w:jc w:val="right"/>
            </w:pPr>
            <w:r>
              <w:t>–0.18</w:t>
            </w:r>
          </w:p>
        </w:tc>
        <w:tc>
          <w:tcPr>
            <w:tcW w:w="1185" w:type="dxa"/>
          </w:tcPr>
          <w:p w14:paraId="568D763E" w14:textId="747AA52E" w:rsidR="00995877" w:rsidRDefault="00995877" w:rsidP="000861F1">
            <w:pPr>
              <w:pStyle w:val="BodyText"/>
              <w:spacing w:before="0" w:after="0"/>
              <w:jc w:val="right"/>
            </w:pPr>
            <w:r w:rsidRPr="00B04C00">
              <w:rPr>
                <w:highlight w:val="yellow"/>
              </w:rPr>
              <w:t>+0.86</w:t>
            </w:r>
          </w:p>
        </w:tc>
      </w:tr>
      <w:tr w:rsidR="00995877" w:rsidRPr="00E33B47" w14:paraId="35F411A2" w14:textId="0BFE0DAE" w:rsidTr="00995877">
        <w:trPr>
          <w:tblCellSpacing w:w="15" w:type="dxa"/>
        </w:trPr>
        <w:tc>
          <w:tcPr>
            <w:tcW w:w="1935" w:type="dxa"/>
            <w:hideMark/>
          </w:tcPr>
          <w:p w14:paraId="05DF6C64" w14:textId="4BAFE507" w:rsidR="00995877" w:rsidRPr="00E33B47" w:rsidRDefault="00995877" w:rsidP="00EC604D">
            <w:pPr>
              <w:pStyle w:val="BodyText"/>
              <w:spacing w:before="0" w:after="0"/>
            </w:pPr>
            <w:r>
              <w:t>DIM (</w:t>
            </w:r>
            <w:r w:rsidRPr="00E33B47">
              <w:t>q&amp;qs+7%</w:t>
            </w:r>
            <w:r>
              <w:t>)</w:t>
            </w:r>
          </w:p>
        </w:tc>
        <w:tc>
          <w:tcPr>
            <w:tcW w:w="1200" w:type="dxa"/>
          </w:tcPr>
          <w:p w14:paraId="3C9516D3" w14:textId="0A3747C2" w:rsidR="00995877" w:rsidRDefault="00B04B78" w:rsidP="000861F1">
            <w:pPr>
              <w:pStyle w:val="BodyText"/>
              <w:spacing w:before="0" w:after="0"/>
              <w:jc w:val="right"/>
            </w:pPr>
            <w:r>
              <w:t>–1.12</w:t>
            </w:r>
          </w:p>
        </w:tc>
        <w:tc>
          <w:tcPr>
            <w:tcW w:w="1200" w:type="dxa"/>
          </w:tcPr>
          <w:p w14:paraId="6521E2E5" w14:textId="6CEFEF1D" w:rsidR="00995877" w:rsidRDefault="00B04B78" w:rsidP="000861F1">
            <w:pPr>
              <w:pStyle w:val="BodyText"/>
              <w:spacing w:before="0" w:after="0"/>
              <w:jc w:val="right"/>
            </w:pPr>
            <w:r>
              <w:t>–0.65</w:t>
            </w:r>
          </w:p>
        </w:tc>
        <w:tc>
          <w:tcPr>
            <w:tcW w:w="1200" w:type="dxa"/>
            <w:hideMark/>
          </w:tcPr>
          <w:p w14:paraId="674DFD1C" w14:textId="66BFBF7C" w:rsidR="00995877" w:rsidRPr="00E33B47" w:rsidRDefault="00995877" w:rsidP="000861F1">
            <w:pPr>
              <w:pStyle w:val="BodyText"/>
              <w:spacing w:before="0" w:after="0"/>
              <w:jc w:val="right"/>
            </w:pPr>
            <w:r>
              <w:t>–</w:t>
            </w:r>
            <w:r w:rsidRPr="00E33B47">
              <w:t>7.</w:t>
            </w:r>
            <w:r>
              <w:t>70</w:t>
            </w:r>
          </w:p>
        </w:tc>
        <w:tc>
          <w:tcPr>
            <w:tcW w:w="1200" w:type="dxa"/>
          </w:tcPr>
          <w:p w14:paraId="0BA0F237" w14:textId="0FD7D353" w:rsidR="00995877" w:rsidRPr="00E33B47" w:rsidRDefault="00995877" w:rsidP="000861F1">
            <w:pPr>
              <w:pStyle w:val="BodyText"/>
              <w:spacing w:before="0" w:after="0"/>
              <w:jc w:val="right"/>
            </w:pPr>
            <w:r>
              <w:t>+1.58</w:t>
            </w:r>
          </w:p>
        </w:tc>
        <w:tc>
          <w:tcPr>
            <w:tcW w:w="1200" w:type="dxa"/>
          </w:tcPr>
          <w:p w14:paraId="7B9BD582" w14:textId="649122B7" w:rsidR="00995877" w:rsidRDefault="00995877" w:rsidP="000861F1">
            <w:pPr>
              <w:pStyle w:val="BodyText"/>
              <w:spacing w:before="0" w:after="0"/>
              <w:jc w:val="right"/>
            </w:pPr>
            <w:r>
              <w:t>–0.28</w:t>
            </w:r>
          </w:p>
        </w:tc>
        <w:tc>
          <w:tcPr>
            <w:tcW w:w="1185" w:type="dxa"/>
          </w:tcPr>
          <w:p w14:paraId="2C5F87EE" w14:textId="4631419E" w:rsidR="00995877" w:rsidRDefault="00995877" w:rsidP="000861F1">
            <w:pPr>
              <w:pStyle w:val="BodyText"/>
              <w:spacing w:before="0" w:after="0"/>
              <w:jc w:val="right"/>
            </w:pPr>
            <w:r>
              <w:t>+1.30</w:t>
            </w:r>
          </w:p>
        </w:tc>
      </w:tr>
      <w:tr w:rsidR="00162A77" w:rsidRPr="00B561F4" w14:paraId="7CB40A30" w14:textId="67EE8662" w:rsidTr="00995877">
        <w:trPr>
          <w:tblCellSpacing w:w="15" w:type="dxa"/>
        </w:trPr>
        <w:tc>
          <w:tcPr>
            <w:tcW w:w="1935" w:type="dxa"/>
            <w:hideMark/>
          </w:tcPr>
          <w:p w14:paraId="6F55545B" w14:textId="636C0026" w:rsidR="00162A77" w:rsidRPr="00B561F4" w:rsidRDefault="00162A77" w:rsidP="00162A77">
            <w:pPr>
              <w:pStyle w:val="BodyText"/>
              <w:spacing w:before="0" w:after="0"/>
            </w:pPr>
            <w:r w:rsidRPr="00B561F4">
              <w:t>lclRH+0.00</w:t>
            </w:r>
            <w:r>
              <w:t>3</w:t>
            </w:r>
          </w:p>
        </w:tc>
        <w:tc>
          <w:tcPr>
            <w:tcW w:w="1200" w:type="dxa"/>
          </w:tcPr>
          <w:p w14:paraId="1F721C50" w14:textId="0FDBD4B7" w:rsidR="00162A77" w:rsidRDefault="00162A77" w:rsidP="00162A77">
            <w:pPr>
              <w:pStyle w:val="BodyText"/>
              <w:spacing w:before="0" w:after="0"/>
              <w:jc w:val="right"/>
            </w:pPr>
            <w:r>
              <w:t>–0.90</w:t>
            </w:r>
          </w:p>
        </w:tc>
        <w:tc>
          <w:tcPr>
            <w:tcW w:w="1200" w:type="dxa"/>
          </w:tcPr>
          <w:p w14:paraId="0523D44A" w14:textId="48BC3DD3" w:rsidR="00162A77" w:rsidRDefault="00162A77" w:rsidP="00162A77">
            <w:pPr>
              <w:pStyle w:val="BodyText"/>
              <w:spacing w:before="0" w:after="0"/>
              <w:jc w:val="right"/>
            </w:pPr>
            <w:r>
              <w:t>0.96</w:t>
            </w:r>
          </w:p>
        </w:tc>
        <w:tc>
          <w:tcPr>
            <w:tcW w:w="1200" w:type="dxa"/>
            <w:hideMark/>
          </w:tcPr>
          <w:p w14:paraId="37922577" w14:textId="4006D51E" w:rsidR="00162A77" w:rsidRPr="00B561F4" w:rsidRDefault="00162A77" w:rsidP="00162A77">
            <w:pPr>
              <w:pStyle w:val="BodyText"/>
              <w:spacing w:before="0" w:after="0"/>
              <w:jc w:val="right"/>
            </w:pPr>
            <w:r>
              <w:t>–</w:t>
            </w:r>
            <w:r w:rsidRPr="00B561F4">
              <w:t>5.</w:t>
            </w:r>
            <w:r>
              <w:t>03</w:t>
            </w:r>
          </w:p>
        </w:tc>
        <w:tc>
          <w:tcPr>
            <w:tcW w:w="1200" w:type="dxa"/>
          </w:tcPr>
          <w:p w14:paraId="106AFEF6" w14:textId="17EE7B17" w:rsidR="00162A77" w:rsidRPr="00B561F4" w:rsidRDefault="00162A77" w:rsidP="00162A77">
            <w:pPr>
              <w:pStyle w:val="BodyText"/>
              <w:spacing w:before="0" w:after="0"/>
              <w:jc w:val="right"/>
            </w:pPr>
            <w:r>
              <w:t>+1.03</w:t>
            </w:r>
          </w:p>
        </w:tc>
        <w:tc>
          <w:tcPr>
            <w:tcW w:w="1200" w:type="dxa"/>
          </w:tcPr>
          <w:p w14:paraId="4AD5F001" w14:textId="32F4D881" w:rsidR="00162A77" w:rsidRDefault="00162A77" w:rsidP="00162A77">
            <w:pPr>
              <w:pStyle w:val="BodyText"/>
              <w:spacing w:before="0" w:after="0"/>
              <w:jc w:val="right"/>
            </w:pPr>
            <w:r>
              <w:t>–0.18</w:t>
            </w:r>
          </w:p>
        </w:tc>
        <w:tc>
          <w:tcPr>
            <w:tcW w:w="1185" w:type="dxa"/>
          </w:tcPr>
          <w:p w14:paraId="44A63E09" w14:textId="5D2A4CB3" w:rsidR="00162A77" w:rsidRDefault="00162A77" w:rsidP="00162A77">
            <w:pPr>
              <w:pStyle w:val="BodyText"/>
              <w:spacing w:before="0" w:after="0"/>
              <w:jc w:val="right"/>
            </w:pPr>
            <w:r w:rsidRPr="00B04C00">
              <w:rPr>
                <w:highlight w:val="yellow"/>
              </w:rPr>
              <w:t>+0.85</w:t>
            </w:r>
          </w:p>
        </w:tc>
      </w:tr>
      <w:tr w:rsidR="00162A77" w:rsidRPr="00475A0F" w14:paraId="44006FBD" w14:textId="77777777" w:rsidTr="00995877">
        <w:trPr>
          <w:tblCellSpacing w:w="15" w:type="dxa"/>
        </w:trPr>
        <w:tc>
          <w:tcPr>
            <w:tcW w:w="1935" w:type="dxa"/>
          </w:tcPr>
          <w:p w14:paraId="4AA2E0E3" w14:textId="5B7E5A01" w:rsidR="00162A77" w:rsidRPr="00475A0F" w:rsidRDefault="00162A77" w:rsidP="00162A77">
            <w:pPr>
              <w:pStyle w:val="BodyText"/>
              <w:spacing w:before="0" w:after="0"/>
              <w:rPr>
                <w:color w:val="A6A6A6" w:themeColor="background1" w:themeShade="A6"/>
              </w:rPr>
            </w:pPr>
          </w:p>
        </w:tc>
        <w:tc>
          <w:tcPr>
            <w:tcW w:w="1200" w:type="dxa"/>
          </w:tcPr>
          <w:p w14:paraId="659A4EA3" w14:textId="6D9DD842" w:rsidR="00162A77" w:rsidRPr="00475A0F" w:rsidRDefault="00162A77" w:rsidP="00162A77">
            <w:pPr>
              <w:pStyle w:val="BodyText"/>
              <w:spacing w:before="0" w:after="0"/>
              <w:jc w:val="right"/>
              <w:rPr>
                <w:color w:val="A6A6A6" w:themeColor="background1" w:themeShade="A6"/>
              </w:rPr>
            </w:pPr>
          </w:p>
        </w:tc>
        <w:tc>
          <w:tcPr>
            <w:tcW w:w="1200" w:type="dxa"/>
          </w:tcPr>
          <w:p w14:paraId="6BC7ABD0" w14:textId="4E6E040A" w:rsidR="00162A77" w:rsidRPr="00475A0F" w:rsidRDefault="00162A77" w:rsidP="00162A77">
            <w:pPr>
              <w:pStyle w:val="BodyText"/>
              <w:spacing w:before="0" w:after="0"/>
              <w:jc w:val="right"/>
              <w:rPr>
                <w:color w:val="A6A6A6" w:themeColor="background1" w:themeShade="A6"/>
              </w:rPr>
            </w:pPr>
          </w:p>
        </w:tc>
        <w:tc>
          <w:tcPr>
            <w:tcW w:w="1200" w:type="dxa"/>
          </w:tcPr>
          <w:p w14:paraId="66173A47" w14:textId="6DB185FC" w:rsidR="00162A77" w:rsidRPr="00475A0F" w:rsidRDefault="00162A77" w:rsidP="00162A77">
            <w:pPr>
              <w:pStyle w:val="BodyText"/>
              <w:spacing w:before="0" w:after="0"/>
              <w:jc w:val="right"/>
              <w:rPr>
                <w:color w:val="A6A6A6" w:themeColor="background1" w:themeShade="A6"/>
              </w:rPr>
            </w:pPr>
          </w:p>
        </w:tc>
        <w:tc>
          <w:tcPr>
            <w:tcW w:w="1200" w:type="dxa"/>
          </w:tcPr>
          <w:p w14:paraId="2423AF67" w14:textId="36EE43F3" w:rsidR="00162A77" w:rsidRPr="00475A0F" w:rsidRDefault="00162A77" w:rsidP="00162A77">
            <w:pPr>
              <w:pStyle w:val="BodyText"/>
              <w:spacing w:before="0" w:after="0"/>
              <w:jc w:val="right"/>
              <w:rPr>
                <w:color w:val="A6A6A6" w:themeColor="background1" w:themeShade="A6"/>
              </w:rPr>
            </w:pPr>
          </w:p>
        </w:tc>
        <w:tc>
          <w:tcPr>
            <w:tcW w:w="1200" w:type="dxa"/>
          </w:tcPr>
          <w:p w14:paraId="080CD4B1" w14:textId="5A98E74C" w:rsidR="00162A77" w:rsidRPr="00475A0F" w:rsidRDefault="00162A77" w:rsidP="00162A77">
            <w:pPr>
              <w:pStyle w:val="BodyText"/>
              <w:spacing w:before="0" w:after="0"/>
              <w:jc w:val="right"/>
              <w:rPr>
                <w:color w:val="A6A6A6" w:themeColor="background1" w:themeShade="A6"/>
              </w:rPr>
            </w:pPr>
          </w:p>
        </w:tc>
        <w:tc>
          <w:tcPr>
            <w:tcW w:w="1185" w:type="dxa"/>
          </w:tcPr>
          <w:p w14:paraId="6F484EB5" w14:textId="5D77DE52" w:rsidR="00162A77" w:rsidRPr="00475A0F" w:rsidRDefault="00162A77" w:rsidP="00162A77">
            <w:pPr>
              <w:pStyle w:val="BodyText"/>
              <w:spacing w:before="0" w:after="0"/>
              <w:jc w:val="right"/>
              <w:rPr>
                <w:color w:val="A6A6A6" w:themeColor="background1" w:themeShade="A6"/>
              </w:rPr>
            </w:pPr>
          </w:p>
        </w:tc>
      </w:tr>
      <w:tr w:rsidR="00162A77" w:rsidRPr="00B561F4" w14:paraId="40153176" w14:textId="77777777" w:rsidTr="00995877">
        <w:trPr>
          <w:tblCellSpacing w:w="15" w:type="dxa"/>
        </w:trPr>
        <w:tc>
          <w:tcPr>
            <w:tcW w:w="1935" w:type="dxa"/>
          </w:tcPr>
          <w:p w14:paraId="26686EAF" w14:textId="08C16908" w:rsidR="00162A77" w:rsidRPr="00B561F4" w:rsidRDefault="00475A0F" w:rsidP="00162A77">
            <w:pPr>
              <w:pStyle w:val="BodyText"/>
              <w:spacing w:before="0" w:after="0"/>
            </w:pPr>
            <w:r>
              <w:t>x=0.64, +1.6%</w:t>
            </w:r>
          </w:p>
        </w:tc>
        <w:tc>
          <w:tcPr>
            <w:tcW w:w="1200" w:type="dxa"/>
          </w:tcPr>
          <w:p w14:paraId="0F6AF8DB" w14:textId="593F8DC4" w:rsidR="00162A77" w:rsidRDefault="00475A0F" w:rsidP="00162A77">
            <w:pPr>
              <w:pStyle w:val="BodyText"/>
              <w:spacing w:before="0" w:after="0"/>
              <w:jc w:val="right"/>
            </w:pPr>
            <w:r>
              <w:t>+0.36</w:t>
            </w:r>
          </w:p>
        </w:tc>
        <w:tc>
          <w:tcPr>
            <w:tcW w:w="1200" w:type="dxa"/>
          </w:tcPr>
          <w:p w14:paraId="15D9B5C3" w14:textId="41B21F42" w:rsidR="00162A77" w:rsidRDefault="00475A0F" w:rsidP="00162A77">
            <w:pPr>
              <w:pStyle w:val="BodyText"/>
              <w:spacing w:before="0" w:after="0"/>
              <w:jc w:val="right"/>
            </w:pPr>
            <w:r>
              <w:t>+3.76</w:t>
            </w:r>
          </w:p>
        </w:tc>
        <w:tc>
          <w:tcPr>
            <w:tcW w:w="1200" w:type="dxa"/>
          </w:tcPr>
          <w:p w14:paraId="5C1EC943" w14:textId="41E715E3" w:rsidR="00162A77" w:rsidRDefault="00475A0F" w:rsidP="00162A77">
            <w:pPr>
              <w:pStyle w:val="BodyText"/>
              <w:spacing w:before="0" w:after="0"/>
              <w:jc w:val="right"/>
            </w:pPr>
            <w:r>
              <w:t>+0.88</w:t>
            </w:r>
          </w:p>
        </w:tc>
        <w:tc>
          <w:tcPr>
            <w:tcW w:w="1200" w:type="dxa"/>
          </w:tcPr>
          <w:p w14:paraId="241BFDDC" w14:textId="2AF133EB" w:rsidR="00162A77" w:rsidRDefault="00475A0F" w:rsidP="00162A77">
            <w:pPr>
              <w:pStyle w:val="BodyText"/>
              <w:spacing w:before="0" w:after="0"/>
              <w:jc w:val="right"/>
            </w:pPr>
            <w:r>
              <w:t>–0.18</w:t>
            </w:r>
          </w:p>
        </w:tc>
        <w:tc>
          <w:tcPr>
            <w:tcW w:w="1200" w:type="dxa"/>
          </w:tcPr>
          <w:p w14:paraId="60E6B7B0" w14:textId="1EA0662C" w:rsidR="00162A77" w:rsidRDefault="00475A0F" w:rsidP="00162A77">
            <w:pPr>
              <w:pStyle w:val="BodyText"/>
              <w:spacing w:before="0" w:after="0"/>
              <w:jc w:val="right"/>
            </w:pPr>
            <w:r>
              <w:t>+0.03</w:t>
            </w:r>
          </w:p>
        </w:tc>
        <w:tc>
          <w:tcPr>
            <w:tcW w:w="1185" w:type="dxa"/>
          </w:tcPr>
          <w:p w14:paraId="0E21C1D1" w14:textId="4688E00F" w:rsidR="00162A77" w:rsidRDefault="00475A0F" w:rsidP="00162A77">
            <w:pPr>
              <w:pStyle w:val="BodyText"/>
              <w:spacing w:before="0" w:after="0"/>
              <w:jc w:val="right"/>
            </w:pPr>
            <w:r>
              <w:t>–0.15</w:t>
            </w:r>
          </w:p>
        </w:tc>
      </w:tr>
      <w:tr w:rsidR="00475A0F" w:rsidRPr="00B561F4" w14:paraId="2080FE74" w14:textId="77777777" w:rsidTr="00995877">
        <w:trPr>
          <w:tblCellSpacing w:w="15" w:type="dxa"/>
        </w:trPr>
        <w:tc>
          <w:tcPr>
            <w:tcW w:w="1935" w:type="dxa"/>
          </w:tcPr>
          <w:p w14:paraId="239A16DE" w14:textId="5B6B95AE" w:rsidR="00475A0F" w:rsidRDefault="00475A0F" w:rsidP="00162A77">
            <w:pPr>
              <w:pStyle w:val="BodyText"/>
              <w:spacing w:before="0" w:after="0"/>
            </w:pPr>
            <w:r>
              <w:lastRenderedPageBreak/>
              <w:t>DIM, x=0.64</w:t>
            </w:r>
          </w:p>
        </w:tc>
        <w:tc>
          <w:tcPr>
            <w:tcW w:w="1200" w:type="dxa"/>
          </w:tcPr>
          <w:p w14:paraId="696C16B7" w14:textId="3D76F6E6" w:rsidR="00475A0F" w:rsidRDefault="00475A0F" w:rsidP="00162A77">
            <w:pPr>
              <w:pStyle w:val="BodyText"/>
              <w:spacing w:before="0" w:after="0"/>
              <w:jc w:val="right"/>
            </w:pPr>
            <w:r>
              <w:t>–0.77</w:t>
            </w:r>
          </w:p>
        </w:tc>
        <w:tc>
          <w:tcPr>
            <w:tcW w:w="1200" w:type="dxa"/>
          </w:tcPr>
          <w:p w14:paraId="72B0630A" w14:textId="3224F4AC" w:rsidR="00475A0F" w:rsidRDefault="00475A0F" w:rsidP="00162A77">
            <w:pPr>
              <w:pStyle w:val="BodyText"/>
              <w:spacing w:before="0" w:after="0"/>
              <w:jc w:val="right"/>
            </w:pPr>
            <w:r>
              <w:t>+3.08</w:t>
            </w:r>
          </w:p>
        </w:tc>
        <w:tc>
          <w:tcPr>
            <w:tcW w:w="1200" w:type="dxa"/>
          </w:tcPr>
          <w:p w14:paraId="73D45A6F" w14:textId="2700DADB" w:rsidR="00475A0F" w:rsidRDefault="00475A0F" w:rsidP="00162A77">
            <w:pPr>
              <w:pStyle w:val="BodyText"/>
              <w:spacing w:before="0" w:after="0"/>
              <w:jc w:val="right"/>
            </w:pPr>
            <w:r>
              <w:t>–6.88</w:t>
            </w:r>
          </w:p>
        </w:tc>
        <w:tc>
          <w:tcPr>
            <w:tcW w:w="1200" w:type="dxa"/>
          </w:tcPr>
          <w:p w14:paraId="349E526E" w14:textId="4B738A25" w:rsidR="00475A0F" w:rsidRDefault="00475A0F" w:rsidP="00162A77">
            <w:pPr>
              <w:pStyle w:val="BodyText"/>
              <w:spacing w:before="0" w:after="0"/>
              <w:jc w:val="right"/>
            </w:pPr>
            <w:r>
              <w:t>+1.42</w:t>
            </w:r>
          </w:p>
        </w:tc>
        <w:tc>
          <w:tcPr>
            <w:tcW w:w="1200" w:type="dxa"/>
          </w:tcPr>
          <w:p w14:paraId="38CD1469" w14:textId="5D1FFE44" w:rsidR="00475A0F" w:rsidRDefault="00475A0F" w:rsidP="00162A77">
            <w:pPr>
              <w:pStyle w:val="BodyText"/>
              <w:spacing w:before="0" w:after="0"/>
              <w:jc w:val="right"/>
            </w:pPr>
            <w:r>
              <w:t>-0.25</w:t>
            </w:r>
          </w:p>
        </w:tc>
        <w:tc>
          <w:tcPr>
            <w:tcW w:w="1185" w:type="dxa"/>
          </w:tcPr>
          <w:p w14:paraId="2E94E0CE" w14:textId="131DB4E2" w:rsidR="00475A0F" w:rsidRDefault="00475A0F" w:rsidP="00162A77">
            <w:pPr>
              <w:pStyle w:val="BodyText"/>
              <w:spacing w:before="0" w:after="0"/>
              <w:jc w:val="right"/>
            </w:pPr>
            <w:r>
              <w:t>+1.16</w:t>
            </w:r>
          </w:p>
        </w:tc>
      </w:tr>
    </w:tbl>
    <w:p w14:paraId="69BCF547" w14:textId="77777777" w:rsidR="00F2077C" w:rsidRDefault="00F2077C" w:rsidP="00F2077C">
      <w:pPr>
        <w:pStyle w:val="Heading2"/>
        <w:rPr>
          <w:rFonts w:eastAsiaTheme="minorEastAsia"/>
        </w:rPr>
      </w:pPr>
      <w:r>
        <w:rPr>
          <w:rFonts w:eastAsiaTheme="minorEastAsia"/>
        </w:rPr>
        <w:t>Mass flux and cloud albedo</w:t>
      </w:r>
    </w:p>
    <w:p w14:paraId="111A86E1" w14:textId="59374EDB" w:rsidR="00F2077C" w:rsidRDefault="00F2077C" w:rsidP="00F2077C">
      <w:pPr>
        <w:pStyle w:val="BodyText"/>
      </w:pPr>
      <w:r>
        <w:t>The cloud model generates cloud water and vertical velocity profiles for thousands of ~280x280 km</w:t>
      </w:r>
      <w:r>
        <w:rPr>
          <w:vertAlign w:val="superscript"/>
        </w:rPr>
        <w:t>2</w:t>
      </w:r>
      <w:r>
        <w:t xml:space="preserve"> GOES satellite reflectance scenes within </w:t>
      </w:r>
      <w:r>
        <w:rPr>
          <w:rFonts w:ascii="Aptos Narrow" w:hAnsi="Aptos Narrow"/>
        </w:rPr>
        <w:t>2020 Jan-Feb 12.5-16 °N, 60-49° W</w:t>
      </w:r>
      <w:r>
        <w:t xml:space="preserve">. The scene-mean mass flux binned as a function of reflectance and </w:t>
      </w:r>
      <w:r w:rsidR="00E558E9">
        <w:t xml:space="preserve">scene-mean </w:t>
      </w:r>
      <w:r>
        <w:t xml:space="preserve">albedo </w:t>
      </w:r>
      <w:r w:rsidR="00E558E9">
        <w:t xml:space="preserve">due to clouds </w:t>
      </w:r>
      <w:r>
        <w:t>(calculated as cloud albedo</w:t>
      </w:r>
      <w:r w:rsidR="00E558E9">
        <w:t>-</w:t>
      </w:r>
      <w:r>
        <w:t xml:space="preserve">weighted cloud fraction </w:t>
      </w:r>
      <m:oMath>
        <m:r>
          <w:rPr>
            <w:rFonts w:ascii="Cambria Math" w:hAnsi="Cambria Math"/>
          </w:rPr>
          <m:t>A</m:t>
        </m:r>
      </m:oMath>
      <w:r>
        <w:rPr>
          <w:rFonts w:eastAsiaTheme="minorEastAsia"/>
        </w:rPr>
        <w:t xml:space="preserve">) </w:t>
      </w:r>
      <w:r>
        <w:t xml:space="preserve">is shown in Fig. REFLMASSFL. The near proportionality of mass flux to cloud albedo suggests that clouds have a mean albedo-weighted in-cloud updraft velocity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oMath>
      <w:r>
        <w:rPr>
          <w:rFonts w:eastAsiaTheme="minorEastAsia"/>
        </w:rPr>
        <w:t xml:space="preserve"> </w:t>
      </w:r>
      <w:r>
        <w:t>67 cm s</w:t>
      </w:r>
      <w:r>
        <w:rPr>
          <w:vertAlign w:val="superscript"/>
        </w:rPr>
        <w:t>-1</w:t>
      </w:r>
      <w:r>
        <w:t xml:space="preserve">. This proportionality of cloud albedo to mass flux </w:t>
      </w:r>
      <m:oMath>
        <m:r>
          <w:rPr>
            <w:rFonts w:ascii="Cambria Math" w:hAnsi="Cambria Math"/>
          </w:rPr>
          <m:t>A∝M</m:t>
        </m:r>
      </m:oMath>
      <w:r>
        <w:rPr>
          <w:rFonts w:eastAsiaTheme="minorEastAsia"/>
        </w:rPr>
        <w:t xml:space="preserve"> </w:t>
      </w:r>
      <w:r>
        <w:t>is used to infer the proportional relationship between cloud albedo and mass flux.</w:t>
      </w:r>
      <w:r>
        <w:rPr>
          <w:rFonts w:ascii="Aptos" w:hAnsi="Aptos"/>
        </w:rPr>
        <w:t xml:space="preserve"> </w:t>
      </w:r>
      <w:commentRangeStart w:id="17"/>
      <w:commentRangeStart w:id="18"/>
      <w:r>
        <w:t xml:space="preserve">The slope </w:t>
      </w:r>
      <m:oMath>
        <m:r>
          <w:rPr>
            <w:rFonts w:ascii="Cambria Math" w:hAnsi="Cambria Math"/>
          </w:rPr>
          <m:t xml:space="preserve">dA/dM= </m:t>
        </m:r>
      </m:oMath>
      <w:r>
        <w:t>1.5 % [cm s</w:t>
      </w:r>
      <w:r>
        <w:rPr>
          <w:vertAlign w:val="superscript"/>
        </w:rPr>
        <w:t>–1</w:t>
      </w:r>
      <w:r>
        <w:t>]</w:t>
      </w:r>
      <w:r>
        <w:rPr>
          <w:vertAlign w:val="superscript"/>
        </w:rPr>
        <w:t>-1</w:t>
      </w:r>
      <w:r>
        <w:t xml:space="preserve"> is slightly lower than </w:t>
      </w:r>
      <m:oMath>
        <m:r>
          <w:rPr>
            <w:rFonts w:ascii="Cambria Math" w:hAnsi="Cambria Math"/>
          </w:rPr>
          <m:t>dC/dM</m:t>
        </m:r>
      </m:oMath>
      <w:r>
        <w:t xml:space="preserve"> observed by lidar and radar cloud fraction and mass flux from dropsonde circles in EUREC4A (2.4 - 4.0 % [cm s</w:t>
      </w:r>
      <w:r>
        <w:rPr>
          <w:vertAlign w:val="superscript"/>
        </w:rPr>
        <w:t>–1</w:t>
      </w:r>
      <w:r>
        <w:t>]</w:t>
      </w:r>
      <w:r>
        <w:rPr>
          <w:vertAlign w:val="superscript"/>
        </w:rPr>
        <w:t>-1</w:t>
      </w:r>
      <w:r>
        <w:t>; Vogel et al. 2022).</w:t>
      </w:r>
      <w:commentRangeEnd w:id="17"/>
      <w:r>
        <w:rPr>
          <w:rStyle w:val="CommentReference"/>
          <w:sz w:val="24"/>
          <w:szCs w:val="24"/>
        </w:rPr>
        <w:commentReference w:id="17"/>
      </w:r>
      <w:commentRangeEnd w:id="18"/>
      <w:r w:rsidR="00CE6009">
        <w:rPr>
          <w:rStyle w:val="CommentReference"/>
          <w:sz w:val="24"/>
          <w:szCs w:val="24"/>
        </w:rPr>
        <w:commentReference w:id="18"/>
      </w:r>
      <w:r>
        <w:t xml:space="preserve">  This is likely because the lidar-radar cloud fraction </w:t>
      </w:r>
      <m:oMath>
        <m:r>
          <w:rPr>
            <w:rFonts w:ascii="Cambria Math" w:hAnsi="Cambria Math"/>
          </w:rPr>
          <m:t xml:space="preserve">C </m:t>
        </m:r>
      </m:oMath>
      <w:r>
        <w:t xml:space="preserve">detects optically thinner clouds that are underestimated by the GOES albedo-weighted cloud fraction </w:t>
      </w:r>
      <m:oMath>
        <m:r>
          <w:rPr>
            <w:rFonts w:ascii="Cambria Math" w:hAnsi="Cambria Math"/>
          </w:rPr>
          <m:t>A</m:t>
        </m:r>
      </m:oMath>
      <w:r>
        <w:t>. O</w:t>
      </w:r>
      <w:commentRangeStart w:id="19"/>
      <w:commentRangeStart w:id="20"/>
      <w:r>
        <w:t>nly about half (</w:t>
      </w:r>
      <w:r>
        <w:rPr>
          <w:i/>
          <w:iCs/>
        </w:rPr>
        <w:t>r</w:t>
      </w:r>
      <w:r>
        <w:rPr>
          <w:vertAlign w:val="superscript"/>
        </w:rPr>
        <w:t>2</w:t>
      </w:r>
      <w:r>
        <w:t xml:space="preserve"> = 0.52) of the mass flux variance </w:t>
      </w:r>
      <w:r w:rsidR="002A5FF9">
        <w:t xml:space="preserve">observed in the field </w:t>
      </w:r>
      <w:r>
        <w:t>is correlated with the clouds</w:t>
      </w:r>
      <w:commentRangeEnd w:id="19"/>
      <w:r>
        <w:rPr>
          <w:rStyle w:val="CommentReference"/>
          <w:sz w:val="24"/>
          <w:szCs w:val="24"/>
        </w:rPr>
        <w:commentReference w:id="19"/>
      </w:r>
      <w:commentRangeEnd w:id="20"/>
      <w:r w:rsidR="007004E7">
        <w:rPr>
          <w:rStyle w:val="CommentReference"/>
          <w:sz w:val="24"/>
          <w:szCs w:val="24"/>
        </w:rPr>
        <w:commentReference w:id="20"/>
      </w:r>
      <w:r>
        <w:t>, additionally increasing the observ</w:t>
      </w:r>
      <w:r w:rsidR="002A5FF9">
        <w:t>ed</w:t>
      </w:r>
      <w:r>
        <w:t xml:space="preserve"> </w:t>
      </w:r>
      <m:oMath>
        <m:r>
          <w:rPr>
            <w:rFonts w:ascii="Cambria Math" w:hAnsi="Cambria Math"/>
          </w:rPr>
          <m:t>dC/dM</m:t>
        </m:r>
      </m:oMath>
      <w:r>
        <w:rPr>
          <w:rFonts w:eastAsiaTheme="minorEastAsia"/>
        </w:rPr>
        <w:t xml:space="preserve"> estimate compared to the </w:t>
      </w:r>
      <w:r w:rsidR="002A5FF9">
        <w:rPr>
          <w:rFonts w:eastAsiaTheme="minorEastAsia"/>
        </w:rPr>
        <w:t xml:space="preserve">modeled </w:t>
      </w:r>
      <w:r>
        <w:rPr>
          <w:rFonts w:eastAsiaTheme="minorEastAsia"/>
        </w:rPr>
        <w:t>mass flux.</w:t>
      </w:r>
    </w:p>
    <w:p w14:paraId="41B5104C" w14:textId="4B5CEA15" w:rsidR="00F2077C" w:rsidRPr="00F660FA" w:rsidRDefault="00F2077C" w:rsidP="00F2077C">
      <w:pPr>
        <w:pStyle w:val="BodyText"/>
        <w:rPr>
          <w:rFonts w:eastAsiaTheme="minorEastAsia"/>
        </w:rPr>
      </w:pPr>
      <w:r>
        <w:rPr>
          <w:rFonts w:eastAsiaTheme="minorEastAsia"/>
        </w:rPr>
        <w:t xml:space="preserve">The modeled mass flux increases slightly for scenes with brighter albedo </w:t>
      </w:r>
      <m:oMath>
        <m:r>
          <w:rPr>
            <w:rFonts w:ascii="Cambria Math" w:eastAsiaTheme="minorEastAsia" w:hAnsi="Cambria Math"/>
          </w:rPr>
          <m:t>A</m:t>
        </m:r>
      </m:oMath>
      <w:r>
        <w:rPr>
          <w:rFonts w:eastAsiaTheme="minorEastAsia"/>
        </w:rPr>
        <w:t xml:space="preserve"> due to clouds, implying in-cloud updraft velocity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r>
          <w:rPr>
            <w:rFonts w:ascii="Cambria Math" w:hAnsi="Cambria Math"/>
          </w:rPr>
          <m:t>dM</m:t>
        </m:r>
        <m:r>
          <w:rPr>
            <w:rFonts w:ascii="Cambria Math" w:eastAsiaTheme="minorEastAsia" w:hAnsi="Cambria Math"/>
          </w:rPr>
          <m:t>/dA=0.54+1.2A</m:t>
        </m:r>
      </m:oMath>
      <w:r>
        <w:rPr>
          <w:rFonts w:eastAsiaTheme="minorEastAsia"/>
        </w:rPr>
        <w:t xml:space="preserve">, increases with </w:t>
      </w:r>
      <m:oMath>
        <m:r>
          <w:rPr>
            <w:rFonts w:ascii="Cambria Math" w:eastAsiaTheme="minorEastAsia" w:hAnsi="Cambria Math"/>
          </w:rPr>
          <m:t>A</m:t>
        </m:r>
      </m:oMath>
      <w:r>
        <w:rPr>
          <w:rFonts w:eastAsiaTheme="minorEastAsia"/>
        </w:rPr>
        <w:t xml:space="preserve">. Greater mesoscale clustering of nearer, larger, and deeper clouds for higher scene-mean albedo might explain the increasing in-cloud vertical velocity. The mass flux model and JOANNE observations describe shallow cumulus clouds modulated by mass flux </w:t>
      </w:r>
      <m:oMath>
        <m:r>
          <w:rPr>
            <w:rFonts w:ascii="Cambria Math" w:eastAsiaTheme="minorEastAsia" w:hAnsi="Cambria Math"/>
          </w:rPr>
          <m:t>M</m:t>
        </m:r>
      </m:oMath>
      <w:r>
        <w:rPr>
          <w:rFonts w:eastAsiaTheme="minorEastAsia"/>
        </w:rPr>
        <w:t>. Stratocumulus clouds, coupled to subcloud turbulence, are</w:t>
      </w:r>
      <w:commentRangeStart w:id="21"/>
      <w:r>
        <w:rPr>
          <w:rFonts w:eastAsiaTheme="minorEastAsia"/>
        </w:rPr>
        <w:t xml:space="preserve"> not expected to be correlated to the mass flux.</w:t>
      </w:r>
      <w:commentRangeEnd w:id="21"/>
      <w:r w:rsidRPr="00F660FA">
        <w:rPr>
          <w:rStyle w:val="CommentReference"/>
          <w:rFonts w:eastAsiaTheme="minorEastAsia"/>
          <w:sz w:val="24"/>
          <w:szCs w:val="24"/>
        </w:rPr>
        <w:commentReference w:id="21"/>
      </w:r>
    </w:p>
    <w:p w14:paraId="5A3F140A" w14:textId="77777777" w:rsidR="00F2077C" w:rsidRDefault="00F2077C" w:rsidP="00F2077C">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6E45698B" wp14:editId="77EEE8B0">
            <wp:extent cx="3322921" cy="2631302"/>
            <wp:effectExtent l="0" t="0" r="5080" b="0"/>
            <wp:doc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pic:cNvPicPr/>
                  </pic:nvPicPr>
                  <pic:blipFill rotWithShape="1">
                    <a:blip r:embed="rId12"/>
                    <a:srcRect l="1070" t="1686" r="43010" b="42509"/>
                    <a:stretch>
                      <a:fillRect/>
                    </a:stretch>
                  </pic:blipFill>
                  <pic:spPr bwMode="auto">
                    <a:xfrm>
                      <a:off x="0" y="0"/>
                      <a:ext cx="3323632" cy="2631865"/>
                    </a:xfrm>
                    <a:prstGeom prst="rect">
                      <a:avLst/>
                    </a:prstGeom>
                    <a:ln>
                      <a:noFill/>
                    </a:ln>
                    <a:extLst>
                      <a:ext uri="{53640926-AAD7-44D8-BBD7-CCE9431645EC}">
                        <a14:shadowObscured xmlns:a14="http://schemas.microsoft.com/office/drawing/2010/main"/>
                      </a:ext>
                    </a:extLst>
                  </pic:spPr>
                </pic:pic>
              </a:graphicData>
            </a:graphic>
          </wp:inline>
        </w:drawing>
      </w:r>
    </w:p>
    <w:p w14:paraId="40F0BB12" w14:textId="27F68F57" w:rsidR="00F2077C" w:rsidRPr="007142CE" w:rsidRDefault="00F2077C" w:rsidP="00F2077C">
      <w:pPr>
        <w:pStyle w:val="BodyText"/>
        <w:rPr>
          <w:rFonts w:ascii="Times New Roman" w:eastAsiaTheme="minorEastAsia" w:hAnsi="Times New Roman" w:cs="Times New Roman"/>
        </w:rPr>
      </w:pPr>
      <w:commentRangeStart w:id="22"/>
      <w:commentRangeStart w:id="23"/>
      <w:r>
        <w:rPr>
          <w:rFonts w:ascii="Aptos Narrow" w:eastAsiaTheme="minorEastAsia" w:hAnsi="Aptos Narrow" w:cs="Times New Roman"/>
        </w:rPr>
        <w:t>Figure REFLMASSFL.</w:t>
      </w:r>
      <w:commentRangeEnd w:id="22"/>
      <w:r>
        <w:rPr>
          <w:rStyle w:val="CommentReference"/>
          <w:rFonts w:ascii="Aptos Narrow" w:eastAsiaTheme="minorEastAsia" w:hAnsi="Aptos Narrow" w:cs="Times New Roman"/>
          <w:sz w:val="24"/>
          <w:szCs w:val="24"/>
        </w:rPr>
        <w:commentReference w:id="22"/>
      </w:r>
      <w:commentRangeEnd w:id="23"/>
      <w:r w:rsidR="008E6442">
        <w:rPr>
          <w:rStyle w:val="CommentReference"/>
          <w:rFonts w:ascii="Aptos Narrow" w:eastAsiaTheme="minorEastAsia" w:hAnsi="Aptos Narrow" w:cs="Times New Roman"/>
          <w:sz w:val="24"/>
          <w:szCs w:val="24"/>
        </w:rPr>
        <w:commentReference w:id="23"/>
      </w:r>
      <w:r>
        <w:rPr>
          <w:rFonts w:ascii="Aptos Narrow" w:eastAsiaTheme="minorEastAsia" w:hAnsi="Aptos Narrow" w:cs="Times New Roman"/>
        </w:rPr>
        <w:t xml:space="preserve"> Modeled cloud base (700 m) mass flux for 21 044 (128x128 pixel </w:t>
      </w:r>
      <m:oMath>
        <m:r>
          <w:rPr>
            <w:rFonts w:ascii="Cambria Math" w:eastAsiaTheme="minorEastAsia" w:hAnsi="Cambria Math" w:cs="Times New Roman"/>
          </w:rPr>
          <m:t>≈</m:t>
        </m:r>
      </m:oMath>
      <w:r>
        <w:rPr>
          <w:rFonts w:ascii="Aptos Narrow" w:eastAsiaTheme="minorEastAsia" w:hAnsi="Aptos Narrow" w:cs="Times New Roman"/>
        </w:rPr>
        <w:t xml:space="preserve"> 280x280 km</w:t>
      </w:r>
      <w:r>
        <w:rPr>
          <w:rFonts w:ascii="Aptos Narrow" w:eastAsiaTheme="minorEastAsia" w:hAnsi="Aptos Narrow" w:cs="Times New Roman"/>
          <w:vertAlign w:val="superscript"/>
        </w:rPr>
        <w:t>–2</w:t>
      </w:r>
      <w:r>
        <w:rPr>
          <w:rFonts w:ascii="Aptos Narrow" w:eastAsiaTheme="minorEastAsia" w:hAnsi="Aptos Narrow" w:cs="Times New Roman"/>
        </w:rPr>
        <w:t xml:space="preserve">) </w:t>
      </w:r>
      <w:r>
        <w:rPr>
          <w:rFonts w:ascii="Aptos Narrow" w:hAnsi="Aptos Narrow"/>
        </w:rPr>
        <w:t>Jan 15 – Feb 19 12.5-16 °N, 60-49 ° W</w:t>
      </w:r>
      <w:r>
        <w:rPr>
          <w:rFonts w:ascii="Aptos Narrow" w:eastAsiaTheme="minorEastAsia" w:hAnsi="Aptos Narrow" w:cs="Times New Roman"/>
        </w:rPr>
        <w:t xml:space="preserve"> GOES scenes averaged in 0.025 bins of mean albedo </w:t>
      </w:r>
      <w:r w:rsidR="00573F78">
        <w:rPr>
          <w:rFonts w:ascii="Aptos Narrow" w:eastAsiaTheme="minorEastAsia" w:hAnsi="Aptos Narrow" w:cs="Times New Roman"/>
        </w:rPr>
        <w:t xml:space="preserve">due to clouds </w:t>
      </w:r>
      <m:oMath>
        <m:r>
          <w:rPr>
            <w:rFonts w:ascii="Cambria Math" w:eastAsiaTheme="minorEastAsia" w:hAnsi="Cambria Math" w:cs="Times New Roman"/>
          </w:rPr>
          <m:t>A</m:t>
        </m:r>
      </m:oMath>
      <w:r w:rsidR="00573F78">
        <w:rPr>
          <w:rFonts w:ascii="Aptos Narrow" w:eastAsiaTheme="minorEastAsia" w:hAnsi="Aptos Narrow" w:cs="Times New Roman"/>
        </w:rPr>
        <w:t xml:space="preserve"> </w:t>
      </w:r>
      <w:r>
        <w:rPr>
          <w:rFonts w:ascii="Aptos Narrow" w:eastAsiaTheme="minorEastAsia" w:hAnsi="Aptos Narrow" w:cs="Times New Roman"/>
        </w:rPr>
        <w:t xml:space="preserve">(blue) and mean reflectance (orange). </w:t>
      </w:r>
      <w:r w:rsidR="002A5FF9">
        <w:rPr>
          <w:rFonts w:ascii="Aptos Narrow" w:eastAsiaTheme="minorEastAsia" w:hAnsi="Aptos Narrow" w:cs="Times New Roman"/>
        </w:rPr>
        <w:t>Linear fit (black) with</w:t>
      </w:r>
      <w:r>
        <w:rPr>
          <w:rFonts w:ascii="Aptos Narrow" w:eastAsiaTheme="minorEastAsia" w:hAnsi="Aptos Narrow" w:cs="Times New Roman"/>
        </w:rPr>
        <w:t xml:space="preserve"> slope of </w:t>
      </w:r>
      <m:oMath>
        <m:r>
          <w:rPr>
            <w:rFonts w:ascii="Cambria Math" w:eastAsiaTheme="minorEastAsia" w:hAnsi="Cambria Math" w:cs="Times New Roman"/>
          </w:rPr>
          <m:t xml:space="preserve">dM/dA </m:t>
        </m:r>
      </m:oMath>
      <w:r>
        <w:rPr>
          <w:rFonts w:ascii="Aptos Narrow" w:eastAsiaTheme="minorEastAsia" w:hAnsi="Aptos Narrow" w:cs="Times New Roman"/>
        </w:rPr>
        <w:t xml:space="preserve">= </w:t>
      </w:r>
      <w:r>
        <w:rPr>
          <w:rFonts w:ascii="Aptos Narrow" w:eastAsiaTheme="minorEastAsia" w:hAnsi="Aptos Narrow" w:cs="Times New Roman"/>
        </w:rPr>
        <w:lastRenderedPageBreak/>
        <w:t>0.67 cm s</w:t>
      </w:r>
      <w:r>
        <w:rPr>
          <w:rFonts w:ascii="Aptos Narrow" w:eastAsiaTheme="minorEastAsia" w:hAnsi="Aptos Narrow" w:cs="Times New Roman"/>
          <w:vertAlign w:val="superscript"/>
        </w:rPr>
        <w:t>–1</w:t>
      </w:r>
      <w:r>
        <w:rPr>
          <w:rFonts w:ascii="Aptos Narrow" w:eastAsiaTheme="minorEastAsia" w:hAnsi="Aptos Narrow" w:cs="Times New Roman"/>
        </w:rPr>
        <w:t xml:space="preserve"> %</w:t>
      </w:r>
      <w:r>
        <w:rPr>
          <w:rFonts w:ascii="Aptos Narrow" w:eastAsiaTheme="minorEastAsia" w:hAnsi="Aptos Narrow" w:cs="Times New Roman"/>
          <w:vertAlign w:val="superscript"/>
        </w:rPr>
        <w:t>–1</w:t>
      </w:r>
      <w:r w:rsidR="002A5FF9">
        <w:rPr>
          <w:rFonts w:ascii="Aptos Narrow" w:eastAsiaTheme="minorEastAsia" w:hAnsi="Aptos Narrow" w:cs="Times New Roman"/>
        </w:rPr>
        <w:t xml:space="preserve"> = 0.67 m s</w:t>
      </w:r>
      <w:r w:rsidR="002A5FF9">
        <w:rPr>
          <w:rFonts w:ascii="Aptos Narrow" w:eastAsiaTheme="minorEastAsia" w:hAnsi="Aptos Narrow" w:cs="Times New Roman"/>
          <w:vertAlign w:val="superscript"/>
        </w:rPr>
        <w:t>-1</w:t>
      </w:r>
      <w:r w:rsidR="002A5FF9">
        <w:rPr>
          <w:rFonts w:ascii="Aptos Narrow" w:eastAsiaTheme="minorEastAsia" w:hAnsi="Aptos Narrow" w:cs="Times New Roman"/>
        </w:rPr>
        <w:t>.</w:t>
      </w:r>
      <w:r>
        <w:rPr>
          <w:rFonts w:ascii="Aptos Narrow" w:eastAsiaTheme="minorEastAsia" w:hAnsi="Aptos Narrow" w:cs="Times New Roman"/>
        </w:rPr>
        <w:t xml:space="preserve">  </w:t>
      </w:r>
      <w:r w:rsidR="002A5FF9">
        <w:rPr>
          <w:rFonts w:eastAsiaTheme="minorEastAsia"/>
        </w:rPr>
        <w:t>Q</w:t>
      </w:r>
      <w:r>
        <w:rPr>
          <w:rFonts w:eastAsiaTheme="minorEastAsia"/>
        </w:rPr>
        <w:t xml:space="preserve">uadratic fit </w:t>
      </w:r>
      <w:r w:rsidR="002A5FF9">
        <w:rPr>
          <w:rFonts w:eastAsiaTheme="minorEastAsia"/>
        </w:rPr>
        <w:t xml:space="preserve">(dashed) </w:t>
      </w:r>
      <w:r>
        <w:rPr>
          <w:rFonts w:eastAsiaTheme="minorEastAsia"/>
        </w:rPr>
        <w:t xml:space="preserve">shows </w:t>
      </w:r>
      <m:oMath>
        <m:r>
          <w:rPr>
            <w:rFonts w:ascii="Cambria Math" w:eastAsiaTheme="minorEastAsia" w:hAnsi="Cambria Math"/>
          </w:rPr>
          <m:t>dM/dA</m:t>
        </m:r>
      </m:oMath>
      <w:r w:rsidR="002A5FF9">
        <w:rPr>
          <w:rFonts w:eastAsiaTheme="minorEastAsia"/>
        </w:rPr>
        <w:t xml:space="preserve"> increases with </w:t>
      </w:r>
      <m:oMath>
        <m:r>
          <w:rPr>
            <w:rFonts w:ascii="Cambria Math" w:eastAsiaTheme="minorEastAsia" w:hAnsi="Cambria Math"/>
          </w:rPr>
          <m:t>A</m:t>
        </m:r>
      </m:oMath>
      <w:r>
        <w:rPr>
          <w:rFonts w:eastAsiaTheme="minorEastAsia"/>
        </w:rPr>
        <w:t>.</w:t>
      </w:r>
      <w:r>
        <w:rPr>
          <w:rFonts w:ascii="Times New Roman" w:eastAsiaTheme="minorEastAsia" w:hAnsi="Times New Roman" w:cs="Times New Roman"/>
        </w:rPr>
        <w:t xml:space="preserve"> </w:t>
      </w:r>
      <w:r>
        <w:rPr>
          <w:rFonts w:ascii="Aptos Narrow" w:eastAsiaTheme="minorEastAsia" w:hAnsi="Aptos Narrow" w:cs="Times New Roman"/>
        </w:rPr>
        <w:t xml:space="preserve">Thin lines show relative number of scenes per bin. Clouds above 4 km are excluded. </w:t>
      </w:r>
      <w:r w:rsidRPr="009F3AC1">
        <w:rPr>
          <w:rFonts w:ascii="ComicShannsMono Nerd Font" w:eastAsiaTheme="minorEastAsia" w:hAnsi="ComicShannsMono Nerd Font" w:cs="Times New Roman"/>
        </w:rPr>
        <w:t xml:space="preserve">[ATOMIC_GOES/julia/make_cth_albedo_histogram.jl </w:t>
      </w:r>
      <w:r w:rsidRPr="009F3AC1">
        <w:rPr>
          <w:rFonts w:ascii="ComicShannsMono Nerd Font" w:eastAsiaTheme="minorEastAsia" w:hAnsi="ComicShannsMono Nerd Font" w:cs="Times New Roman"/>
        </w:rPr>
        <w:sym w:font="Wingdings" w:char="F0E0"/>
      </w:r>
      <w:r w:rsidRPr="009F3AC1">
        <w:rPr>
          <w:rFonts w:ascii="ComicShannsMono Nerd Font" w:eastAsiaTheme="minorEastAsia" w:hAnsi="ComicShannsMono Nerd Font" w:cs="Times New Roman"/>
        </w:rPr>
        <w:t xml:space="preserve"> </w:t>
      </w:r>
      <w:r w:rsidRPr="009F3AC1">
        <w:rPr>
          <w:rFonts w:ascii="ComicShannsMono Nerd Font" w:eastAsiaTheme="minorEastAsia" w:hAnsi="ComicShannsMono Nerd Font" w:cs="Times New Roman"/>
        </w:rPr>
        <w:br/>
        <w:t>ATOMIC_GOES/julia/mass_flux_by_refl_albedo.pn</w:t>
      </w:r>
      <w:r w:rsidR="00573F78">
        <w:rPr>
          <w:rFonts w:ascii="ComicShannsMono Nerd Font" w:eastAsiaTheme="minorEastAsia" w:hAnsi="ComicShannsMono Nerd Font" w:cs="Times New Roman"/>
        </w:rPr>
        <w:t>g</w:t>
      </w:r>
      <w:r w:rsidRPr="009F3AC1">
        <w:rPr>
          <w:rFonts w:ascii="ComicShannsMono Nerd Font" w:eastAsiaTheme="minorEastAsia" w:hAnsi="ComicShannsMono Nerd Font" w:cs="Times New Roman"/>
        </w:rPr>
        <w:t>]</w:t>
      </w:r>
    </w:p>
    <w:p w14:paraId="0ADF0070" w14:textId="17880DA0" w:rsidR="002639C0" w:rsidRDefault="00505F38" w:rsidP="002639C0">
      <w:pPr>
        <w:pStyle w:val="Heading2"/>
      </w:pPr>
      <w:r>
        <w:t>Cloud-base</w:t>
      </w:r>
      <w:r w:rsidR="002639C0">
        <w:t xml:space="preserve"> cloud</w:t>
      </w:r>
      <w:r>
        <w:t xml:space="preserve"> fraction</w:t>
      </w:r>
    </w:p>
    <w:p w14:paraId="7100A019" w14:textId="065CA134" w:rsidR="00CC4234" w:rsidRPr="00C157EF" w:rsidRDefault="00B16BCD" w:rsidP="00CC4234">
      <w:pPr>
        <w:spacing w:line="240" w:lineRule="auto"/>
      </w:pPr>
      <w:r>
        <w:t xml:space="preserve">Climate feedbacks depend on changes in clouds found in a transition layer near the shallow cumulus cloud base, where they are directly </w:t>
      </w:r>
      <w:r w:rsidR="00CC4234">
        <w:t xml:space="preserve">coupled to the subcloud </w:t>
      </w:r>
      <w:r>
        <w:t>turbulence and moisture</w:t>
      </w:r>
      <w:r w:rsidR="00CC4234">
        <w:t xml:space="preserve"> (Albright</w:t>
      </w:r>
      <w:r w:rsidR="00505F38">
        <w:t>,</w:t>
      </w:r>
      <w:r w:rsidR="00CC4234">
        <w:t xml:space="preserve"> et al. 2023). </w:t>
      </w:r>
      <w:r>
        <w:t>The</w:t>
      </w:r>
      <w:r w:rsidR="00505F38">
        <w:t>se</w:t>
      </w:r>
      <w:r>
        <w:t xml:space="preserve"> </w:t>
      </w:r>
      <w:r>
        <w:rPr>
          <w:rFonts w:ascii="Aptos" w:hAnsi="Aptos"/>
        </w:rPr>
        <w:t xml:space="preserve">cloud-base clouds are modeled from the distribution </w:t>
      </w:r>
      <w:r w:rsidR="00505F38">
        <w:rPr>
          <w:rFonts w:ascii="Aptos" w:hAnsi="Aptos"/>
        </w:rPr>
        <w:t xml:space="preserve">of </w:t>
      </w:r>
      <w:r>
        <w:rPr>
          <w:rFonts w:ascii="Aptos" w:hAnsi="Aptos"/>
        </w:rPr>
        <w:t xml:space="preserve">subcloud relative humidity fluctuations produced and dissipated by turbulence (Methods: LCL clouds). </w:t>
      </w:r>
      <w:r w:rsidR="00505F38">
        <w:t>Cloud-base c</w:t>
      </w:r>
      <w:commentRangeStart w:id="24"/>
      <w:commentRangeStart w:id="25"/>
      <w:r w:rsidR="00CC4234">
        <w:t>loud fraction change</w:t>
      </w:r>
      <w:r w:rsidR="00505F38">
        <w:t xml:space="preserve">s </w:t>
      </w:r>
      <m:oMath>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eastAsiaTheme="minorEastAsia" w:hAnsi="Cambria Math"/>
          </w:rPr>
          <m:t>=</m:t>
        </m:r>
      </m:oMath>
      <w:r w:rsidR="00505F38">
        <w:t xml:space="preserve"> </w:t>
      </w:r>
      <w:r>
        <w:rPr>
          <w:rFonts w:ascii="Aptos" w:hAnsi="Aptos"/>
        </w:rPr>
        <w:t>±8% K</w:t>
      </w:r>
      <w:r>
        <w:rPr>
          <w:rFonts w:ascii="Aptos" w:hAnsi="Aptos"/>
          <w:vertAlign w:val="superscript"/>
        </w:rPr>
        <w:t>–1</w:t>
      </w:r>
      <w:r w:rsidR="00CC4234">
        <w:t xml:space="preserve">  from </w:t>
      </w:r>
      <w:r w:rsidR="00991E63">
        <w:t>sub</w:t>
      </w:r>
      <w:r w:rsidR="00D25D6D">
        <w:t>-</w:t>
      </w:r>
      <w:r w:rsidR="00991E63">
        <w:t xml:space="preserve">cloud turbulent fluctuations of </w:t>
      </w:r>
      <w:r>
        <w:t xml:space="preserve">surface </w:t>
      </w:r>
      <w:r w:rsidR="00CC4234">
        <w:t xml:space="preserve">relative humidity (RH) and turbulent moisture fluxes. </w:t>
      </w:r>
      <w:commentRangeEnd w:id="24"/>
      <w:r w:rsidR="00CC4234">
        <w:rPr>
          <w:rStyle w:val="CommentReference"/>
          <w:sz w:val="24"/>
          <w:szCs w:val="24"/>
        </w:rPr>
        <w:commentReference w:id="24"/>
      </w:r>
      <w:commentRangeEnd w:id="25"/>
      <w:r w:rsidR="009E2431">
        <w:rPr>
          <w:rStyle w:val="CommentReference"/>
          <w:sz w:val="24"/>
          <w:szCs w:val="24"/>
        </w:rPr>
        <w:commentReference w:id="25"/>
      </w:r>
      <w:r w:rsidR="00D25D6D">
        <w:t>The changes in cloud base clouds are</w:t>
      </w:r>
      <w:r w:rsidR="00CC4234">
        <w:t xml:space="preserve"> used to estimate uncertainty of the </w:t>
      </w:r>
      <w:r>
        <w:t>total</w:t>
      </w:r>
      <w:r w:rsidR="00CC4234">
        <w:t xml:space="preserve"> shallow cloud feedback.</w:t>
      </w:r>
    </w:p>
    <w:p w14:paraId="1FFB370B" w14:textId="02BEEDDB" w:rsidR="002E1EF4" w:rsidRDefault="00505F38" w:rsidP="00757C03">
      <w:pPr>
        <w:pStyle w:val="BodyText"/>
        <w:rPr>
          <w:rFonts w:ascii="Aptos" w:hAnsi="Aptos"/>
        </w:rPr>
      </w:pPr>
      <w:r>
        <w:rPr>
          <w:rFonts w:ascii="Aptos" w:hAnsi="Aptos"/>
        </w:rPr>
        <w:t>Surface evaporation is assumed to increase +2% K</w:t>
      </w:r>
      <w:r>
        <w:rPr>
          <w:rFonts w:ascii="Aptos" w:hAnsi="Aptos"/>
          <w:vertAlign w:val="superscript"/>
        </w:rPr>
        <w:t>–1</w:t>
      </w:r>
      <w:r>
        <w:rPr>
          <w:rFonts w:ascii="Aptos" w:hAnsi="Aptos"/>
        </w:rPr>
        <w:t xml:space="preserve"> (Richter and Xie, 2008; Lorenz et al. 2010), in proportion to precipitation</w:t>
      </w:r>
      <w:r w:rsidR="00880787">
        <w:rPr>
          <w:rFonts w:ascii="Aptos" w:hAnsi="Aptos"/>
        </w:rPr>
        <w:t>, due to a combination of increasing relative humidity and decreasing wind speed with temperature.</w:t>
      </w:r>
      <w:r>
        <w:rPr>
          <w:rFonts w:ascii="Aptos" w:hAnsi="Aptos"/>
        </w:rPr>
        <w:t xml:space="preserve"> </w:t>
      </w:r>
      <w:r w:rsidR="002E1EF4">
        <w:rPr>
          <w:rFonts w:ascii="Aptos" w:hAnsi="Aptos"/>
        </w:rPr>
        <w:t xml:space="preserve">The </w:t>
      </w:r>
      <w:r w:rsidR="00F83FA7">
        <w:rPr>
          <w:rFonts w:ascii="Aptos" w:hAnsi="Aptos"/>
        </w:rPr>
        <w:t xml:space="preserve">cloud-base </w:t>
      </w:r>
      <w:r w:rsidR="002E1EF4">
        <w:rPr>
          <w:rFonts w:ascii="Aptos" w:hAnsi="Aptos"/>
        </w:rPr>
        <w:t xml:space="preserve">cloud </w:t>
      </w:r>
      <w:r w:rsidR="00F83FA7">
        <w:rPr>
          <w:rFonts w:ascii="Aptos" w:hAnsi="Aptos"/>
        </w:rPr>
        <w:t>fraction</w:t>
      </w:r>
      <w:r w:rsidR="00991E63">
        <w:rPr>
          <w:rFonts w:ascii="Aptos" w:hAnsi="Aptos"/>
        </w:rPr>
        <w:t xml:space="preserve"> changes proportional to a power of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/E)</m:t>
            </m:r>
          </m:e>
        </m:func>
        <m:r>
          <w:rPr>
            <w:rFonts w:ascii="Cambria Math" w:hAnsi="Cambria Math"/>
          </w:rPr>
          <m:t>/dT</m:t>
        </m:r>
        <m:r>
          <w:rPr>
            <w:rFonts w:ascii="Cambria Math" w:eastAsiaTheme="minorEastAsia" w:hAnsi="Cambria Math"/>
          </w:rPr>
          <m:t>=5%</m:t>
        </m:r>
      </m:oMath>
      <w:r w:rsidR="00991E63">
        <w:rPr>
          <w:rFonts w:ascii="Aptos" w:eastAsiaTheme="minorEastAsia" w:hAnsi="Aptos"/>
        </w:rPr>
        <w:t xml:space="preserve"> K</w:t>
      </w:r>
      <w:r w:rsidR="00991E63">
        <w:rPr>
          <w:rFonts w:ascii="Aptos" w:hAnsi="Aptos"/>
          <w:vertAlign w:val="superscript"/>
        </w:rPr>
        <w:t>–1</w:t>
      </w:r>
      <w:r w:rsidR="00991E63">
        <w:rPr>
          <w:rFonts w:ascii="Aptos" w:eastAsiaTheme="minorEastAsia" w:hAnsi="Aptos"/>
        </w:rPr>
        <w:t>. The power depends on change of the surface relative humidity, and ratio of the cloud base saturation deficit to the surface saturation deficit</w:t>
      </w:r>
      <w:r w:rsidR="000712D3">
        <w:rPr>
          <w:rFonts w:ascii="Aptos" w:hAnsi="Aptos"/>
        </w:rPr>
        <w:t xml:space="preserve">. </w:t>
      </w:r>
      <w:r w:rsidR="00B16BCD">
        <w:rPr>
          <w:rFonts w:ascii="Aptos" w:hAnsi="Aptos"/>
        </w:rPr>
        <w:t>C</w:t>
      </w:r>
      <w:r w:rsidR="000712D3">
        <w:rPr>
          <w:rFonts w:ascii="Aptos" w:hAnsi="Aptos"/>
        </w:rPr>
        <w:t>louds</w:t>
      </w:r>
      <w:r w:rsidR="00524AC1">
        <w:rPr>
          <w:rFonts w:ascii="Aptos" w:hAnsi="Aptos"/>
        </w:rPr>
        <w:t xml:space="preserve"> </w:t>
      </w:r>
      <w:r w:rsidR="000712D3">
        <w:rPr>
          <w:rFonts w:ascii="Aptos" w:hAnsi="Aptos"/>
        </w:rPr>
        <w:t xml:space="preserve">decrease </w:t>
      </w:r>
      <w:r w:rsidR="00991E63">
        <w:rPr>
          <w:rFonts w:ascii="Aptos" w:hAnsi="Aptos"/>
        </w:rPr>
        <w:t xml:space="preserve">–8% </w:t>
      </w:r>
      <w:r w:rsidR="002E1EF4">
        <w:rPr>
          <w:rFonts w:ascii="Aptos" w:hAnsi="Aptos"/>
        </w:rPr>
        <w:t xml:space="preserve">when </w:t>
      </w:r>
      <w:r w:rsidR="000712D3">
        <w:rPr>
          <w:rFonts w:ascii="Aptos" w:hAnsi="Aptos"/>
        </w:rPr>
        <w:t xml:space="preserve">the </w:t>
      </w:r>
      <w:r w:rsidR="00F83FA7">
        <w:rPr>
          <w:rFonts w:ascii="Aptos" w:hAnsi="Aptos"/>
        </w:rPr>
        <w:t>cloud-base saturation deficit</w:t>
      </w:r>
      <w:r w:rsidR="000712D3">
        <w:rPr>
          <w:rFonts w:ascii="Aptos" w:hAnsi="Aptos"/>
        </w:rPr>
        <w:t xml:space="preserve"> is </w:t>
      </w:r>
      <w:r w:rsidR="00296A47">
        <w:rPr>
          <w:rFonts w:ascii="Aptos" w:hAnsi="Aptos"/>
        </w:rPr>
        <w:t>invariant</w:t>
      </w:r>
      <w:r w:rsidR="000712D3">
        <w:rPr>
          <w:rFonts w:ascii="Aptos" w:hAnsi="Aptos"/>
        </w:rPr>
        <w:t xml:space="preserve"> and </w:t>
      </w:r>
      <w:r w:rsidR="00296A47">
        <w:rPr>
          <w:rFonts w:ascii="Aptos" w:hAnsi="Aptos"/>
        </w:rPr>
        <w:t xml:space="preserve">clouds </w:t>
      </w:r>
      <w:r w:rsidR="000712D3">
        <w:rPr>
          <w:rFonts w:ascii="Aptos" w:hAnsi="Aptos"/>
        </w:rPr>
        <w:t xml:space="preserve">increase </w:t>
      </w:r>
      <w:r w:rsidR="00991E63">
        <w:rPr>
          <w:rFonts w:ascii="Aptos" w:hAnsi="Aptos"/>
        </w:rPr>
        <w:t xml:space="preserve">+8% </w:t>
      </w:r>
      <w:r w:rsidR="000712D3">
        <w:rPr>
          <w:rFonts w:ascii="Aptos" w:hAnsi="Aptos"/>
        </w:rPr>
        <w:t>when</w:t>
      </w:r>
      <w:r w:rsidR="00E84FB0">
        <w:rPr>
          <w:rFonts w:ascii="Aptos" w:hAnsi="Aptos"/>
        </w:rPr>
        <w:t xml:space="preserve"> </w:t>
      </w:r>
      <w:r w:rsidR="00296A47">
        <w:rPr>
          <w:rFonts w:ascii="Aptos" w:hAnsi="Aptos"/>
        </w:rPr>
        <w:t xml:space="preserve">it </w:t>
      </w:r>
      <w:r w:rsidR="004B2465">
        <w:rPr>
          <w:rFonts w:ascii="Aptos" w:hAnsi="Aptos"/>
        </w:rPr>
        <w:t>scales</w:t>
      </w:r>
      <w:r w:rsidR="000712D3">
        <w:rPr>
          <w:rFonts w:ascii="Aptos" w:hAnsi="Aptos"/>
        </w:rPr>
        <w:t xml:space="preserve"> linearly</w:t>
      </w:r>
      <w:r w:rsidR="004B2465">
        <w:rPr>
          <w:rFonts w:ascii="Aptos" w:hAnsi="Aptos"/>
        </w:rPr>
        <w:t xml:space="preserve"> with surface saturation deficit</w:t>
      </w:r>
      <w:r w:rsidR="00524AC1">
        <w:rPr>
          <w:rFonts w:ascii="Aptos" w:hAnsi="Aptos"/>
        </w:rPr>
        <w:t>.</w:t>
      </w:r>
    </w:p>
    <w:p w14:paraId="2059EE87" w14:textId="34ABCE8C" w:rsidR="00524AC1" w:rsidRDefault="00296A47" w:rsidP="00757C03">
      <w:pPr>
        <w:pStyle w:val="BodyText"/>
        <w:rPr>
          <w:rFonts w:ascii="Aptos" w:hAnsi="Aptos"/>
        </w:rPr>
      </w:pPr>
      <w:r>
        <w:rPr>
          <w:rFonts w:ascii="Aptos" w:hAnsi="Aptos"/>
        </w:rPr>
        <w:t xml:space="preserve">About </w:t>
      </w:r>
      <w:r w:rsidR="00181F44">
        <w:rPr>
          <w:rFonts w:ascii="Aptos" w:hAnsi="Aptos"/>
        </w:rPr>
        <w:t>19</w:t>
      </w:r>
      <w:r>
        <w:rPr>
          <w:rFonts w:ascii="Aptos" w:hAnsi="Aptos"/>
        </w:rPr>
        <w:t>% of satellite-observed cloud albedo is due to clouds below 1 km</w:t>
      </w:r>
      <w:r w:rsidR="00181F44">
        <w:rPr>
          <w:rFonts w:ascii="Aptos" w:hAnsi="Aptos"/>
        </w:rPr>
        <w:t xml:space="preserve"> (Fig. REFLALBEDO b)</w:t>
      </w:r>
      <w:r>
        <w:rPr>
          <w:rFonts w:ascii="Aptos" w:hAnsi="Aptos"/>
        </w:rPr>
        <w:t xml:space="preserve">.  </w:t>
      </w:r>
      <w:commentRangeStart w:id="26"/>
      <w:commentRangeStart w:id="27"/>
      <w:r w:rsidR="00524AC1">
        <w:rPr>
          <w:rFonts w:ascii="Aptos" w:hAnsi="Aptos"/>
        </w:rPr>
        <w:t xml:space="preserve">Assuming </w:t>
      </w:r>
      <w:r w:rsidR="00181F44">
        <w:rPr>
          <w:rFonts w:ascii="Aptos" w:hAnsi="Aptos"/>
        </w:rPr>
        <w:t xml:space="preserve">these </w:t>
      </w:r>
      <w:r w:rsidR="00524AC1">
        <w:rPr>
          <w:rFonts w:ascii="Aptos" w:hAnsi="Aptos"/>
        </w:rPr>
        <w:t xml:space="preserve">are </w:t>
      </w:r>
      <w:r>
        <w:rPr>
          <w:rFonts w:ascii="Aptos" w:hAnsi="Aptos"/>
        </w:rPr>
        <w:t>cloud-base</w:t>
      </w:r>
      <w:r w:rsidR="00524AC1">
        <w:rPr>
          <w:rFonts w:ascii="Aptos" w:hAnsi="Aptos"/>
        </w:rPr>
        <w:t xml:space="preserve"> clouds</w:t>
      </w:r>
      <w:commentRangeEnd w:id="26"/>
      <w:r w:rsidR="00524AC1">
        <w:rPr>
          <w:rStyle w:val="CommentReference"/>
          <w:rFonts w:ascii="Aptos" w:hAnsi="Aptos"/>
          <w:sz w:val="24"/>
          <w:szCs w:val="24"/>
        </w:rPr>
        <w:commentReference w:id="26"/>
      </w:r>
      <w:commentRangeEnd w:id="27"/>
      <w:r w:rsidR="00181F44">
        <w:rPr>
          <w:rStyle w:val="CommentReference"/>
          <w:rFonts w:ascii="Aptos" w:hAnsi="Aptos"/>
          <w:sz w:val="24"/>
          <w:szCs w:val="24"/>
        </w:rPr>
        <w:commentReference w:id="27"/>
      </w:r>
      <w:r w:rsidR="00524AC1">
        <w:rPr>
          <w:rFonts w:ascii="Aptos" w:hAnsi="Aptos"/>
        </w:rPr>
        <w:t xml:space="preserve"> that change</w:t>
      </w:r>
      <w:r w:rsidR="00181F44">
        <w:rPr>
          <w:rFonts w:ascii="Aptos" w:hAnsi="Aptos"/>
        </w:rPr>
        <w:t xml:space="preserve"> relatively</w:t>
      </w:r>
      <w:r w:rsidR="00524AC1">
        <w:rPr>
          <w:rFonts w:ascii="Aptos" w:hAnsi="Aptos"/>
        </w:rPr>
        <w:t xml:space="preserve"> by ±8% K</w:t>
      </w:r>
      <w:r w:rsidR="00524AC1">
        <w:rPr>
          <w:rFonts w:ascii="Aptos" w:hAnsi="Aptos"/>
          <w:vertAlign w:val="superscript"/>
        </w:rPr>
        <w:t>–1</w:t>
      </w:r>
      <w:r w:rsidR="00524AC1">
        <w:rPr>
          <w:rFonts w:ascii="Aptos" w:hAnsi="Aptos"/>
        </w:rPr>
        <w:t xml:space="preserve">, and </w:t>
      </w:r>
      <w:r w:rsidR="00181F44">
        <w:rPr>
          <w:rFonts w:ascii="Aptos" w:hAnsi="Aptos"/>
        </w:rPr>
        <w:t>81%</w:t>
      </w:r>
      <w:r w:rsidR="00524AC1">
        <w:rPr>
          <w:rFonts w:ascii="Aptos" w:hAnsi="Aptos"/>
        </w:rPr>
        <w:t xml:space="preserve"> are shallow cumulus that decrease –7.</w:t>
      </w:r>
      <w:r w:rsidR="00880787">
        <w:rPr>
          <w:rFonts w:ascii="Aptos" w:hAnsi="Aptos"/>
        </w:rPr>
        <w:t>7</w:t>
      </w:r>
      <w:r w:rsidR="00524AC1">
        <w:rPr>
          <w:rFonts w:ascii="Aptos" w:hAnsi="Aptos"/>
        </w:rPr>
        <w:t xml:space="preserve"> % K</w:t>
      </w:r>
      <w:r w:rsidR="00524AC1">
        <w:rPr>
          <w:rFonts w:ascii="Aptos" w:hAnsi="Aptos"/>
          <w:vertAlign w:val="superscript"/>
        </w:rPr>
        <w:t>–1</w:t>
      </w:r>
      <w:r w:rsidR="00524AC1">
        <w:rPr>
          <w:rFonts w:ascii="Aptos" w:hAnsi="Aptos"/>
        </w:rPr>
        <w:t xml:space="preserve">, </w:t>
      </w:r>
      <w:r w:rsidR="00505F38">
        <w:rPr>
          <w:rFonts w:ascii="Aptos" w:hAnsi="Aptos"/>
        </w:rPr>
        <w:t xml:space="preserve">the total cloud fraction </w:t>
      </w:r>
      <w:r w:rsidR="0041152E">
        <w:rPr>
          <w:rFonts w:ascii="Aptos" w:hAnsi="Aptos"/>
        </w:rPr>
        <w:t xml:space="preserve">below 4 km </w:t>
      </w:r>
      <w:r w:rsidR="00524AC1">
        <w:rPr>
          <w:rFonts w:ascii="Aptos" w:hAnsi="Aptos"/>
        </w:rPr>
        <w:t>decrease</w:t>
      </w:r>
      <w:r w:rsidR="00505F38">
        <w:rPr>
          <w:rFonts w:ascii="Aptos" w:hAnsi="Aptos"/>
        </w:rPr>
        <w:t>s</w:t>
      </w:r>
      <w:r w:rsidR="00524AC1">
        <w:rPr>
          <w:rFonts w:ascii="Aptos" w:hAnsi="Aptos"/>
        </w:rPr>
        <w:t xml:space="preserve"> </w:t>
      </w:r>
      <w:r w:rsidR="00505F38">
        <w:rPr>
          <w:rFonts w:ascii="Aptos" w:hAnsi="Aptos"/>
        </w:rPr>
        <w:t xml:space="preserve">by </w:t>
      </w:r>
      <w:r w:rsidR="00524AC1">
        <w:rPr>
          <w:rFonts w:ascii="Aptos" w:hAnsi="Aptos"/>
        </w:rPr>
        <w:t xml:space="preserve"> </w:t>
      </w:r>
      <w:r w:rsidR="00790101">
        <w:rPr>
          <w:rFonts w:ascii="Aptos" w:hAnsi="Aptos"/>
        </w:rPr>
        <w:t xml:space="preserve">–4.7 to </w:t>
      </w:r>
      <w:r w:rsidR="00524AC1">
        <w:rPr>
          <w:rFonts w:ascii="Aptos" w:hAnsi="Aptos"/>
        </w:rPr>
        <w:t>–7.</w:t>
      </w:r>
      <w:r w:rsidR="00B04C00">
        <w:rPr>
          <w:rFonts w:ascii="Aptos" w:hAnsi="Aptos"/>
        </w:rPr>
        <w:t>8</w:t>
      </w:r>
      <w:r w:rsidR="00524AC1">
        <w:rPr>
          <w:rFonts w:ascii="Aptos" w:hAnsi="Aptos"/>
        </w:rPr>
        <w:t xml:space="preserve"> % K</w:t>
      </w:r>
      <w:r w:rsidR="00524AC1">
        <w:rPr>
          <w:rFonts w:ascii="Aptos" w:hAnsi="Aptos"/>
          <w:vertAlign w:val="superscript"/>
        </w:rPr>
        <w:t>–1</w:t>
      </w:r>
      <w:r w:rsidR="00524AC1">
        <w:rPr>
          <w:rFonts w:ascii="Aptos" w:hAnsi="Aptos"/>
        </w:rPr>
        <w:t>.</w:t>
      </w:r>
      <w:r w:rsidR="000712D3">
        <w:rPr>
          <w:rFonts w:ascii="Aptos" w:hAnsi="Aptos"/>
        </w:rPr>
        <w:t xml:space="preserve"> This corresponds to local low cloud shortwave dimming of +</w:t>
      </w:r>
      <w:r w:rsidR="00B04C00">
        <w:rPr>
          <w:rFonts w:ascii="Aptos" w:hAnsi="Aptos"/>
        </w:rPr>
        <w:t>1.0</w:t>
      </w:r>
      <w:r w:rsidR="000712D3">
        <w:rPr>
          <w:rFonts w:ascii="Aptos" w:hAnsi="Aptos"/>
        </w:rPr>
        <w:t xml:space="preserve"> to +1.6 W m</w:t>
      </w:r>
      <w:r w:rsidR="000712D3">
        <w:rPr>
          <w:rFonts w:ascii="Aptos" w:hAnsi="Aptos"/>
          <w:vertAlign w:val="superscript"/>
        </w:rPr>
        <w:t>–2</w:t>
      </w:r>
      <w:r w:rsidR="000712D3">
        <w:rPr>
          <w:rFonts w:ascii="Aptos" w:hAnsi="Aptos"/>
        </w:rPr>
        <w:t xml:space="preserve"> </w:t>
      </w:r>
      <w:r w:rsidR="00020310">
        <w:rPr>
          <w:rFonts w:ascii="Aptos" w:hAnsi="Aptos"/>
        </w:rPr>
        <w:t>K</w:t>
      </w:r>
      <w:r w:rsidR="00020310">
        <w:rPr>
          <w:rFonts w:ascii="Aptos" w:hAnsi="Aptos"/>
          <w:vertAlign w:val="superscript"/>
        </w:rPr>
        <w:t>–1</w:t>
      </w:r>
      <w:r w:rsidR="00020310">
        <w:rPr>
          <w:rFonts w:ascii="Aptos" w:hAnsi="Aptos"/>
        </w:rPr>
        <w:t xml:space="preserve"> a</w:t>
      </w:r>
      <w:r w:rsidR="000712D3">
        <w:rPr>
          <w:rFonts w:ascii="Aptos" w:hAnsi="Aptos"/>
        </w:rPr>
        <w:t xml:space="preserve">nd total cloud radiative </w:t>
      </w:r>
      <w:r w:rsidR="00020310">
        <w:rPr>
          <w:rFonts w:ascii="Aptos" w:hAnsi="Aptos"/>
        </w:rPr>
        <w:t>feedback</w:t>
      </w:r>
      <w:r w:rsidR="000712D3">
        <w:rPr>
          <w:rFonts w:ascii="Aptos" w:hAnsi="Aptos"/>
        </w:rPr>
        <w:t xml:space="preserve"> of +0.</w:t>
      </w:r>
      <w:r w:rsidR="00B04C00">
        <w:rPr>
          <w:rFonts w:ascii="Aptos" w:hAnsi="Aptos"/>
        </w:rPr>
        <w:t>8</w:t>
      </w:r>
      <w:r w:rsidR="000712D3">
        <w:rPr>
          <w:rFonts w:ascii="Aptos" w:hAnsi="Aptos"/>
        </w:rPr>
        <w:t xml:space="preserve"> to +1.3 W m</w:t>
      </w:r>
      <w:r w:rsidR="000712D3">
        <w:rPr>
          <w:rFonts w:ascii="Aptos" w:hAnsi="Aptos"/>
          <w:vertAlign w:val="superscript"/>
        </w:rPr>
        <w:t>–2</w:t>
      </w:r>
      <w:r w:rsidR="00B04C00">
        <w:rPr>
          <w:rFonts w:ascii="Aptos" w:hAnsi="Aptos"/>
        </w:rPr>
        <w:t xml:space="preserve"> </w:t>
      </w:r>
      <w:r w:rsidR="00020310">
        <w:rPr>
          <w:rFonts w:ascii="Aptos" w:hAnsi="Aptos"/>
        </w:rPr>
        <w:t>K</w:t>
      </w:r>
      <w:r w:rsidR="00020310">
        <w:rPr>
          <w:rFonts w:ascii="Aptos" w:hAnsi="Aptos"/>
          <w:vertAlign w:val="superscript"/>
        </w:rPr>
        <w:t>–1</w:t>
      </w:r>
      <w:r w:rsidR="00505F38">
        <w:rPr>
          <w:rFonts w:ascii="Aptos" w:hAnsi="Aptos"/>
        </w:rPr>
        <w:t>.</w:t>
      </w:r>
    </w:p>
    <w:p w14:paraId="59507CFA" w14:textId="77777777" w:rsidR="002639C0" w:rsidRPr="005D1914" w:rsidRDefault="002639C0" w:rsidP="002639C0">
      <w:pPr>
        <w:pStyle w:val="Heading1"/>
      </w:pPr>
      <w:r w:rsidRPr="005D1914">
        <w:t>Summary</w:t>
      </w:r>
    </w:p>
    <w:p w14:paraId="4E880978" w14:textId="77777777" w:rsidR="00F737C4" w:rsidRDefault="00EA1ED1" w:rsidP="00952A89">
      <w:pPr>
        <w:spacing w:line="240" w:lineRule="auto"/>
        <w:rPr>
          <w:rFonts w:eastAsiaTheme="minorEastAsia"/>
        </w:rPr>
      </w:pPr>
      <w:r>
        <w:rPr>
          <w:rFonts w:eastAsiaTheme="minorEastAsia"/>
          <w:iCs/>
        </w:rPr>
        <w:t xml:space="preserve">The mean moisture budget </w:t>
      </w:r>
      <w:r w:rsidR="00B96E16">
        <w:rPr>
          <w:rFonts w:eastAsiaTheme="minorEastAsia"/>
          <w:iCs/>
        </w:rPr>
        <w:t xml:space="preserve">in the descending branch of the Hadley circulation </w:t>
      </w:r>
      <w:r>
        <w:rPr>
          <w:rFonts w:eastAsiaTheme="minorEastAsia"/>
          <w:iCs/>
        </w:rPr>
        <w:t xml:space="preserve">provides a recipe for shallow cumulus clouds. </w:t>
      </w:r>
      <w:r w:rsidR="003B5742">
        <w:rPr>
          <w:rFonts w:eastAsiaTheme="minorEastAsia"/>
          <w:iCs/>
        </w:rPr>
        <w:t>A</w:t>
      </w:r>
      <w:r w:rsidR="00B96E16">
        <w:rPr>
          <w:rFonts w:eastAsiaTheme="minorEastAsia"/>
          <w:iCs/>
        </w:rPr>
        <w:t xml:space="preserve">n </w:t>
      </w:r>
      <w:r w:rsidR="003B5742" w:rsidRPr="00ED11AE">
        <w:rPr>
          <w:rFonts w:eastAsiaTheme="minorEastAsia"/>
          <w:iCs/>
        </w:rPr>
        <w:t>ensemble of cumulus cloud</w:t>
      </w:r>
      <w:r w:rsidR="00B96E16">
        <w:rPr>
          <w:rFonts w:eastAsiaTheme="minorEastAsia"/>
          <w:iCs/>
        </w:rPr>
        <w:t>s</w:t>
      </w:r>
      <w:r w:rsidR="003B5742">
        <w:rPr>
          <w:rFonts w:eastAsiaTheme="minorEastAsia"/>
          <w:iCs/>
        </w:rPr>
        <w:t xml:space="preserve"> in</w:t>
      </w:r>
      <w:r w:rsidR="003B5742">
        <w:t xml:space="preserve"> </w:t>
      </w:r>
      <w:r w:rsidR="00695D0C">
        <w:t xml:space="preserve">hydrological </w:t>
      </w:r>
      <w:r w:rsidR="003B5742">
        <w:t>balance</w:t>
      </w:r>
      <w:r w:rsidR="003B5742">
        <w:rPr>
          <w:rFonts w:eastAsiaTheme="minorEastAsia"/>
          <w:iCs/>
        </w:rPr>
        <w:t xml:space="preserve"> with</w:t>
      </w:r>
      <w:r w:rsidR="003B5742" w:rsidRPr="00ED11AE">
        <w:rPr>
          <w:rFonts w:eastAsiaTheme="minorEastAsia"/>
          <w:iCs/>
        </w:rPr>
        <w:t xml:space="preserve"> the large-scale circulation drying </w:t>
      </w:r>
      <w:r w:rsidR="00695D0C">
        <w:rPr>
          <w:rFonts w:eastAsiaTheme="minorEastAsia"/>
          <w:iCs/>
        </w:rPr>
        <w:t>re</w:t>
      </w:r>
      <w:r w:rsidR="003B5742">
        <w:rPr>
          <w:rFonts w:eastAsiaTheme="minorEastAsia"/>
          <w:iCs/>
        </w:rPr>
        <w:t>produces</w:t>
      </w:r>
      <w:r w:rsidR="00B96E16">
        <w:rPr>
          <w:rFonts w:eastAsiaTheme="minorEastAsia"/>
          <w:iCs/>
        </w:rPr>
        <w:t xml:space="preserve"> </w:t>
      </w:r>
      <w:r w:rsidR="00B96E16" w:rsidRPr="00ED11AE">
        <w:rPr>
          <w:rFonts w:eastAsiaTheme="minorEastAsia"/>
          <w:iCs/>
        </w:rPr>
        <w:t xml:space="preserve">the </w:t>
      </w:r>
      <w:r w:rsidR="00B96E16">
        <w:rPr>
          <w:rFonts w:eastAsiaTheme="minorEastAsia"/>
          <w:iCs/>
        </w:rPr>
        <w:t>ratio</w:t>
      </w:r>
      <w:r w:rsidR="00B96E16" w:rsidRPr="00ED11AE">
        <w:rPr>
          <w:rFonts w:eastAsiaTheme="minorEastAsia"/>
          <w:iCs/>
        </w:rPr>
        <w:t xml:space="preserve"> of mass flux </w:t>
      </w:r>
      <w:r w:rsidR="00B96E16">
        <w:rPr>
          <w:rFonts w:eastAsiaTheme="minorEastAsia"/>
          <w:iCs/>
        </w:rPr>
        <w:t>to</w:t>
      </w:r>
      <w:r w:rsidR="00B96E16" w:rsidRPr="00ED11AE">
        <w:rPr>
          <w:rFonts w:eastAsiaTheme="minorEastAsia"/>
          <w:iCs/>
        </w:rPr>
        <w:t xml:space="preserve"> cloud </w:t>
      </w:r>
      <w:r w:rsidR="00B96E16">
        <w:rPr>
          <w:rFonts w:eastAsiaTheme="minorEastAsia"/>
          <w:iCs/>
        </w:rPr>
        <w:t>albedo</w:t>
      </w:r>
      <w:r w:rsidR="00B96E16" w:rsidRPr="00ED11AE">
        <w:rPr>
          <w:rFonts w:eastAsiaTheme="minorEastAsia"/>
          <w:iCs/>
        </w:rPr>
        <w:t xml:space="preserve"> </w:t>
      </w:r>
      <w:commentRangeStart w:id="28"/>
      <w:r w:rsidR="00B96E16" w:rsidRPr="00ED11AE">
        <w:rPr>
          <w:rFonts w:eastAsiaTheme="minorEastAsia"/>
          <w:iCs/>
        </w:rPr>
        <w:t>observed in EUREC4A</w:t>
      </w:r>
      <w:commentRangeEnd w:id="28"/>
      <w:r w:rsidR="00B96E16">
        <w:rPr>
          <w:rStyle w:val="CommentReference"/>
          <w:rFonts w:eastAsiaTheme="minorEastAsia"/>
          <w:iCs/>
          <w:sz w:val="24"/>
          <w:szCs w:val="24"/>
        </w:rPr>
        <w:commentReference w:id="28"/>
      </w:r>
      <w:r w:rsidR="00B96E16">
        <w:rPr>
          <w:rFonts w:eastAsiaTheme="minorEastAsia"/>
          <w:iCs/>
        </w:rPr>
        <w:t xml:space="preserve"> (Vogel et al. 2022), and extends it </w:t>
      </w:r>
      <w:r w:rsidR="003B5742">
        <w:rPr>
          <w:rFonts w:eastAsiaTheme="minorEastAsia"/>
          <w:iCs/>
        </w:rPr>
        <w:t>to climatological mean</w:t>
      </w:r>
      <w:r w:rsidR="003B5742" w:rsidRPr="00ED11AE">
        <w:rPr>
          <w:rFonts w:eastAsiaTheme="minorEastAsia"/>
          <w:iCs/>
        </w:rPr>
        <w:t xml:space="preserve"> mass flu</w:t>
      </w:r>
      <w:r w:rsidR="003B5742">
        <w:rPr>
          <w:rFonts w:eastAsiaTheme="minorEastAsia"/>
          <w:iCs/>
        </w:rPr>
        <w:t>x</w:t>
      </w:r>
      <w:r w:rsidR="00B96E16">
        <w:rPr>
          <w:rFonts w:eastAsiaTheme="minorEastAsia"/>
          <w:iCs/>
        </w:rPr>
        <w:t xml:space="preserve"> and cloud fraction</w:t>
      </w:r>
      <w:r w:rsidR="00F737C4">
        <w:rPr>
          <w:rFonts w:eastAsiaTheme="minorEastAsia"/>
          <w:iCs/>
        </w:rPr>
        <w:t xml:space="preserve">. </w:t>
      </w:r>
      <w:r w:rsidR="00F737C4">
        <w:t>Experiments demonstrate the</w:t>
      </w:r>
      <w:r w:rsidR="00952A89">
        <w:t xml:space="preserve"> </w:t>
      </w:r>
      <w:r w:rsidR="00695D0C">
        <w:t>decrease in mass flux (</w:t>
      </w:r>
      <w:r w:rsidR="002639C0">
        <w:t>DIM</w:t>
      </w:r>
      <w:r w:rsidR="00695D0C">
        <w:t>)</w:t>
      </w:r>
      <w:r w:rsidR="002639C0">
        <w:t xml:space="preserve"> </w:t>
      </w:r>
      <w:r w:rsidR="00F737C4">
        <w:t>mechanism, for</w:t>
      </w:r>
      <w:r w:rsidR="00952A89">
        <w:t xml:space="preserve"> </w:t>
      </w:r>
      <w:r w:rsidR="002639C0">
        <w:rPr>
          <w:rFonts w:eastAsiaTheme="minorEastAsia"/>
        </w:rPr>
        <w:t>changes expected from a balanced water budget</w:t>
      </w:r>
      <w:r w:rsidR="00F737C4">
        <w:rPr>
          <w:rFonts w:eastAsiaTheme="minorEastAsia"/>
        </w:rPr>
        <w:t>,</w:t>
      </w:r>
      <w:r w:rsidR="002639C0">
        <w:rPr>
          <w:rFonts w:eastAsiaTheme="minorEastAsia"/>
        </w:rPr>
        <w:t xml:space="preserve"> with </w:t>
      </w:r>
      <w:r w:rsidR="00F737C4">
        <w:rPr>
          <w:rFonts w:eastAsiaTheme="minorEastAsia"/>
        </w:rPr>
        <w:t>the</w:t>
      </w:r>
      <w:r w:rsidR="002639C0">
        <w:rPr>
          <w:rFonts w:eastAsiaTheme="minorEastAsia"/>
        </w:rPr>
        <w:t xml:space="preserve"> weakening hydrological </w:t>
      </w:r>
      <w:r w:rsidR="00F737C4">
        <w:rPr>
          <w:rFonts w:eastAsiaTheme="minorEastAsia"/>
        </w:rPr>
        <w:t xml:space="preserve">overturning </w:t>
      </w:r>
      <w:r w:rsidR="002639C0">
        <w:rPr>
          <w:rFonts w:eastAsiaTheme="minorEastAsia"/>
        </w:rPr>
        <w:t>circulation</w:t>
      </w:r>
      <w:r w:rsidR="00F737C4">
        <w:rPr>
          <w:rFonts w:eastAsiaTheme="minorEastAsia"/>
        </w:rPr>
        <w:t xml:space="preserve"> </w:t>
      </w:r>
      <w:r w:rsidR="00F737C4">
        <w:rPr>
          <w:rFonts w:eastAsiaTheme="minorEastAsia"/>
          <w:iCs/>
        </w:rPr>
        <w:t xml:space="preserve">expected from global surface warming </w:t>
      </w:r>
      <w:r w:rsidR="00F737C4" w:rsidRPr="00ED11AE">
        <w:rPr>
          <w:rFonts w:eastAsiaTheme="minorEastAsia"/>
          <w:iCs/>
        </w:rPr>
        <w:t>(HS06)</w:t>
      </w:r>
      <w:r w:rsidR="002639C0">
        <w:rPr>
          <w:rFonts w:eastAsiaTheme="minorEastAsia"/>
        </w:rPr>
        <w:t xml:space="preserve">. </w:t>
      </w:r>
    </w:p>
    <w:p w14:paraId="7E73A419" w14:textId="6DB1759B" w:rsidR="002639C0" w:rsidRPr="00F737C4" w:rsidRDefault="00F737C4" w:rsidP="00952A89">
      <w:pPr>
        <w:spacing w:line="240" w:lineRule="auto"/>
        <w:rPr>
          <w:rFonts w:eastAsiaTheme="minorEastAsia"/>
          <w:iCs/>
        </w:rPr>
      </w:pPr>
      <w:r>
        <w:rPr>
          <w:rFonts w:eastAsiaTheme="minorEastAsia"/>
        </w:rPr>
        <w:t>Weather and climate model c</w:t>
      </w:r>
      <w:r w:rsidR="00952A89">
        <w:rPr>
          <w:rFonts w:eastAsiaTheme="minorEastAsia"/>
        </w:rPr>
        <w:t xml:space="preserve">loud parameterizations satisfy many constraints, </w:t>
      </w:r>
      <w:r w:rsidR="00695D0C">
        <w:rPr>
          <w:rFonts w:eastAsiaTheme="minorEastAsia"/>
        </w:rPr>
        <w:t>few of which make them</w:t>
      </w:r>
      <w:r w:rsidR="00952A89">
        <w:rPr>
          <w:rFonts w:eastAsiaTheme="minorEastAsia"/>
        </w:rPr>
        <w:t xml:space="preserve"> suited to faithfully simulate the cloud fraction of shallow cumulus clouds</w:t>
      </w:r>
      <w:r w:rsidR="00437010">
        <w:rPr>
          <w:rFonts w:eastAsiaTheme="minorEastAsia"/>
        </w:rPr>
        <w:t xml:space="preserve"> </w:t>
      </w:r>
      <w:r w:rsidR="00410995">
        <w:rPr>
          <w:rFonts w:eastAsiaTheme="minorEastAsia"/>
        </w:rPr>
        <w:t>(</w:t>
      </w:r>
      <w:r w:rsidR="004D650A">
        <w:rPr>
          <w:rFonts w:eastAsiaTheme="minorEastAsia"/>
        </w:rPr>
        <w:t>Vial et al.</w:t>
      </w:r>
      <w:r w:rsidR="00410995">
        <w:rPr>
          <w:rFonts w:eastAsiaTheme="minorEastAsia"/>
        </w:rPr>
        <w:t>,</w:t>
      </w:r>
      <w:r w:rsidR="004D650A">
        <w:rPr>
          <w:rFonts w:eastAsiaTheme="minorEastAsia"/>
        </w:rPr>
        <w:t xml:space="preserve"> </w:t>
      </w:r>
      <w:r w:rsidR="00DF3AE8">
        <w:rPr>
          <w:rFonts w:eastAsiaTheme="minorEastAsia"/>
        </w:rPr>
        <w:t>2017</w:t>
      </w:r>
      <w:r w:rsidR="004D650A">
        <w:rPr>
          <w:rFonts w:eastAsiaTheme="minorEastAsia"/>
        </w:rPr>
        <w:t xml:space="preserve">, </w:t>
      </w:r>
      <w:r w:rsidR="00437010">
        <w:rPr>
          <w:rFonts w:eastAsiaTheme="minorEastAsia"/>
        </w:rPr>
        <w:t>Nuijens</w:t>
      </w:r>
      <w:r w:rsidR="00DF3AE8">
        <w:rPr>
          <w:rFonts w:eastAsiaTheme="minorEastAsia"/>
        </w:rPr>
        <w:t xml:space="preserve"> et al</w:t>
      </w:r>
      <w:r w:rsidR="00410995">
        <w:rPr>
          <w:rFonts w:eastAsiaTheme="minorEastAsia"/>
        </w:rPr>
        <w:t>., 2015)</w:t>
      </w:r>
      <w:r w:rsidR="00CB698A">
        <w:rPr>
          <w:rFonts w:eastAsiaTheme="minorEastAsia"/>
        </w:rPr>
        <w:t>.</w:t>
      </w:r>
      <w:r w:rsidR="00CB698A">
        <w:rPr>
          <w:rFonts w:eastAsiaTheme="minorEastAsia"/>
          <w:iCs/>
        </w:rPr>
        <w:t xml:space="preserve"> </w:t>
      </w:r>
      <w:r w:rsidR="002639C0">
        <w:rPr>
          <w:rFonts w:eastAsiaTheme="minorEastAsia"/>
          <w:iCs/>
        </w:rPr>
        <w:t>O</w:t>
      </w:r>
      <w:r w:rsidR="00952A89">
        <w:rPr>
          <w:rFonts w:eastAsiaTheme="minorEastAsia"/>
          <w:iCs/>
        </w:rPr>
        <w:t>ur shallow cumulus model</w:t>
      </w:r>
      <w:r w:rsidR="002639C0">
        <w:rPr>
          <w:rFonts w:eastAsiaTheme="minorEastAsia"/>
          <w:iCs/>
        </w:rPr>
        <w:t xml:space="preserve"> represents </w:t>
      </w:r>
      <w:r w:rsidR="00952A89">
        <w:rPr>
          <w:rFonts w:eastAsiaTheme="minorEastAsia"/>
          <w:iCs/>
        </w:rPr>
        <w:t xml:space="preserve">cloud-scale processes </w:t>
      </w:r>
      <w:r w:rsidR="002639C0">
        <w:rPr>
          <w:rFonts w:eastAsiaTheme="minorEastAsia"/>
          <w:iCs/>
        </w:rPr>
        <w:t>with</w:t>
      </w:r>
      <w:r w:rsidR="00952A89">
        <w:rPr>
          <w:rFonts w:eastAsiaTheme="minorEastAsia"/>
          <w:iCs/>
        </w:rPr>
        <w:t xml:space="preserve"> </w:t>
      </w:r>
      <w:r w:rsidR="002639C0">
        <w:rPr>
          <w:rFonts w:eastAsiaTheme="minorEastAsia"/>
          <w:iCs/>
        </w:rPr>
        <w:t xml:space="preserve">a spectrum </w:t>
      </w:r>
      <w:r w:rsidR="004F00D6">
        <w:rPr>
          <w:rFonts w:eastAsiaTheme="minorEastAsia"/>
          <w:iCs/>
        </w:rPr>
        <w:t xml:space="preserve">of total moisture sink rates representing </w:t>
      </w:r>
      <w:r w:rsidR="00952A89">
        <w:rPr>
          <w:rFonts w:eastAsiaTheme="minorEastAsia"/>
          <w:iCs/>
        </w:rPr>
        <w:t xml:space="preserve">lateral </w:t>
      </w:r>
      <w:r w:rsidR="00952A89">
        <w:rPr>
          <w:rFonts w:eastAsiaTheme="minorEastAsia"/>
          <w:iCs/>
        </w:rPr>
        <w:lastRenderedPageBreak/>
        <w:t xml:space="preserve">entrainment </w:t>
      </w:r>
      <w:r w:rsidR="004F00D6">
        <w:rPr>
          <w:rFonts w:eastAsiaTheme="minorEastAsia"/>
          <w:iCs/>
        </w:rPr>
        <w:t>and precipitation</w:t>
      </w:r>
      <w:r w:rsidR="00952A89">
        <w:rPr>
          <w:rFonts w:eastAsiaTheme="minorEastAsia"/>
          <w:iCs/>
        </w:rPr>
        <w:t xml:space="preserve">. Each </w:t>
      </w:r>
      <w:r w:rsidR="004F00D6">
        <w:rPr>
          <w:rFonts w:eastAsiaTheme="minorEastAsia"/>
          <w:iCs/>
        </w:rPr>
        <w:t>moisture sink</w:t>
      </w:r>
      <w:r w:rsidR="00952A89">
        <w:rPr>
          <w:rFonts w:eastAsiaTheme="minorEastAsia"/>
          <w:iCs/>
        </w:rPr>
        <w:t xml:space="preserve"> rate determines a profile of cloud </w:t>
      </w:r>
      <w:r w:rsidR="004F00D6">
        <w:rPr>
          <w:rFonts w:eastAsiaTheme="minorEastAsia"/>
          <w:iCs/>
        </w:rPr>
        <w:t>humidity</w:t>
      </w:r>
      <w:r w:rsidR="00952A89">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m:t>
            </m:r>
          </m:sub>
        </m:sSub>
      </m:oMath>
      <w:r w:rsidR="00952A89">
        <w:rPr>
          <w:rFonts w:eastAsiaTheme="minorEastAsia"/>
          <w:iCs/>
        </w:rPr>
        <w:t xml:space="preserve"> and</w:t>
      </w:r>
      <w:r w:rsidR="004F00D6">
        <w:rPr>
          <w:rFonts w:eastAsiaTheme="minorEastAsia"/>
          <w:iCs/>
        </w:rPr>
        <w:t xml:space="preserve"> a</w:t>
      </w:r>
      <w:r w:rsidR="00952A89">
        <w:rPr>
          <w:rFonts w:eastAsiaTheme="minorEastAsia"/>
          <w:iCs/>
        </w:rPr>
        <w:t xml:space="preserve"> cloud top height.</w:t>
      </w:r>
    </w:p>
    <w:p w14:paraId="30765A23" w14:textId="72EAAFCD" w:rsidR="009D541F" w:rsidRDefault="00F4615B" w:rsidP="00952A89">
      <w:pPr>
        <w:spacing w:line="240" w:lineRule="auto"/>
        <w:rPr>
          <w:rFonts w:eastAsiaTheme="minorEastAsia"/>
          <w:iCs/>
        </w:rPr>
      </w:pPr>
      <w:r>
        <w:rPr>
          <w:rFonts w:eastAsiaTheme="minorEastAsia"/>
          <w:iCs/>
        </w:rPr>
        <w:t xml:space="preserve">The DIM mechanism </w:t>
      </w:r>
      <w:r w:rsidR="009D541F">
        <w:rPr>
          <w:rFonts w:eastAsiaTheme="minorEastAsia"/>
          <w:iCs/>
        </w:rPr>
        <w:t>projects</w:t>
      </w:r>
      <w:r>
        <w:rPr>
          <w:rFonts w:eastAsiaTheme="minorEastAsia"/>
          <w:iCs/>
        </w:rPr>
        <w:t xml:space="preserve"> </w:t>
      </w:r>
      <w:r w:rsidR="00D25D6D">
        <w:rPr>
          <w:rFonts w:eastAsiaTheme="minorEastAsia"/>
          <w:iCs/>
        </w:rPr>
        <w:t xml:space="preserve">shallow cumulus </w:t>
      </w:r>
      <w:r>
        <w:rPr>
          <w:rFonts w:eastAsiaTheme="minorEastAsia"/>
          <w:iCs/>
        </w:rPr>
        <w:t>clouds decrease –7.</w:t>
      </w:r>
      <w:r w:rsidR="00D25D6D">
        <w:rPr>
          <w:rFonts w:eastAsiaTheme="minorEastAsia"/>
          <w:iCs/>
        </w:rPr>
        <w:t>7</w:t>
      </w:r>
      <w:r>
        <w:rPr>
          <w:rFonts w:eastAsiaTheme="minorEastAsia"/>
          <w:iCs/>
        </w:rPr>
        <w:t xml:space="preserve"> %, mostly from decreasing </w:t>
      </w:r>
      <w:r w:rsidR="00D25D6D">
        <w:rPr>
          <w:rFonts w:eastAsiaTheme="minorEastAsia"/>
          <w:iCs/>
        </w:rPr>
        <w:t>large</w:t>
      </w:r>
      <w:r w:rsidR="00F737C4">
        <w:rPr>
          <w:rFonts w:eastAsiaTheme="minorEastAsia"/>
          <w:iCs/>
        </w:rPr>
        <w:t xml:space="preserve">-scale </w:t>
      </w:r>
      <w:r w:rsidR="00D25D6D">
        <w:rPr>
          <w:rFonts w:eastAsiaTheme="minorEastAsia"/>
          <w:iCs/>
        </w:rPr>
        <w:t>advection</w:t>
      </w:r>
      <w:r>
        <w:rPr>
          <w:rFonts w:eastAsiaTheme="minorEastAsia"/>
          <w:iCs/>
        </w:rPr>
        <w:t xml:space="preserve">, and secondarily from increasing specific humidity.  </w:t>
      </w:r>
      <w:r w:rsidR="00D25D6D">
        <w:rPr>
          <w:rFonts w:eastAsiaTheme="minorEastAsia"/>
          <w:iCs/>
        </w:rPr>
        <w:t>Different</w:t>
      </w:r>
      <w:commentRangeStart w:id="29"/>
      <w:commentRangeStart w:id="30"/>
      <w:r w:rsidR="00CB698A">
        <w:rPr>
          <w:rFonts w:eastAsiaTheme="minorEastAsia"/>
          <w:iCs/>
        </w:rPr>
        <w:t xml:space="preserve"> </w:t>
      </w:r>
      <w:r w:rsidR="00D25D6D">
        <w:rPr>
          <w:rFonts w:eastAsiaTheme="minorEastAsia"/>
          <w:iCs/>
        </w:rPr>
        <w:t xml:space="preserve">proportionalities of the relative of changes </w:t>
      </w:r>
      <w:r w:rsidR="00CB698A">
        <w:rPr>
          <w:rFonts w:eastAsiaTheme="minorEastAsia"/>
          <w:iCs/>
        </w:rPr>
        <w:t>of clouds</w:t>
      </w:r>
      <w:r w:rsidR="009D541F">
        <w:rPr>
          <w:rFonts w:eastAsiaTheme="minorEastAsia"/>
          <w:iCs/>
        </w:rPr>
        <w:t>,</w:t>
      </w:r>
      <w:r w:rsidR="00CB698A">
        <w:rPr>
          <w:rFonts w:eastAsiaTheme="minorEastAsia"/>
          <w:iCs/>
        </w:rPr>
        <w:t xml:space="preserve"> </w:t>
      </w:r>
      <m:oMath>
        <m:r>
          <m:rPr>
            <m:sty m:val="p"/>
          </m:rPr>
          <w:rPr>
            <w:rFonts w:ascii="Cambria Math" w:eastAsiaTheme="minorEastAsia" w:hAnsi="Cambria Math"/>
          </w:rPr>
          <m:t>Δ</m:t>
        </m:r>
        <m:r>
          <w:rPr>
            <w:rFonts w:ascii="Cambria Math" w:eastAsiaTheme="minorEastAsia" w:hAnsi="Cambria Math"/>
          </w:rPr>
          <m:t>C/C</m:t>
        </m:r>
      </m:oMath>
      <w:r w:rsidR="00D25D6D">
        <w:rPr>
          <w:rFonts w:eastAsiaTheme="minorEastAsia"/>
        </w:rPr>
        <w:t>,</w:t>
      </w:r>
      <w:r w:rsidR="00D25D6D">
        <w:rPr>
          <w:rFonts w:eastAsiaTheme="minorEastAsia"/>
          <w:iCs/>
        </w:rPr>
        <w:t xml:space="preserve"> </w:t>
      </w:r>
      <w:r w:rsidR="00CB698A">
        <w:rPr>
          <w:rFonts w:eastAsiaTheme="minorEastAsia"/>
          <w:iCs/>
        </w:rPr>
        <w:t xml:space="preserve">mass </w:t>
      </w:r>
      <w:r w:rsidR="009D541F">
        <w:rPr>
          <w:rFonts w:eastAsiaTheme="minorEastAsia"/>
          <w:iCs/>
        </w:rPr>
        <w:t>flux</w:t>
      </w:r>
      <w:r w:rsidR="00D25D6D">
        <w:rPr>
          <w:rFonts w:eastAsiaTheme="minorEastAsia"/>
          <w:iCs/>
        </w:rPr>
        <w:t xml:space="preserve"> </w:t>
      </w:r>
      <m:oMath>
        <m:r>
          <m:rPr>
            <m:sty m:val="p"/>
          </m:rPr>
          <w:rPr>
            <w:rFonts w:ascii="Cambria Math" w:hAnsi="Cambria Math"/>
          </w:rPr>
          <m:t>Δ</m:t>
        </m:r>
        <m:r>
          <w:rPr>
            <w:rFonts w:ascii="Cambria Math" w:hAnsi="Cambria Math"/>
          </w:rPr>
          <m:t>M/M</m:t>
        </m:r>
      </m:oMath>
      <w:r w:rsidR="009D541F">
        <w:rPr>
          <w:rFonts w:eastAsiaTheme="minorEastAsia"/>
          <w:iCs/>
        </w:rPr>
        <w:t>, and</w:t>
      </w:r>
      <w:r w:rsidR="00CB698A">
        <w:rPr>
          <w:rFonts w:eastAsiaTheme="minorEastAsia"/>
          <w:iCs/>
        </w:rPr>
        <w:t xml:space="preserve"> </w:t>
      </w:r>
      <w:r w:rsidR="00D25D6D">
        <w:rPr>
          <w:rFonts w:eastAsiaTheme="minorEastAsia"/>
          <w:iCs/>
        </w:rPr>
        <w:t>large-scale advection</w:t>
      </w:r>
      <w:r w:rsidR="009D541F">
        <w:rPr>
          <w:rFonts w:eastAsiaTheme="minorEastAsia"/>
          <w:iCs/>
        </w:rPr>
        <w:t xml:space="preserve"> </w:t>
      </w:r>
      <w:r w:rsidR="00D25D6D">
        <w:rPr>
          <w:rFonts w:eastAsiaTheme="minorEastAsia"/>
          <w:iCs/>
        </w:rPr>
        <w:t xml:space="preserve">drying </w:t>
      </w:r>
      <w:r w:rsidR="009D541F">
        <w:rPr>
          <w:rFonts w:eastAsiaTheme="minorEastAsia"/>
          <w:iCs/>
        </w:rPr>
        <w:t xml:space="preserve">over the shallow cumulus region </w:t>
      </w:r>
      <w:r w:rsidR="00C86D82">
        <w:rPr>
          <w:rFonts w:eastAsiaTheme="minorEastAsia"/>
          <w:iCs/>
        </w:rPr>
        <w:t xml:space="preserve">would </w:t>
      </w:r>
      <w:r w:rsidR="00903226">
        <w:rPr>
          <w:rFonts w:eastAsiaTheme="minorEastAsia"/>
          <w:iCs/>
        </w:rPr>
        <w:t>alter</w:t>
      </w:r>
      <w:r w:rsidR="009D541F">
        <w:rPr>
          <w:rFonts w:eastAsiaTheme="minorEastAsia"/>
          <w:iCs/>
        </w:rPr>
        <w:t xml:space="preserve"> this projection</w:t>
      </w:r>
      <w:r w:rsidR="00CB698A">
        <w:rPr>
          <w:rFonts w:eastAsiaTheme="minorEastAsia"/>
          <w:iCs/>
        </w:rPr>
        <w:t xml:space="preserve">. </w:t>
      </w:r>
      <w:r w:rsidR="00424ADE">
        <w:rPr>
          <w:rFonts w:eastAsiaTheme="minorEastAsia"/>
          <w:iCs/>
        </w:rPr>
        <w:t xml:space="preserve">The shallow cumulus cloud fraction is assumed proportional to the mass flux </w:t>
      </w:r>
      <m:oMath>
        <m:r>
          <m:rPr>
            <m:sty m:val="p"/>
          </m:rPr>
          <w:rPr>
            <w:rFonts w:ascii="Cambria Math" w:eastAsiaTheme="minorEastAsia" w:hAnsi="Cambria Math"/>
          </w:rPr>
          <m:t>Δ</m:t>
        </m:r>
        <m:r>
          <w:rPr>
            <w:rFonts w:ascii="Cambria Math" w:eastAsiaTheme="minorEastAsia" w:hAnsi="Cambria Math"/>
          </w:rPr>
          <m:t>C/C=</m:t>
        </m:r>
        <m:r>
          <m:rPr>
            <m:sty m:val="p"/>
          </m:rPr>
          <w:rPr>
            <w:rFonts w:ascii="Cambria Math" w:eastAsiaTheme="minorEastAsia" w:hAnsi="Cambria Math"/>
          </w:rPr>
          <m:t>Δ</m:t>
        </m:r>
        <m:r>
          <w:rPr>
            <w:rFonts w:ascii="Cambria Math" w:eastAsiaTheme="minorEastAsia" w:hAnsi="Cambria Math"/>
          </w:rPr>
          <m:t>M/M</m:t>
        </m:r>
      </m:oMath>
      <w:r w:rsidR="00424ADE">
        <w:rPr>
          <w:rFonts w:eastAsiaTheme="minorEastAsia"/>
          <w:iCs/>
        </w:rPr>
        <w:t>.</w:t>
      </w:r>
      <w:r w:rsidR="00424ADE">
        <w:rPr>
          <w:rFonts w:eastAsiaTheme="minorEastAsia"/>
        </w:rPr>
        <w:t xml:space="preserve"> </w:t>
      </w:r>
      <w:r w:rsidR="00C516EE">
        <w:rPr>
          <w:rFonts w:eastAsiaTheme="minorEastAsia"/>
        </w:rPr>
        <w:t xml:space="preserve">The definition of the mass flux </w:t>
      </w:r>
      <m:oMath>
        <m:r>
          <w:rPr>
            <w:rFonts w:ascii="Cambria Math" w:eastAsiaTheme="minorEastAsia" w:hAnsi="Cambria Math"/>
          </w:rPr>
          <m:t>M=w</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up</m:t>
            </m:r>
          </m:sub>
        </m:sSub>
        <m:r>
          <w:rPr>
            <w:rFonts w:ascii="Cambria Math" w:eastAsiaTheme="minorEastAsia" w:hAnsi="Cambria Math"/>
          </w:rPr>
          <m:t xml:space="preserve"> </m:t>
        </m:r>
      </m:oMath>
      <w:r w:rsidR="00C516EE">
        <w:rPr>
          <w:rFonts w:eastAsiaTheme="minorEastAsia"/>
        </w:rPr>
        <w:t xml:space="preserve">implies the average in-cloud updraft velocity </w:t>
      </w:r>
      <m:oMath>
        <m:r>
          <w:rPr>
            <w:rFonts w:ascii="Cambria Math" w:eastAsiaTheme="minorEastAsia" w:hAnsi="Cambria Math"/>
          </w:rPr>
          <m:t>w</m:t>
        </m:r>
      </m:oMath>
      <w:r w:rsidR="00C516EE">
        <w:rPr>
          <w:rFonts w:eastAsiaTheme="minorEastAsia"/>
        </w:rPr>
        <w:t xml:space="preserve"> and the </w:t>
      </w:r>
      <w:r w:rsidR="00424ADE">
        <w:rPr>
          <w:rFonts w:eastAsiaTheme="minorEastAsia"/>
        </w:rPr>
        <w:t xml:space="preserve">ratio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up</m:t>
                </m:r>
              </m:sub>
            </m:sSub>
          </m:den>
        </m:f>
      </m:oMath>
      <w:r w:rsidR="00C516EE">
        <w:rPr>
          <w:rFonts w:eastAsiaTheme="minorEastAsia"/>
        </w:rPr>
        <w:t>,</w:t>
      </w:r>
      <w:r w:rsidR="00424ADE">
        <w:rPr>
          <w:rFonts w:eastAsiaTheme="minorEastAsia"/>
        </w:rPr>
        <w:t xml:space="preserve"> </w:t>
      </w:r>
      <w:r w:rsidR="00C516EE">
        <w:rPr>
          <w:rFonts w:eastAsiaTheme="minorEastAsia"/>
        </w:rPr>
        <w:t xml:space="preserve">the area of </w:t>
      </w:r>
      <w:r w:rsidR="00424ADE">
        <w:rPr>
          <w:rFonts w:eastAsiaTheme="minorEastAsia"/>
        </w:rPr>
        <w:t xml:space="preserve">the cloud to the </w:t>
      </w:r>
      <w:r w:rsidR="00C516EE">
        <w:rPr>
          <w:rFonts w:eastAsiaTheme="minorEastAsia"/>
        </w:rPr>
        <w:t xml:space="preserve">area of the </w:t>
      </w:r>
      <w:r w:rsidR="00424ADE">
        <w:rPr>
          <w:rFonts w:eastAsiaTheme="minorEastAsia"/>
        </w:rPr>
        <w:t>updraft responsible for the mass flux</w:t>
      </w:r>
      <w:r w:rsidR="00C516EE">
        <w:rPr>
          <w:rFonts w:eastAsiaTheme="minorEastAsia"/>
        </w:rPr>
        <w:t>,</w:t>
      </w:r>
      <w:r w:rsidR="00424ADE">
        <w:rPr>
          <w:rFonts w:eastAsiaTheme="minorEastAsia"/>
        </w:rPr>
        <w:t xml:space="preserve"> </w:t>
      </w:r>
      <w:r w:rsidR="00C516EE">
        <w:rPr>
          <w:rFonts w:eastAsiaTheme="minorEastAsia"/>
        </w:rPr>
        <w:t xml:space="preserve">are constant </w:t>
      </w:r>
      <w:r w:rsidR="00424ADE">
        <w:rPr>
          <w:rFonts w:eastAsiaTheme="minorEastAsia"/>
        </w:rPr>
        <w:t xml:space="preserve">(Siebesma et al., 2003; Vogel et al., 2020). </w:t>
      </w:r>
      <w:r w:rsidR="00A97B1E">
        <w:rPr>
          <w:rFonts w:eastAsiaTheme="minorEastAsia"/>
        </w:rPr>
        <w:t>The moisture budget</w:t>
      </w:r>
      <w:r w:rsidR="00903226">
        <w:rPr>
          <w:rFonts w:eastAsiaTheme="minorEastAsia"/>
        </w:rPr>
        <w:t xml:space="preserve"> </w:t>
      </w:r>
      <w:r w:rsidR="00DC233E">
        <w:rPr>
          <w:rFonts w:eastAsiaTheme="minorEastAsia"/>
        </w:rPr>
        <w:t>balance assumes</w:t>
      </w:r>
      <w:r w:rsidR="00F737C4">
        <w:rPr>
          <w:rFonts w:eastAsiaTheme="minorEastAsia"/>
        </w:rPr>
        <w:t xml:space="preserve"> </w:t>
      </w:r>
      <m:oMath>
        <m:d>
          <m:dPr>
            <m:ctrlPr>
              <w:rPr>
                <w:rFonts w:ascii="Cambria Math" w:eastAsiaTheme="minorEastAsia" w:hAnsi="Cambria Math"/>
                <w:i/>
              </w:rPr>
            </m:ctrlPr>
          </m:dPr>
          <m:e>
            <m:r>
              <m:rPr>
                <m:sty m:val="p"/>
              </m:rPr>
              <w:rPr>
                <w:rFonts w:ascii="Cambria Math" w:hAnsi="Cambria Math"/>
              </w:rPr>
              <m:t>Δ</m:t>
            </m:r>
            <m:r>
              <w:rPr>
                <w:rFonts w:ascii="Cambria Math" w:hAnsi="Cambria Math"/>
              </w:rPr>
              <m:t>M/M</m:t>
            </m:r>
            <m:ctrlPr>
              <w:rPr>
                <w:rFonts w:ascii="Cambria Math" w:hAnsi="Cambria Math"/>
                <w:i/>
              </w:rPr>
            </m:ctrlPr>
          </m:e>
        </m:d>
        <m:r>
          <m:rPr>
            <m:sty m:val="p"/>
          </m:rPr>
          <w:rPr>
            <w:rFonts w:ascii="Cambria Math" w:hAnsi="Cambria Math"/>
          </w:rPr>
          <m:t>[Δ</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m:rPr>
            <m:sty m:val="p"/>
          </m:rPr>
          <w:rPr>
            <w:rFonts w:ascii="Cambria Math" w:hAnsi="Cambria Math"/>
          </w:rPr>
          <m:t>]</m:t>
        </m:r>
        <m:r>
          <w:rPr>
            <w:rFonts w:ascii="Cambria Math" w:hAnsi="Cambria Math"/>
          </w:rPr>
          <m:t>=(</m:t>
        </m:r>
        <m:r>
          <m:rPr>
            <m:sty m:val="p"/>
          </m:rPr>
          <w:rPr>
            <w:rFonts w:ascii="Cambria Math" w:hAnsi="Cambria Math"/>
          </w:rPr>
          <m:t>Δ</m:t>
        </m:r>
        <m:r>
          <m:rPr>
            <m:sty m:val="b"/>
          </m:rPr>
          <w:rPr>
            <w:rFonts w:ascii="Cambria Math" w:hAnsi="Cambria Math"/>
          </w:rPr>
          <m:t>U</m:t>
        </m:r>
        <m:r>
          <w:rPr>
            <w:rFonts w:ascii="Cambria Math" w:hAnsi="Cambria Math"/>
          </w:rPr>
          <m:t>/</m:t>
        </m:r>
        <m:r>
          <m:rPr>
            <m:sty m:val="b"/>
          </m:rPr>
          <w:rPr>
            <w:rFonts w:ascii="Cambria Math" w:hAnsi="Cambria Math"/>
          </w:rPr>
          <m:t>U</m:t>
        </m:r>
        <m:r>
          <w:rPr>
            <w:rFonts w:ascii="Cambria Math" w:hAnsi="Cambria Math"/>
          </w:rPr>
          <m:t>)[</m:t>
        </m:r>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q)]</m:t>
        </m:r>
      </m:oMath>
      <w:r w:rsidR="00DC233E">
        <w:rPr>
          <w:rFonts w:eastAsiaTheme="minorEastAsia"/>
        </w:rPr>
        <w:t>.</w:t>
      </w:r>
      <w:r w:rsidR="00A97B1E">
        <w:rPr>
          <w:rFonts w:eastAsiaTheme="minorEastAsia"/>
          <w:iCs/>
        </w:rPr>
        <w:t xml:space="preserve"> </w:t>
      </w:r>
      <w:r w:rsidR="00903226">
        <w:rPr>
          <w:rFonts w:eastAsiaTheme="minorEastAsia"/>
          <w:iCs/>
        </w:rPr>
        <w:t>Disp</w:t>
      </w:r>
      <w:r w:rsidR="00A97B1E">
        <w:rPr>
          <w:rFonts w:eastAsiaTheme="minorEastAsia"/>
          <w:iCs/>
        </w:rPr>
        <w:t>roportional changes of</w:t>
      </w:r>
      <w:r w:rsidR="00903226">
        <w:rPr>
          <w:rFonts w:eastAsiaTheme="minorEastAsia"/>
          <w:iCs/>
        </w:rPr>
        <w:t xml:space="preserve"> the</w:t>
      </w:r>
      <w:r w:rsidR="00A97B1E">
        <w:rPr>
          <w:rFonts w:eastAsiaTheme="minorEastAsia"/>
          <w:iCs/>
        </w:rPr>
        <w:t xml:space="preserve"> </w:t>
      </w:r>
      <w:r w:rsidR="002B3A92">
        <w:rPr>
          <w:rFonts w:eastAsiaTheme="minorEastAsia"/>
          <w:iCs/>
        </w:rPr>
        <w:t>large</w:t>
      </w:r>
      <w:r w:rsidR="006F074F">
        <w:rPr>
          <w:rFonts w:eastAsiaTheme="minorEastAsia"/>
          <w:iCs/>
        </w:rPr>
        <w:t>-</w:t>
      </w:r>
      <w:r w:rsidR="002B3A92">
        <w:rPr>
          <w:rFonts w:eastAsiaTheme="minorEastAsia"/>
          <w:iCs/>
        </w:rPr>
        <w:t xml:space="preserve">scale moisture gradient </w:t>
      </w:r>
      <m:oMath>
        <m:r>
          <m:rPr>
            <m:sty m:val="p"/>
          </m:rPr>
          <w:rPr>
            <w:rFonts w:ascii="Cambria Math" w:eastAsiaTheme="minorEastAsia" w:hAnsi="Cambria Math"/>
          </w:rPr>
          <m:t>Δ</m:t>
        </m:r>
        <m:r>
          <w:rPr>
            <w:rFonts w:ascii="Cambria Math" w:eastAsiaTheme="minorEastAsia" w:hAnsi="Cambria Math"/>
          </w:rPr>
          <m:t xml:space="preserve">q </m:t>
        </m:r>
      </m:oMath>
      <w:r w:rsidR="00A97B1E">
        <w:rPr>
          <w:rFonts w:eastAsiaTheme="minorEastAsia"/>
          <w:iCs/>
        </w:rPr>
        <w:t>to the</w:t>
      </w:r>
      <w:r w:rsidR="002B3A92">
        <w:rPr>
          <w:rFonts w:eastAsiaTheme="minorEastAsia"/>
          <w:iCs/>
        </w:rPr>
        <w:t xml:space="preserve"> cloud-environment </w:t>
      </w:r>
      <w:r w:rsidR="00A97B1E">
        <w:rPr>
          <w:rFonts w:eastAsiaTheme="minorEastAsia"/>
          <w:iCs/>
        </w:rPr>
        <w:t>moisture</w:t>
      </w:r>
      <w:r w:rsidR="002B3A92">
        <w:rPr>
          <w:rFonts w:eastAsiaTheme="minorEastAsia"/>
          <w:iCs/>
        </w:rPr>
        <w:t xml:space="preserve"> difference</w:t>
      </w:r>
      <w:r w:rsidR="00A97B1E">
        <w:rPr>
          <w:rFonts w:eastAsiaTheme="minorEastAsia"/>
          <w:iC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A97B1E">
        <w:rPr>
          <w:rFonts w:eastAsiaTheme="minorEastAsia"/>
          <w:iCs/>
        </w:rPr>
        <w:t xml:space="preserve"> would change the proportionality of mass flux </w:t>
      </w:r>
      <m:oMath>
        <m:r>
          <w:rPr>
            <w:rFonts w:ascii="Cambria Math" w:eastAsiaTheme="minorEastAsia" w:hAnsi="Cambria Math"/>
          </w:rPr>
          <m:t>M</m:t>
        </m:r>
      </m:oMath>
      <w:r w:rsidR="00DC233E">
        <w:rPr>
          <w:rFonts w:eastAsiaTheme="minorEastAsia"/>
          <w:iCs/>
        </w:rPr>
        <w:t xml:space="preserve"> </w:t>
      </w:r>
      <w:r w:rsidR="00A97B1E">
        <w:rPr>
          <w:rFonts w:eastAsiaTheme="minorEastAsia"/>
          <w:iCs/>
        </w:rPr>
        <w:t xml:space="preserve">to </w:t>
      </w:r>
      <w:r w:rsidR="00DC233E">
        <w:rPr>
          <w:rFonts w:eastAsiaTheme="minorEastAsia"/>
          <w:iCs/>
        </w:rPr>
        <w:t xml:space="preserve">the large-scale mean circulation </w:t>
      </w:r>
      <m:oMath>
        <m:r>
          <m:rPr>
            <m:sty m:val="b"/>
          </m:rPr>
          <w:rPr>
            <w:rFonts w:ascii="Cambria Math" w:eastAsiaTheme="minorEastAsia" w:hAnsi="Cambria Math"/>
          </w:rPr>
          <m:t>U</m:t>
        </m:r>
      </m:oMath>
      <w:r w:rsidR="00A97B1E">
        <w:rPr>
          <w:rFonts w:eastAsiaTheme="minorEastAsia"/>
        </w:rPr>
        <w:t>.</w:t>
      </w:r>
    </w:p>
    <w:commentRangeEnd w:id="29"/>
    <w:p w14:paraId="3F24EA07" w14:textId="2B5FD038" w:rsidR="001D72AF" w:rsidRDefault="00CB698A" w:rsidP="0077169F">
      <w:pPr>
        <w:spacing w:line="240" w:lineRule="auto"/>
      </w:pPr>
      <w:r>
        <w:rPr>
          <w:rStyle w:val="CommentReference"/>
          <w:rFonts w:eastAsiaTheme="minorEastAsia"/>
          <w:sz w:val="24"/>
          <w:szCs w:val="24"/>
        </w:rPr>
        <w:commentReference w:id="29"/>
      </w:r>
      <w:commentRangeEnd w:id="30"/>
      <w:r w:rsidR="002B3A92">
        <w:rPr>
          <w:rStyle w:val="CommentReference"/>
          <w:rFonts w:eastAsiaTheme="minorEastAsia"/>
          <w:sz w:val="24"/>
          <w:szCs w:val="24"/>
        </w:rPr>
        <w:commentReference w:id="30"/>
      </w:r>
      <w:r w:rsidR="0077169F">
        <w:rPr>
          <w:rFonts w:eastAsiaTheme="minorEastAsia"/>
        </w:rPr>
        <w:t xml:space="preserve">The DIM </w:t>
      </w:r>
      <w:r w:rsidR="006F074F">
        <w:rPr>
          <w:rFonts w:eastAsiaTheme="minorEastAsia"/>
        </w:rPr>
        <w:t>mechanism</w:t>
      </w:r>
      <w:r w:rsidR="0077169F">
        <w:rPr>
          <w:rFonts w:eastAsiaTheme="minorEastAsia"/>
        </w:rPr>
        <w:t xml:space="preserve"> predicts the change in area of low clouds responsible for the moisture flux but does not account for secondary desiccation of optically thick stratocumulus clouds found near cloud base in climate models. </w:t>
      </w:r>
      <w:r w:rsidR="00BC2625">
        <w:t>Radiative</w:t>
      </w:r>
      <w:r w:rsidR="003B5742">
        <w:t xml:space="preserve"> </w:t>
      </w:r>
      <w:r w:rsidR="00BC2625">
        <w:t>effects</w:t>
      </w:r>
      <w:r w:rsidR="005D1914">
        <w:t xml:space="preserve"> are similar </w:t>
      </w:r>
      <w:r w:rsidR="003B5742">
        <w:t xml:space="preserve">for </w:t>
      </w:r>
      <w:r w:rsidR="0077169F">
        <w:t>stratocumulus and shallow cumulus</w:t>
      </w:r>
      <w:r w:rsidR="003B5742">
        <w:t xml:space="preserve"> clouds </w:t>
      </w:r>
      <w:r w:rsidR="005D1914">
        <w:t>(Tselioudis et al., 2021; Zelinka et al. 2025)</w:t>
      </w:r>
      <w:r w:rsidR="003B5742">
        <w:t>.</w:t>
      </w:r>
      <w:r w:rsidR="00DC233E">
        <w:t xml:space="preserve"> Increasing clouds coupled to the subcloud humidity could </w:t>
      </w:r>
      <w:r w:rsidR="005D1914">
        <w:t>compensat</w:t>
      </w:r>
      <w:r w:rsidR="00DC233E">
        <w:t>e</w:t>
      </w:r>
      <w:r w:rsidR="005D1914">
        <w:t xml:space="preserve"> </w:t>
      </w:r>
      <w:r w:rsidR="00DC233E">
        <w:t>the</w:t>
      </w:r>
      <w:r w:rsidR="005D1914">
        <w:t xml:space="preserve"> radiative effect</w:t>
      </w:r>
      <w:r w:rsidR="00DC233E">
        <w:t xml:space="preserve"> of losing shallow cumulus clouds</w:t>
      </w:r>
      <w:r w:rsidR="005D1914">
        <w:t xml:space="preserve">. </w:t>
      </w:r>
      <w:r w:rsidR="006F074F">
        <w:t>M</w:t>
      </w:r>
      <w:r w:rsidR="005D1914">
        <w:t>ixing-induced low cloud feedback</w:t>
      </w:r>
      <w:r w:rsidR="006F074F">
        <w:t xml:space="preserve">, wherein mixing by precipitating convection dries lower levels and evaporates extensive and optically thick stratocumulus clouds, </w:t>
      </w:r>
      <w:r w:rsidR="005D1914">
        <w:t xml:space="preserve">describes </w:t>
      </w:r>
      <w:r w:rsidR="00C516EE">
        <w:t>a mechanism for</w:t>
      </w:r>
      <w:r w:rsidR="003B5742">
        <w:t xml:space="preserve"> this </w:t>
      </w:r>
      <w:r w:rsidR="0077169F">
        <w:t>compensation</w:t>
      </w:r>
      <w:r w:rsidR="005D1914">
        <w:t xml:space="preserve">. </w:t>
      </w:r>
      <w:r w:rsidR="00BC2625">
        <w:t>Though subsidence is a common precondition for stratocumulus clouds, a</w:t>
      </w:r>
      <w:commentRangeStart w:id="31"/>
      <w:r w:rsidR="005D1914">
        <w:t xml:space="preserve">ll else </w:t>
      </w:r>
      <w:r w:rsidR="00BC2625">
        <w:t xml:space="preserve">being </w:t>
      </w:r>
      <w:r w:rsidR="005D1914">
        <w:t xml:space="preserve">equal, </w:t>
      </w:r>
      <w:r w:rsidR="00BC2625">
        <w:t xml:space="preserve">greater </w:t>
      </w:r>
      <w:r w:rsidR="005D1914">
        <w:t>subsidence reduce</w:t>
      </w:r>
      <w:r w:rsidR="00BC2625">
        <w:t>s</w:t>
      </w:r>
      <w:r w:rsidR="00437010">
        <w:t xml:space="preserve"> </w:t>
      </w:r>
      <w:r w:rsidR="005D1914">
        <w:t>stratocumulus clouds (Myers and Norris, 201</w:t>
      </w:r>
      <w:r w:rsidR="00C17B2E">
        <w:t>3</w:t>
      </w:r>
      <w:r w:rsidR="005D1914">
        <w:t>).</w:t>
      </w:r>
      <w:commentRangeEnd w:id="31"/>
      <w:r w:rsidR="005D1914">
        <w:rPr>
          <w:rStyle w:val="CommentReference"/>
          <w:sz w:val="24"/>
          <w:szCs w:val="24"/>
        </w:rPr>
        <w:commentReference w:id="31"/>
      </w:r>
    </w:p>
    <w:p w14:paraId="7DCBCDF9" w14:textId="6BEA9183" w:rsidR="00DC233E" w:rsidRDefault="008E4D0D" w:rsidP="0077169F">
      <w:pPr>
        <w:spacing w:line="240" w:lineRule="auto"/>
        <w:rPr>
          <w:rFonts w:eastAsiaTheme="minorEastAsia"/>
          <w:iCs/>
        </w:rPr>
      </w:pPr>
      <w:r>
        <w:rPr>
          <w:rFonts w:eastAsiaTheme="minorEastAsia"/>
          <w:iCs/>
        </w:rPr>
        <w:t>Convective plumes balancing large-scale drying do not accurately parameterize t</w:t>
      </w:r>
      <w:r w:rsidR="00C516EE">
        <w:rPr>
          <w:rFonts w:eastAsiaTheme="minorEastAsia"/>
          <w:iCs/>
        </w:rPr>
        <w:t xml:space="preserve">he </w:t>
      </w:r>
      <w:r w:rsidR="00E81D19">
        <w:rPr>
          <w:rFonts w:eastAsiaTheme="minorEastAsia"/>
          <w:iCs/>
        </w:rPr>
        <w:t>19%</w:t>
      </w:r>
      <w:r>
        <w:rPr>
          <w:rFonts w:eastAsiaTheme="minorEastAsia"/>
          <w:iCs/>
        </w:rPr>
        <w:t xml:space="preserve"> of clouds with cloud tops below 1 km</w:t>
      </w:r>
      <w:r w:rsidR="00E81D19">
        <w:rPr>
          <w:rFonts w:eastAsiaTheme="minorEastAsia"/>
          <w:iCs/>
        </w:rPr>
        <w:t xml:space="preserve"> </w:t>
      </w:r>
      <w:r w:rsidR="00C516EE">
        <w:rPr>
          <w:rFonts w:eastAsiaTheme="minorEastAsia"/>
          <w:iCs/>
        </w:rPr>
        <w:t>over the tropical Atlantic study</w:t>
      </w:r>
      <w:r>
        <w:rPr>
          <w:rFonts w:eastAsiaTheme="minorEastAsia"/>
          <w:iCs/>
        </w:rPr>
        <w:t xml:space="preserve"> region</w:t>
      </w:r>
      <w:r w:rsidR="00E81D19">
        <w:rPr>
          <w:rFonts w:eastAsiaTheme="minorEastAsia"/>
          <w:iCs/>
        </w:rPr>
        <w:t xml:space="preserve">. </w:t>
      </w:r>
      <w:r w:rsidR="00196410">
        <w:rPr>
          <w:rFonts w:eastAsiaTheme="minorEastAsia"/>
          <w:iCs/>
        </w:rPr>
        <w:t xml:space="preserve">Rather, these cloud base clouds are </w:t>
      </w:r>
      <w:r w:rsidR="00E81D19">
        <w:rPr>
          <w:rFonts w:eastAsiaTheme="minorEastAsia"/>
          <w:iCs/>
        </w:rPr>
        <w:t>coupled to subcloud humidity fluctuations</w:t>
      </w:r>
      <w:r w:rsidR="00196410">
        <w:rPr>
          <w:rFonts w:eastAsiaTheme="minorEastAsia"/>
          <w:iCs/>
        </w:rPr>
        <w:t>.</w:t>
      </w:r>
      <w:r w:rsidR="00E81D19">
        <w:rPr>
          <w:rFonts w:eastAsiaTheme="minorEastAsia"/>
          <w:iCs/>
        </w:rPr>
        <w:t xml:space="preserve"> </w:t>
      </w:r>
      <w:r w:rsidR="007D0989">
        <w:rPr>
          <w:rFonts w:eastAsiaTheme="minorEastAsia"/>
          <w:iCs/>
        </w:rPr>
        <w:t xml:space="preserve">The fraction of these </w:t>
      </w:r>
      <w:r w:rsidR="00DC233E">
        <w:rPr>
          <w:rFonts w:eastAsiaTheme="minorEastAsia"/>
          <w:iCs/>
        </w:rPr>
        <w:t>humidity fluctuations</w:t>
      </w:r>
      <w:r w:rsidR="007D0989">
        <w:rPr>
          <w:rFonts w:eastAsiaTheme="minorEastAsia"/>
          <w:iCs/>
        </w:rPr>
        <w:t xml:space="preserve"> resulting in clouds</w:t>
      </w:r>
      <w:r w:rsidR="00196410">
        <w:rPr>
          <w:rFonts w:eastAsiaTheme="minorEastAsia"/>
          <w:iCs/>
        </w:rPr>
        <w:t xml:space="preserve"> may increase or decrease</w:t>
      </w:r>
      <w:r w:rsidR="00DC233E">
        <w:rPr>
          <w:rFonts w:eastAsiaTheme="minorEastAsia"/>
          <w:iCs/>
        </w:rPr>
        <w:t xml:space="preserve">, depending on the degree to which </w:t>
      </w:r>
      <w:r w:rsidR="00E81D19">
        <w:rPr>
          <w:rFonts w:eastAsiaTheme="minorEastAsia"/>
          <w:iCs/>
        </w:rPr>
        <w:t xml:space="preserve">surface and cloud-base </w:t>
      </w:r>
      <w:r w:rsidR="00DC233E">
        <w:rPr>
          <w:rFonts w:eastAsiaTheme="minorEastAsia"/>
          <w:iCs/>
        </w:rPr>
        <w:t>RH increases</w:t>
      </w:r>
      <w:r w:rsidR="00C516EE">
        <w:rPr>
          <w:rFonts w:eastAsiaTheme="minorEastAsia"/>
          <w:iCs/>
        </w:rPr>
        <w:t xml:space="preserve">, broadening our estimate of low cloud fraction change to </w:t>
      </w:r>
      <m:oMath>
        <m:r>
          <m:rPr>
            <m:sty m:val="p"/>
          </m:rPr>
          <w:rPr>
            <w:rFonts w:ascii="Cambria Math" w:eastAsiaTheme="minorEastAsia" w:hAnsi="Cambria Math"/>
          </w:rPr>
          <m:t>Δ</m:t>
        </m:r>
        <m:r>
          <w:rPr>
            <w:rFonts w:ascii="Cambria Math" w:eastAsiaTheme="minorEastAsia" w:hAnsi="Cambria Math"/>
          </w:rPr>
          <m:t>C/C=</m:t>
        </m:r>
      </m:oMath>
      <w:r>
        <w:rPr>
          <w:rFonts w:eastAsiaTheme="minorEastAsia"/>
          <w:iCs/>
        </w:rPr>
        <w:t xml:space="preserve"> </w:t>
      </w:r>
      <w:r>
        <w:rPr>
          <w:rFonts w:ascii="Aptos" w:hAnsi="Aptos"/>
        </w:rPr>
        <w:t>–7.8 to –4.7 % K</w:t>
      </w:r>
      <w:r>
        <w:rPr>
          <w:rFonts w:ascii="Aptos" w:hAnsi="Aptos"/>
          <w:vertAlign w:val="superscript"/>
        </w:rPr>
        <w:t>–1</w:t>
      </w:r>
      <w:r>
        <w:rPr>
          <w:rFonts w:ascii="Aptos" w:hAnsi="Aptos"/>
        </w:rPr>
        <w:t>.</w:t>
      </w:r>
      <w:r w:rsidR="00C516EE">
        <w:rPr>
          <w:rFonts w:eastAsiaTheme="minorEastAsia"/>
          <w:iCs/>
        </w:rPr>
        <w:t xml:space="preserve"> </w:t>
      </w:r>
    </w:p>
    <w:p w14:paraId="32CE77A5" w14:textId="3A0B4C07" w:rsidR="00196410" w:rsidRPr="0077169F" w:rsidRDefault="00196410" w:rsidP="0077169F">
      <w:pPr>
        <w:spacing w:line="240" w:lineRule="auto"/>
        <w:rPr>
          <w:rFonts w:eastAsiaTheme="minorEastAsia"/>
          <w:iCs/>
        </w:rPr>
      </w:pPr>
      <w:r>
        <w:rPr>
          <w:rFonts w:eastAsiaTheme="minorEastAsia"/>
          <w:iCs/>
        </w:rPr>
        <w:t xml:space="preserve">Mesoscale variations of clouds have been observed to be related to mesoscale divergence. Climate models that reproduce the </w:t>
      </w:r>
      <w:r w:rsidR="007D0989">
        <w:rPr>
          <w:rFonts w:eastAsiaTheme="minorEastAsia"/>
          <w:iCs/>
        </w:rPr>
        <w:t xml:space="preserve">mesoscale </w:t>
      </w:r>
      <w:r>
        <w:rPr>
          <w:rFonts w:eastAsiaTheme="minorEastAsia"/>
          <w:iCs/>
        </w:rPr>
        <w:t xml:space="preserve">coupling between clouds and mass flux have weaker climate sensitivity, suggesting that mesoscale organization </w:t>
      </w:r>
      <w:r w:rsidR="007D0989">
        <w:rPr>
          <w:rFonts w:eastAsiaTheme="minorEastAsia"/>
          <w:iCs/>
        </w:rPr>
        <w:t>mitigates positive</w:t>
      </w:r>
      <w:r>
        <w:rPr>
          <w:rFonts w:eastAsiaTheme="minorEastAsia"/>
          <w:iCs/>
        </w:rPr>
        <w:t xml:space="preserve"> low cloud feedback.</w:t>
      </w:r>
      <w:r w:rsidR="0087797E">
        <w:rPr>
          <w:rFonts w:eastAsiaTheme="minorEastAsia"/>
          <w:iCs/>
        </w:rPr>
        <w:t xml:space="preserve"> </w:t>
      </w:r>
      <w:r w:rsidR="00395F01">
        <w:rPr>
          <w:rFonts w:eastAsiaTheme="minorEastAsia"/>
          <w:iCs/>
        </w:rPr>
        <w:t>The present study is not suited to assess the effect of m</w:t>
      </w:r>
      <w:r>
        <w:rPr>
          <w:rFonts w:eastAsiaTheme="minorEastAsia"/>
          <w:iCs/>
        </w:rPr>
        <w:t xml:space="preserve">esoscale </w:t>
      </w:r>
      <w:r w:rsidR="0087797E">
        <w:rPr>
          <w:rFonts w:eastAsiaTheme="minorEastAsia"/>
          <w:iCs/>
        </w:rPr>
        <w:t>deviations from</w:t>
      </w:r>
      <w:r w:rsidR="00395F01">
        <w:rPr>
          <w:rFonts w:eastAsiaTheme="minorEastAsia"/>
          <w:iCs/>
        </w:rPr>
        <w:t xml:space="preserve"> the</w:t>
      </w:r>
      <w:r w:rsidR="0087797E">
        <w:rPr>
          <w:rFonts w:eastAsiaTheme="minorEastAsia"/>
          <w:iCs/>
        </w:rPr>
        <w:t xml:space="preserve"> steady balance of the moisture budget, but some of the effects of </w:t>
      </w:r>
      <w:r w:rsidR="007D0989">
        <w:rPr>
          <w:rFonts w:eastAsiaTheme="minorEastAsia"/>
          <w:iCs/>
        </w:rPr>
        <w:t>wider</w:t>
      </w:r>
      <w:r w:rsidR="0087797E">
        <w:rPr>
          <w:rFonts w:eastAsiaTheme="minorEastAsia"/>
          <w:iCs/>
        </w:rPr>
        <w:t xml:space="preserve"> and more clustered clouds are simulated by </w:t>
      </w:r>
      <w:r w:rsidR="00395F01">
        <w:rPr>
          <w:rFonts w:eastAsiaTheme="minorEastAsia"/>
          <w:iCs/>
        </w:rPr>
        <w:t>decreas</w:t>
      </w:r>
      <w:r w:rsidR="007D0989">
        <w:rPr>
          <w:rFonts w:eastAsiaTheme="minorEastAsia"/>
          <w:iCs/>
        </w:rPr>
        <w:t>ing</w:t>
      </w:r>
      <w:r w:rsidR="00395F01">
        <w:rPr>
          <w:rFonts w:eastAsiaTheme="minorEastAsia"/>
          <w:iCs/>
        </w:rPr>
        <w:t xml:space="preserve"> moisture </w:t>
      </w:r>
      <w:r w:rsidR="00A5216C">
        <w:rPr>
          <w:rFonts w:eastAsiaTheme="minorEastAsia"/>
          <w:iCs/>
        </w:rPr>
        <w:t>entrainment</w:t>
      </w:r>
      <w:r w:rsidR="00395F01">
        <w:rPr>
          <w:rFonts w:eastAsiaTheme="minorEastAsia"/>
          <w:iCs/>
        </w:rPr>
        <w:t xml:space="preserve"> and </w:t>
      </w:r>
      <w:r w:rsidR="0087797E">
        <w:rPr>
          <w:rFonts w:eastAsiaTheme="minorEastAsia"/>
          <w:iCs/>
        </w:rPr>
        <w:t>increas</w:t>
      </w:r>
      <w:r w:rsidR="007D0989">
        <w:rPr>
          <w:rFonts w:eastAsiaTheme="minorEastAsia"/>
          <w:iCs/>
        </w:rPr>
        <w:t>ing</w:t>
      </w:r>
      <w:r w:rsidR="0087797E">
        <w:rPr>
          <w:rFonts w:eastAsiaTheme="minorEastAsia"/>
          <w:iCs/>
        </w:rPr>
        <w:t xml:space="preserve"> precipitation.</w:t>
      </w:r>
      <w:r w:rsidR="00A5216C">
        <w:rPr>
          <w:rFonts w:eastAsiaTheme="minorEastAsia"/>
          <w:iCs/>
        </w:rPr>
        <w:t xml:space="preserve"> </w:t>
      </w:r>
      <w:r w:rsidR="003C7C3F">
        <w:rPr>
          <w:rFonts w:eastAsiaTheme="minorEastAsia"/>
          <w:iCs/>
        </w:rPr>
        <w:t>In this case, c</w:t>
      </w:r>
      <w:r w:rsidR="007D0989">
        <w:rPr>
          <w:rFonts w:eastAsiaTheme="minorEastAsia"/>
          <w:iCs/>
        </w:rPr>
        <w:t xml:space="preserve">loud fraction increases </w:t>
      </w:r>
      <w:r w:rsidR="00395F01">
        <w:rPr>
          <w:rFonts w:eastAsiaTheme="minorEastAsia"/>
          <w:iCs/>
        </w:rPr>
        <w:t>to offset the drying effect of</w:t>
      </w:r>
      <w:r w:rsidR="003C7C3F">
        <w:rPr>
          <w:rFonts w:eastAsiaTheme="minorEastAsia"/>
          <w:iCs/>
        </w:rPr>
        <w:t xml:space="preserve"> precipitation.</w:t>
      </w:r>
    </w:p>
    <w:p w14:paraId="6F638BB2" w14:textId="40B9711A" w:rsidR="00C35AC8" w:rsidRDefault="006A04E5" w:rsidP="00F76519">
      <w:pPr>
        <w:pStyle w:val="Heading1"/>
      </w:pPr>
      <w:r>
        <w:lastRenderedPageBreak/>
        <w:t>Methods</w:t>
      </w:r>
    </w:p>
    <w:p w14:paraId="2B7280C3" w14:textId="77777777" w:rsidR="00EC1EF1" w:rsidRDefault="00EC1EF1" w:rsidP="00EC1EF1">
      <w:pPr>
        <w:pStyle w:val="Heading30"/>
      </w:pPr>
      <w:r>
        <w:t>Low clouds in trade cumulus regions</w:t>
      </w:r>
    </w:p>
    <w:p w14:paraId="1CF40B5A" w14:textId="1BBE3520" w:rsidR="00B30C1B" w:rsidRDefault="004F0AC4" w:rsidP="003D5768">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00E2390B" w:rsidRPr="00377F24">
        <w:rPr>
          <w:rFonts w:ascii="Aptos" w:hAnsi="Aptos"/>
        </w:rPr>
        <w:t>12.5-16 °N, 60-49 °W, 2020 Jan 15</w:t>
      </w:r>
      <w:r w:rsidR="00641B33" w:rsidRPr="00377F24">
        <w:rPr>
          <w:rFonts w:ascii="Aptos" w:hAnsi="Aptos"/>
        </w:rPr>
        <w:t xml:space="preserve"> </w:t>
      </w:r>
      <w:r w:rsidR="00E2390B" w:rsidRPr="00377F24">
        <w:rPr>
          <w:rFonts w:ascii="Aptos" w:hAnsi="Aptos"/>
        </w:rPr>
        <w:t>- February 2</w:t>
      </w:r>
      <w:r w:rsidR="00641B33" w:rsidRPr="00377F24">
        <w:rPr>
          <w:rFonts w:ascii="Aptos" w:hAnsi="Aptos"/>
        </w:rPr>
        <w:t>0</w:t>
      </w:r>
      <w:r w:rsidR="009F34D0" w:rsidRPr="00377F24">
        <w:rPr>
          <w:rFonts w:ascii="Aptos" w:hAnsi="Aptos"/>
        </w:rPr>
        <w:t xml:space="preserve"> </w:t>
      </w:r>
      <w:r w:rsidR="001B7B0A">
        <w:rPr>
          <w:rFonts w:ascii="Aptos" w:hAnsi="Aptos"/>
        </w:rPr>
        <w:t xml:space="preserve">from a GOES retrieval </w:t>
      </w:r>
      <w:r w:rsidR="009F34D0" w:rsidRPr="00377F24">
        <w:rPr>
          <w:rFonts w:ascii="Aptos" w:hAnsi="Aptos"/>
        </w:rPr>
        <w:t>(Minnis et al., 2008; W. Smith, NASA SATCORP)</w:t>
      </w:r>
      <w:r w:rsidR="001B7B0A">
        <w:rPr>
          <w:rFonts w:ascii="Aptos" w:hAnsi="Aptos"/>
        </w:rPr>
        <w:t xml:space="preserve"> and the CERES Flux By Cloud Type (FBCT; Sun et al., 2022). </w:t>
      </w:r>
      <w:r w:rsidR="00E07080">
        <w:rPr>
          <w:rFonts w:ascii="Aptos" w:hAnsi="Aptos"/>
        </w:rPr>
        <w:t xml:space="preserve">Most of the GOES clouds are below </w:t>
      </w:r>
      <w:r w:rsidR="00E569B5">
        <w:rPr>
          <w:rFonts w:ascii="Aptos" w:hAnsi="Aptos"/>
        </w:rPr>
        <w:t>6</w:t>
      </w:r>
      <w:r w:rsidR="00E07080">
        <w:rPr>
          <w:rFonts w:ascii="Aptos" w:hAnsi="Aptos"/>
        </w:rPr>
        <w:t xml:space="preserve">80 hPa </w:t>
      </w:r>
      <w:r w:rsidR="00377F24">
        <w:rPr>
          <w:rFonts w:ascii="Aptos" w:hAnsi="Aptos"/>
        </w:rPr>
        <w:t>(</w:t>
      </w:r>
      <w:r w:rsidR="00E569B5">
        <w:rPr>
          <w:rFonts w:ascii="Aptos" w:hAnsi="Aptos"/>
        </w:rPr>
        <w:t>37</w:t>
      </w:r>
      <w:r w:rsidR="00377F24">
        <w:rPr>
          <w:rFonts w:ascii="Aptos" w:hAnsi="Aptos"/>
        </w:rPr>
        <w:t xml:space="preserve">% </w:t>
      </w:r>
      <w:r w:rsidR="00E569B5">
        <w:rPr>
          <w:rFonts w:ascii="Aptos" w:hAnsi="Aptos"/>
        </w:rPr>
        <w:t>cloud fraction</w:t>
      </w:r>
      <w:r w:rsidR="00377F24">
        <w:rPr>
          <w:rFonts w:ascii="Aptos" w:hAnsi="Aptos"/>
        </w:rPr>
        <w:t>)</w:t>
      </w:r>
      <w:r w:rsidR="00E569B5">
        <w:rPr>
          <w:rFonts w:ascii="Aptos" w:hAnsi="Aptos"/>
        </w:rPr>
        <w:t xml:space="preserve"> </w:t>
      </w:r>
      <w:r w:rsidR="00E07080">
        <w:rPr>
          <w:rFonts w:ascii="Aptos" w:hAnsi="Aptos"/>
        </w:rPr>
        <w:t xml:space="preserve">with cloud optical thickness </w:t>
      </w:r>
      <m:oMath>
        <m:r>
          <w:rPr>
            <w:rFonts w:ascii="Cambria Math" w:hAnsi="Cambria Math"/>
          </w:rPr>
          <m:t>τ</m:t>
        </m:r>
        <m:r>
          <m:rPr>
            <m:sty m:val="p"/>
          </m:rPr>
          <w:rPr>
            <w:rFonts w:ascii="Cambria Math" w:hAnsi="Cambria Math"/>
          </w:rPr>
          <m:t>=</m:t>
        </m:r>
      </m:oMath>
      <w:r w:rsidR="00E07080">
        <w:rPr>
          <w:rFonts w:ascii="Aptos" w:hAnsi="Aptos"/>
        </w:rPr>
        <w:t xml:space="preserve"> </w:t>
      </w:r>
      <w:r w:rsidR="00B94CB8">
        <w:rPr>
          <w:rFonts w:ascii="Aptos" w:hAnsi="Aptos"/>
        </w:rPr>
        <w:t>0</w:t>
      </w:r>
      <w:r w:rsidR="00E07080">
        <w:rPr>
          <w:rFonts w:ascii="Aptos" w:hAnsi="Aptos"/>
        </w:rPr>
        <w:t>.3-9.4</w:t>
      </w:r>
      <w:r w:rsidR="00E569B5">
        <w:rPr>
          <w:rFonts w:ascii="Aptos" w:hAnsi="Aptos"/>
        </w:rPr>
        <w:t xml:space="preserve"> (Fig. GOESISCCP a)</w:t>
      </w:r>
      <w:r w:rsidR="00E07080">
        <w:rPr>
          <w:rFonts w:ascii="Aptos" w:hAnsi="Aptos"/>
        </w:rPr>
        <w:t xml:space="preserve">. </w:t>
      </w:r>
      <w:r w:rsidR="00E569B5">
        <w:rPr>
          <w:rFonts w:ascii="Aptos" w:hAnsi="Aptos"/>
        </w:rPr>
        <w:t xml:space="preserve">The </w:t>
      </w:r>
      <w:r w:rsidR="001B7B0A">
        <w:rPr>
          <w:rFonts w:ascii="Aptos" w:hAnsi="Aptos"/>
        </w:rPr>
        <w:t>FBCT</w:t>
      </w:r>
      <w:r w:rsidR="00E2390B">
        <w:rPr>
          <w:rFonts w:ascii="Aptos" w:hAnsi="Aptos"/>
        </w:rPr>
        <w:t xml:space="preserve"> histogram </w:t>
      </w:r>
      <w:r w:rsidR="00E569B5">
        <w:rPr>
          <w:rFonts w:ascii="Aptos" w:hAnsi="Aptos"/>
        </w:rPr>
        <w:t>is</w:t>
      </w:r>
      <w:r w:rsidR="00E07080">
        <w:rPr>
          <w:rFonts w:ascii="Aptos" w:hAnsi="Aptos"/>
        </w:rPr>
        <w:t xml:space="preserve"> similar</w:t>
      </w:r>
      <w:r w:rsidR="00E569B5">
        <w:rPr>
          <w:rFonts w:ascii="Aptos" w:hAnsi="Aptos"/>
        </w:rPr>
        <w:t xml:space="preserve"> (36% cloud fraction below 680 hPa; Fig. GOESISCCP b)</w:t>
      </w:r>
      <w:r w:rsidR="00E07080">
        <w:rPr>
          <w:rFonts w:ascii="Aptos" w:hAnsi="Aptos"/>
        </w:rPr>
        <w:t xml:space="preserve"> but </w:t>
      </w:r>
      <w:r w:rsidR="00377F24">
        <w:rPr>
          <w:rFonts w:ascii="Aptos" w:hAnsi="Aptos"/>
        </w:rPr>
        <w:t>has</w:t>
      </w:r>
      <w:r w:rsidR="00E07080">
        <w:rPr>
          <w:rFonts w:ascii="Aptos" w:hAnsi="Aptos"/>
        </w:rPr>
        <w:t xml:space="preserve"> </w:t>
      </w:r>
      <w:r w:rsidR="00377F24">
        <w:rPr>
          <w:rFonts w:ascii="Aptos" w:hAnsi="Aptos"/>
        </w:rPr>
        <w:t>(2-3x)</w:t>
      </w:r>
      <w:r w:rsidR="00E07080">
        <w:rPr>
          <w:rFonts w:ascii="Aptos" w:hAnsi="Aptos"/>
        </w:rPr>
        <w:t xml:space="preserve"> </w:t>
      </w:r>
      <w:r w:rsidR="005D665E">
        <w:rPr>
          <w:rFonts w:ascii="Aptos" w:hAnsi="Aptos"/>
        </w:rPr>
        <w:t xml:space="preserve">greater </w:t>
      </w:r>
      <w:r w:rsidR="00E07080">
        <w:rPr>
          <w:rFonts w:ascii="Aptos" w:hAnsi="Aptos"/>
        </w:rPr>
        <w:t>optical thickness</w:t>
      </w:r>
      <w:r w:rsidR="00377F24">
        <w:rPr>
          <w:rFonts w:ascii="Aptos" w:hAnsi="Aptos"/>
        </w:rPr>
        <w:t xml:space="preserve"> than GOES</w:t>
      </w:r>
      <w:r w:rsidR="005D665E">
        <w:rPr>
          <w:rFonts w:ascii="Aptos" w:hAnsi="Aptos"/>
        </w:rPr>
        <w:t xml:space="preserve">, possibly because </w:t>
      </w:r>
      <w:r w:rsidR="00377F24">
        <w:rPr>
          <w:rFonts w:ascii="Aptos" w:hAnsi="Aptos"/>
        </w:rPr>
        <w:t>of the greater independence of cloud fraction and optical thickness for the 1-km MODIS pixels</w:t>
      </w:r>
      <w:r w:rsidR="00B94CB8">
        <w:rPr>
          <w:rFonts w:ascii="Aptos" w:hAnsi="Aptos"/>
        </w:rPr>
        <w:t xml:space="preserve"> used by </w:t>
      </w:r>
      <w:r w:rsidR="001B7B0A">
        <w:rPr>
          <w:rFonts w:ascii="Aptos" w:hAnsi="Aptos"/>
        </w:rPr>
        <w:t>FBCT</w:t>
      </w:r>
      <w:r w:rsidR="00377F24">
        <w:rPr>
          <w:rFonts w:ascii="Aptos" w:hAnsi="Aptos"/>
        </w:rPr>
        <w:t>.</w:t>
      </w:r>
      <w:r w:rsidR="00B94CB8">
        <w:rPr>
          <w:rFonts w:ascii="Aptos" w:hAnsi="Aptos"/>
        </w:rPr>
        <w:t xml:space="preserve"> </w:t>
      </w:r>
      <w:r w:rsidR="001B7B0A">
        <w:rPr>
          <w:rFonts w:ascii="Aptos" w:hAnsi="Aptos"/>
        </w:rPr>
        <w:t>FBCT</w:t>
      </w:r>
      <w:r w:rsidR="00B94CB8">
        <w:rPr>
          <w:rFonts w:ascii="Aptos" w:hAnsi="Aptos"/>
        </w:rPr>
        <w:t xml:space="preserve"> also observes more 800-680 hPa cloud tops (15%) than GOES (7.4%).</w:t>
      </w:r>
    </w:p>
    <w:p w14:paraId="47070095" w14:textId="66E4F21B" w:rsidR="00717C8F" w:rsidRPr="00717C8F" w:rsidRDefault="00717C8F" w:rsidP="00717C8F">
      <w:pPr>
        <w:pStyle w:val="FirstParagraph"/>
      </w:pPr>
      <w:r>
        <w:t xml:space="preserve">Low clouds in five CMIP6 preindustrial control simulations in the Cloud Feedback Model Intercomparison Project (CFMIP) have greater optical thickness than observed over the northern tropical Atlantic in January-February. Model-mean cloud optical thickness is mainly </w:t>
      </w:r>
      <m:oMath>
        <m:r>
          <w:rPr>
            <w:rFonts w:ascii="Cambria Math" w:hAnsi="Cambria Math"/>
          </w:rPr>
          <m:t>τ=</m:t>
        </m:r>
      </m:oMath>
      <w:r>
        <w:rPr>
          <w:rFonts w:eastAsiaTheme="minorEastAsia"/>
        </w:rPr>
        <w:t xml:space="preserve"> </w:t>
      </w:r>
      <w:r>
        <w:t xml:space="preserve">1.3 to 23, </w:t>
      </w:r>
      <w:r>
        <w:rPr>
          <w:rFonts w:ascii="Aptos" w:hAnsi="Aptos"/>
          <w:color w:val="000000"/>
        </w:rPr>
        <w:t xml:space="preserve">with few clouds thinner than </w:t>
      </w:r>
      <m:oMath>
        <m:r>
          <w:rPr>
            <w:rFonts w:ascii="Cambria Math" w:hAnsi="Cambria Math"/>
            <w:color w:val="000000"/>
          </w:rPr>
          <m:t>τ</m:t>
        </m:r>
      </m:oMath>
      <w:r>
        <w:rPr>
          <w:rFonts w:ascii="Aptos" w:eastAsiaTheme="minorEastAsia" w:hAnsi="Aptos"/>
          <w:color w:val="000000"/>
        </w:rPr>
        <w:t xml:space="preserve"> </w:t>
      </w:r>
      <w:r>
        <w:rPr>
          <w:rFonts w:ascii="Aptos" w:hAnsi="Aptos"/>
          <w:color w:val="000000"/>
        </w:rPr>
        <w:t xml:space="preserve">= 3.6, </w:t>
      </w:r>
      <w:r>
        <w:t xml:space="preserve">(Fig. </w:t>
      </w:r>
      <w:r w:rsidR="00573F78">
        <w:t xml:space="preserve">GOESISCCP </w:t>
      </w:r>
      <w:r w:rsidR="00E558E9">
        <w:t>c</w:t>
      </w:r>
      <w:r>
        <w:t>)</w:t>
      </w:r>
      <w:r>
        <w:rPr>
          <w:rFonts w:ascii="Aptos" w:hAnsi="Aptos"/>
          <w:color w:val="000000"/>
        </w:rPr>
        <w:t>.</w:t>
      </w:r>
    </w:p>
    <w:p w14:paraId="644FC26E" w14:textId="6C48874A" w:rsidR="00F84D03" w:rsidRDefault="00F84D03" w:rsidP="00F84D03">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w:t>
      </w:r>
      <w:r w:rsidR="00B94CB8">
        <w:rPr>
          <w:rFonts w:ascii="Aptos" w:hAnsi="Aptos"/>
        </w:rPr>
        <w:t xml:space="preserve">cloud </w:t>
      </w:r>
      <w:r w:rsidRPr="005628AC">
        <w:rPr>
          <w:rFonts w:ascii="Aptos" w:hAnsi="Aptos"/>
        </w:rPr>
        <w:t xml:space="preserve">albedo. Clouds not filling the pixel </w:t>
      </w:r>
      <w:r w:rsidR="00B94CB8">
        <w:rPr>
          <w:rFonts w:ascii="Aptos" w:hAnsi="Aptos"/>
        </w:rPr>
        <w:t xml:space="preserve">and allowing it to be partly transparent to the longwave, </w:t>
      </w:r>
      <w:r w:rsidRPr="005628AC">
        <w:rPr>
          <w:rFonts w:ascii="Aptos" w:hAnsi="Aptos"/>
        </w:rPr>
        <w:t xml:space="preserve">may account for </w:t>
      </w:r>
      <w:r w:rsidR="00B94CB8">
        <w:rPr>
          <w:rFonts w:ascii="Aptos" w:hAnsi="Aptos"/>
        </w:rPr>
        <w:t xml:space="preserve">the vertical </w:t>
      </w:r>
      <w:r w:rsidRPr="005628AC">
        <w:rPr>
          <w:rFonts w:ascii="Aptos" w:hAnsi="Aptos"/>
        </w:rPr>
        <w:t xml:space="preserve">spread of the cloud top height of the lower mode, estimated from cloud top infrared </w:t>
      </w:r>
      <w:r w:rsidR="001B7B0A">
        <w:rPr>
          <w:rFonts w:ascii="Aptos" w:hAnsi="Aptos"/>
        </w:rPr>
        <w:t>emission</w:t>
      </w:r>
      <w:r w:rsidRPr="005628AC">
        <w:rPr>
          <w:rFonts w:ascii="Aptos" w:hAnsi="Aptos"/>
        </w:rPr>
        <w:t xml:space="preserve">. The second vertical mode is observed below the trade inversion at 1.5-2.5 km. It has </w:t>
      </w:r>
      <w:r w:rsidR="001B7B0A">
        <w:rPr>
          <w:rFonts w:ascii="Aptos" w:hAnsi="Aptos"/>
        </w:rPr>
        <w:t>a</w:t>
      </w:r>
      <w:r w:rsidRPr="005628AC">
        <w:rPr>
          <w:rFonts w:ascii="Aptos" w:hAnsi="Aptos"/>
        </w:rPr>
        <w:t xml:space="preserve"> cloud fraction </w:t>
      </w:r>
      <w:r w:rsidR="001B7B0A">
        <w:rPr>
          <w:rFonts w:ascii="Aptos" w:hAnsi="Aptos"/>
        </w:rPr>
        <w:t xml:space="preserve">half as large </w:t>
      </w:r>
      <w:r w:rsidRPr="005628AC">
        <w:rPr>
          <w:rFonts w:ascii="Aptos" w:hAnsi="Aptos"/>
        </w:rPr>
        <w:t xml:space="preserve">as the </w:t>
      </w:r>
      <w:r w:rsidR="001B7B0A">
        <w:rPr>
          <w:rFonts w:ascii="Aptos" w:hAnsi="Aptos"/>
        </w:rPr>
        <w:t xml:space="preserve">cloud base </w:t>
      </w:r>
      <w:r w:rsidRPr="005628AC">
        <w:rPr>
          <w:rFonts w:ascii="Aptos" w:hAnsi="Aptos"/>
        </w:rPr>
        <w:t xml:space="preserve">mode, but </w:t>
      </w:r>
      <w:r w:rsidR="001B7B0A">
        <w:rPr>
          <w:rFonts w:ascii="Aptos" w:hAnsi="Aptos"/>
        </w:rPr>
        <w:t>c</w:t>
      </w:r>
      <w:r w:rsidRPr="005628AC">
        <w:rPr>
          <w:rFonts w:ascii="Aptos" w:hAnsi="Aptos"/>
        </w:rPr>
        <w:t xml:space="preserve">louds </w:t>
      </w:r>
      <w:r w:rsidR="001B7B0A">
        <w:rPr>
          <w:rFonts w:ascii="Aptos" w:hAnsi="Aptos"/>
        </w:rPr>
        <w:t>above</w:t>
      </w:r>
      <w:r w:rsidRPr="005628AC">
        <w:rPr>
          <w:rFonts w:ascii="Aptos" w:hAnsi="Aptos"/>
        </w:rPr>
        <w:t xml:space="preserve"> 1.5</w:t>
      </w:r>
      <w:r w:rsidR="001B7B0A">
        <w:rPr>
          <w:rFonts w:ascii="Aptos" w:hAnsi="Aptos"/>
        </w:rPr>
        <w:t xml:space="preserve"> </w:t>
      </w:r>
      <w:r w:rsidRPr="005628AC">
        <w:rPr>
          <w:rFonts w:ascii="Aptos" w:hAnsi="Aptos"/>
        </w:rPr>
        <w:t xml:space="preserve">km are responsible for an albedo of 0.05 </w:t>
      </w:r>
      <w:r>
        <w:rPr>
          <w:rFonts w:ascii="Aptos" w:hAnsi="Aptos"/>
        </w:rPr>
        <w:t>of the total 0.07 integrated over the lower 4 km</w:t>
      </w:r>
      <w:r w:rsidRPr="005628AC">
        <w:rPr>
          <w:rFonts w:ascii="Aptos" w:hAnsi="Aptos"/>
        </w:rPr>
        <w:t>.</w:t>
      </w:r>
    </w:p>
    <w:p w14:paraId="3F0B0C2D" w14:textId="470E833D" w:rsidR="00AF2B88" w:rsidRPr="00221F2D" w:rsidRDefault="003A6312" w:rsidP="00AF2B88">
      <w:pPr>
        <w:spacing w:line="240" w:lineRule="auto"/>
        <w:rPr>
          <w:rFonts w:eastAsiaTheme="minorEastAsia" w:cs="Times New Roman"/>
          <w:kern w:val="0"/>
          <w14:ligatures w14:val="none"/>
        </w:rPr>
      </w:pPr>
      <w:r>
        <w:rPr>
          <w:rFonts w:ascii="Aptos" w:hAnsi="Aptos"/>
        </w:rPr>
        <w:t>Top-of-atmosphere c</w:t>
      </w:r>
      <w:r w:rsidR="00AF2B88">
        <w:rPr>
          <w:rFonts w:ascii="Aptos" w:hAnsi="Aptos"/>
        </w:rPr>
        <w:t xml:space="preserve">loud radiative effect (CRE) </w:t>
      </w:r>
      <w:r>
        <w:rPr>
          <w:rFonts w:ascii="Aptos" w:hAnsi="Aptos"/>
        </w:rPr>
        <w:t>of the</w:t>
      </w:r>
      <w:r w:rsidR="00AF2B88">
        <w:rPr>
          <w:rFonts w:ascii="Aptos" w:hAnsi="Aptos"/>
        </w:rPr>
        <w:t xml:space="preserve"> low clouds (p&gt;680 hPa</w:t>
      </w:r>
      <w:r>
        <w:rPr>
          <w:rFonts w:ascii="Aptos" w:hAnsi="Aptos"/>
        </w:rPr>
        <w:t>)</w:t>
      </w:r>
      <w:r w:rsidR="00AF2B88">
        <w:rPr>
          <w:rFonts w:ascii="Aptos" w:hAnsi="Aptos"/>
        </w:rPr>
        <w:t xml:space="preserve"> is computed from </w:t>
      </w:r>
      <w:r>
        <w:rPr>
          <w:rFonts w:ascii="Aptos" w:hAnsi="Aptos"/>
        </w:rPr>
        <w:t xml:space="preserve">the Zelinka et al. (2012) </w:t>
      </w:r>
      <w:r w:rsidR="00AF2B88">
        <w:rPr>
          <w:rFonts w:ascii="Aptos" w:hAnsi="Aptos"/>
        </w:rPr>
        <w:t xml:space="preserve">cloud radiative kernel using the </w:t>
      </w:r>
      <w:r>
        <w:rPr>
          <w:rFonts w:ascii="Aptos" w:hAnsi="Aptos"/>
        </w:rPr>
        <w:t xml:space="preserve">cloud top pressure and </w:t>
      </w:r>
      <w:r w:rsidR="00AF2B88">
        <w:rPr>
          <w:rFonts w:ascii="Aptos" w:hAnsi="Aptos"/>
        </w:rPr>
        <w:t xml:space="preserve">optical </w:t>
      </w:r>
      <w:r>
        <w:rPr>
          <w:rFonts w:ascii="Aptos" w:hAnsi="Aptos"/>
        </w:rPr>
        <w:t>thickness</w:t>
      </w:r>
      <w:r w:rsidR="00AF2B88">
        <w:rPr>
          <w:rFonts w:ascii="Aptos" w:eastAsiaTheme="minorEastAsia" w:hAnsi="Aptos"/>
        </w:rPr>
        <w:t xml:space="preserve"> </w:t>
      </w:r>
      <w:r w:rsidR="00AF2B88">
        <w:rPr>
          <w:rFonts w:ascii="Aptos" w:hAnsi="Aptos"/>
        </w:rPr>
        <w:t xml:space="preserve">from GOES </w:t>
      </w:r>
      <w:r>
        <w:rPr>
          <w:rFonts w:ascii="Aptos" w:hAnsi="Aptos"/>
        </w:rPr>
        <w:t>(Fig. GOESISCCP c)</w:t>
      </w:r>
      <w:r w:rsidR="00AF2B88">
        <w:rPr>
          <w:rFonts w:ascii="Aptos" w:hAnsi="Aptos"/>
        </w:rPr>
        <w:t>, and</w:t>
      </w:r>
      <w:r>
        <w:rPr>
          <w:rFonts w:ascii="Aptos" w:hAnsi="Aptos"/>
        </w:rPr>
        <w:t xml:space="preserve"> FBCT radiative fluxes in each bin minus clear-sky radiative flux (Fig. GOESISCCP d). CRE changes </w:t>
      </w:r>
      <w:r w:rsidR="00C7097F">
        <w:rPr>
          <w:rFonts w:ascii="Aptos" w:hAnsi="Aptos"/>
        </w:rPr>
        <w:t xml:space="preserve">for climate experiments </w:t>
      </w:r>
      <w:r>
        <w:rPr>
          <w:rFonts w:ascii="Aptos" w:hAnsi="Aptos"/>
        </w:rPr>
        <w:t>are</w:t>
      </w:r>
      <w:r w:rsidR="00AF2B88">
        <w:rPr>
          <w:rFonts w:ascii="Aptos" w:hAnsi="Aptos"/>
        </w:rPr>
        <w:t xml:space="preserve"> </w:t>
      </w:r>
      <w:r>
        <w:rPr>
          <w:rFonts w:ascii="Aptos" w:hAnsi="Aptos"/>
        </w:rPr>
        <w:t>estimated from</w:t>
      </w:r>
      <w:r w:rsidR="00AF2B88">
        <w:rPr>
          <w:rFonts w:ascii="Aptos" w:hAnsi="Aptos"/>
        </w:rPr>
        <w:t xml:space="preserve"> </w:t>
      </w:r>
      <w:r>
        <w:rPr>
          <w:rFonts w:ascii="Aptos" w:hAnsi="Aptos"/>
        </w:rPr>
        <w:t xml:space="preserve">cloud amount changes predicted by </w:t>
      </w:r>
      <w:r w:rsidR="00C7097F">
        <w:rPr>
          <w:rFonts w:ascii="Aptos" w:hAnsi="Aptos"/>
        </w:rPr>
        <w:t xml:space="preserve">our </w:t>
      </w:r>
      <w:r w:rsidR="00AF2B88">
        <w:rPr>
          <w:rFonts w:ascii="Aptos" w:hAnsi="Aptos"/>
        </w:rPr>
        <w:t>shallow cumulus cloud model.</w:t>
      </w:r>
    </w:p>
    <w:p w14:paraId="4F104A9B" w14:textId="29E28F99" w:rsidR="00AF2B88" w:rsidRPr="00EC1EF1" w:rsidRDefault="00C7097F" w:rsidP="00EC1EF1">
      <w:pPr>
        <w:spacing w:line="240" w:lineRule="auto"/>
        <w:rPr>
          <w:rFonts w:eastAsiaTheme="minorEastAsia" w:cs="Times New Roman"/>
          <w:kern w:val="0"/>
          <w14:ligatures w14:val="none"/>
        </w:rPr>
      </w:pPr>
      <w:r>
        <w:rPr>
          <w:rFonts w:eastAsiaTheme="minorEastAsia"/>
        </w:rPr>
        <w:t xml:space="preserve">Mean cloud reflectance and albedo </w:t>
      </w:r>
      <w:r w:rsidR="00B06E6E">
        <w:rPr>
          <w:rFonts w:eastAsiaTheme="minorEastAsia"/>
        </w:rPr>
        <w:t xml:space="preserve">due to clouds </w:t>
      </w:r>
      <w:r>
        <w:rPr>
          <w:rFonts w:eastAsiaTheme="minorEastAsia"/>
        </w:rPr>
        <w:t>are computed at each 10-m height from 0.5-4 km from visible optical depth of daylight 2x2 km</w:t>
      </w:r>
      <w:r>
        <w:rPr>
          <w:rFonts w:eastAsiaTheme="minorEastAsia"/>
          <w:vertAlign w:val="superscript"/>
        </w:rPr>
        <w:t>2</w:t>
      </w:r>
      <w:r>
        <w:rPr>
          <w:rFonts w:eastAsiaTheme="minorEastAsia"/>
        </w:rPr>
        <w:t xml:space="preserve"> pixels (Fig. REFLALBEDO). </w:t>
      </w:r>
      <w:r>
        <w:rPr>
          <w:rFonts w:eastAsiaTheme="minorEastAsia" w:cs="Times New Roman"/>
          <w:kern w:val="0"/>
          <w14:ligatures w14:val="none"/>
        </w:rPr>
        <w:t xml:space="preserve">Pixels at solar zenith angle &gt;75 ° and deeper than 4 km are excluded. </w:t>
      </w:r>
      <w:r w:rsidR="00B06E6E">
        <w:rPr>
          <w:rFonts w:eastAsiaTheme="minorEastAsia" w:cs="Times New Roman"/>
          <w:kern w:val="0"/>
          <w14:ligatures w14:val="none"/>
        </w:rPr>
        <w:t>A</w:t>
      </w:r>
      <w:r>
        <w:rPr>
          <w:rFonts w:eastAsiaTheme="minorEastAsia" w:cs="Times New Roman"/>
          <w:kern w:val="0"/>
          <w14:ligatures w14:val="none"/>
        </w:rPr>
        <w:t xml:space="preserve">lbedo </w:t>
      </w:r>
      <w:r w:rsidR="00B06E6E">
        <w:rPr>
          <w:rFonts w:eastAsiaTheme="minorEastAsia" w:cs="Times New Roman"/>
          <w:kern w:val="0"/>
          <w14:ligatures w14:val="none"/>
        </w:rPr>
        <w:t xml:space="preserve">due to clouds </w:t>
      </w:r>
      <w:r>
        <w:rPr>
          <w:rFonts w:eastAsiaTheme="minorEastAsia" w:cs="Times New Roman"/>
          <w:kern w:val="0"/>
          <w14:ligatures w14:val="none"/>
        </w:rPr>
        <w:t xml:space="preserve">is calculated </w:t>
      </w:r>
      <w:r w:rsidR="00B06E6E">
        <w:rPr>
          <w:rFonts w:eastAsiaTheme="minorEastAsia" w:cs="Times New Roman"/>
          <w:kern w:val="0"/>
          <w14:ligatures w14:val="none"/>
        </w:rPr>
        <w:t xml:space="preserve">for each cloudy pixel </w:t>
      </w:r>
      <w:r>
        <w:rPr>
          <w:rFonts w:eastAsiaTheme="minorEastAsia" w:cs="Times New Roman"/>
          <w:kern w:val="0"/>
          <w14:ligatures w14:val="none"/>
        </w:rPr>
        <w:t xml:space="preserve">with a two-stream approximation for inelastic scattering,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α</m:t>
            </m:r>
          </m:e>
          <m:sub>
            <m:r>
              <w:rPr>
                <w:rFonts w:ascii="Cambria Math" w:eastAsiaTheme="minorEastAsia" w:hAnsi="Cambria Math" w:cs="Times New Roman"/>
                <w:kern w:val="0"/>
                <w14:ligatures w14:val="none"/>
              </w:rPr>
              <m:t>c</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τ/(2+</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from the cloud optical thickness </w:t>
      </w:r>
      <m:oMath>
        <m:r>
          <w:rPr>
            <w:rFonts w:ascii="Cambria Math" w:eastAsiaTheme="minorEastAsia" w:hAnsi="Cambria Math" w:cs="Times New Roman"/>
            <w:kern w:val="0"/>
            <w14:ligatures w14:val="none"/>
          </w:rPr>
          <m:t>τ</m:t>
        </m:r>
      </m:oMath>
      <w:r w:rsidR="00B06E6E">
        <w:rPr>
          <w:rFonts w:eastAsiaTheme="minorEastAsia" w:cs="Times New Roman"/>
          <w:kern w:val="0"/>
          <w14:ligatures w14:val="none"/>
        </w:rPr>
        <w:t xml:space="preserve"> and</w:t>
      </w:r>
      <w:r>
        <w:rPr>
          <w:rFonts w:eastAsiaTheme="minorEastAsia" w:cs="Times New Roman"/>
          <w:kern w:val="0"/>
          <w14:ligatures w14:val="none"/>
        </w:rPr>
        <w:t xml:space="preserve"> asymmetry parameter </w:t>
      </w:r>
      <m:oMath>
        <m:r>
          <w:rPr>
            <w:rFonts w:ascii="Cambria Math" w:eastAsiaTheme="minorEastAsia" w:hAnsi="Cambria Math" w:cs="Times New Roman"/>
            <w:kern w:val="0"/>
            <w14:ligatures w14:val="none"/>
          </w:rPr>
          <m:t>g≈0.85</m:t>
        </m:r>
      </m:oMath>
      <w:r w:rsidR="00B06E6E">
        <w:rPr>
          <w:rFonts w:eastAsiaTheme="minorEastAsia" w:cs="Times New Roman"/>
          <w:kern w:val="0"/>
          <w14:ligatures w14:val="none"/>
        </w:rPr>
        <w:t xml:space="preserve"> </w:t>
      </w:r>
      <w:r>
        <w:rPr>
          <w:rFonts w:eastAsiaTheme="minorEastAsia" w:cs="Times New Roman"/>
          <w:kern w:val="0"/>
          <w14:ligatures w14:val="none"/>
        </w:rPr>
        <w:t xml:space="preserve">(Coakley and Chylek 1975, Tornow et al. 2020). </w:t>
      </w:r>
      <w:r>
        <w:rPr>
          <w:rFonts w:eastAsiaTheme="minorEastAsia"/>
        </w:rPr>
        <w:t xml:space="preserve">The albedo-weighted cloud fraction </w:t>
      </w:r>
      <w:r w:rsidR="00CA0FC4">
        <w:rPr>
          <w:rFonts w:eastAsiaTheme="minorEastAsia"/>
        </w:rPr>
        <w:t xml:space="preserve">(Fig. REFLALBEDO) </w:t>
      </w:r>
      <w:r>
        <w:rPr>
          <w:rFonts w:eastAsiaTheme="minorEastAsia"/>
        </w:rPr>
        <w:t xml:space="preserve">below 4 km is a proxy for the </w:t>
      </w:r>
      <w:r w:rsidR="00B06E6E">
        <w:rPr>
          <w:rFonts w:eastAsiaTheme="minorEastAsia"/>
        </w:rPr>
        <w:t xml:space="preserve">scene-mean </w:t>
      </w:r>
      <w:r>
        <w:rPr>
          <w:rFonts w:eastAsiaTheme="minorEastAsia"/>
        </w:rPr>
        <w:t>albedo</w:t>
      </w:r>
      <w:r w:rsidR="00B06E6E">
        <w:rPr>
          <w:rFonts w:eastAsiaTheme="minorEastAsia"/>
        </w:rPr>
        <w:t xml:space="preserve"> due to </w:t>
      </w:r>
      <w:r w:rsidR="00B06E6E">
        <w:rPr>
          <w:rFonts w:eastAsiaTheme="minorEastAsia"/>
        </w:rPr>
        <w:lastRenderedPageBreak/>
        <w:t xml:space="preserve">clouds </w:t>
      </w:r>
      <m:oMath>
        <m:r>
          <w:rPr>
            <w:rFonts w:ascii="Cambria Math" w:eastAsiaTheme="minorEastAsia" w:hAnsi="Cambria Math"/>
          </w:rPr>
          <m:t>A</m:t>
        </m:r>
      </m:oMath>
      <w:r>
        <w:rPr>
          <w:rFonts w:eastAsiaTheme="minorEastAsia"/>
        </w:rPr>
        <w:t xml:space="preserve"> of Northern Tropical Atlantic maritime clouds during EUREC4A</w:t>
      </w:r>
      <w:r w:rsidR="00CA0FC4">
        <w:rPr>
          <w:rFonts w:eastAsiaTheme="minorEastAsia"/>
        </w:rPr>
        <w:t xml:space="preserve"> (</w:t>
      </w:r>
      <w:r>
        <w:rPr>
          <w:rFonts w:eastAsiaTheme="minorEastAsia"/>
        </w:rPr>
        <w:t>Jan 15-Feb 12 2020 at 12.5-16 °N, 60-49 °W</w:t>
      </w:r>
      <w:r w:rsidR="00CA0FC4">
        <w:rPr>
          <w:rFonts w:eastAsiaTheme="minorEastAsia"/>
        </w:rPr>
        <w:t>)</w:t>
      </w:r>
      <w:r>
        <w:rPr>
          <w:rFonts w:eastAsiaTheme="minorEastAsia"/>
        </w:rPr>
        <w:t xml:space="preserve">. </w:t>
      </w:r>
      <w:r w:rsidR="00EC1EF1">
        <w:rPr>
          <w:rFonts w:eastAsiaTheme="minorEastAsia"/>
        </w:rPr>
        <w:t xml:space="preserve">GOES mean </w:t>
      </w:r>
      <m:oMath>
        <m:r>
          <w:rPr>
            <w:rFonts w:ascii="Cambria Math" w:eastAsiaTheme="minorEastAsia" w:hAnsi="Cambria Math"/>
          </w:rPr>
          <m:t>A</m:t>
        </m:r>
      </m:oMath>
      <w:r w:rsidR="00B06E6E">
        <w:rPr>
          <w:rFonts w:eastAsiaTheme="minorEastAsia"/>
        </w:rPr>
        <w:t xml:space="preserve"> </w:t>
      </w:r>
      <w:r w:rsidR="00EC1EF1">
        <w:rPr>
          <w:rFonts w:eastAsiaTheme="minorEastAsia"/>
        </w:rPr>
        <w:t xml:space="preserve">is slightly less than mean reflectance. </w:t>
      </w:r>
      <w:r>
        <w:rPr>
          <w:rFonts w:eastAsiaTheme="minorEastAsia" w:cs="Times New Roman"/>
          <w:kern w:val="0"/>
          <w14:ligatures w14:val="none"/>
        </w:rPr>
        <w:t xml:space="preserve">The </w:t>
      </w:r>
      <w:r w:rsidRPr="00862990">
        <w:rPr>
          <w:rFonts w:eastAsiaTheme="minorEastAsia" w:cs="Times New Roman"/>
          <w:kern w:val="0"/>
          <w14:ligatures w14:val="none"/>
        </w:rPr>
        <w:t xml:space="preserve">GOES cloud </w:t>
      </w:r>
      <w:r>
        <w:rPr>
          <w:rFonts w:eastAsiaTheme="minorEastAsia" w:cs="Times New Roman"/>
          <w:kern w:val="0"/>
          <w14:ligatures w14:val="none"/>
        </w:rPr>
        <w:t>fraction (Figs. REFLALBEDO and GOESISCCP)</w:t>
      </w:r>
      <w:r w:rsidR="00844425">
        <w:rPr>
          <w:rFonts w:eastAsiaTheme="minorEastAsia" w:cs="Times New Roman"/>
          <w:kern w:val="0"/>
          <w14:ligatures w14:val="none"/>
        </w:rPr>
        <w:t xml:space="preserve"> from counting cloudy pixels</w:t>
      </w:r>
      <w:r>
        <w:rPr>
          <w:rFonts w:eastAsiaTheme="minorEastAsia" w:cs="Times New Roman"/>
          <w:kern w:val="0"/>
          <w14:ligatures w14:val="none"/>
        </w:rPr>
        <w:t xml:space="preserve"> </w:t>
      </w:r>
      <w:r w:rsidRPr="00862990">
        <w:rPr>
          <w:rFonts w:eastAsiaTheme="minorEastAsia" w:cs="Times New Roman"/>
          <w:kern w:val="0"/>
          <w14:ligatures w14:val="none"/>
        </w:rPr>
        <w:t xml:space="preserve">is greater than </w:t>
      </w:r>
      <m:oMath>
        <m:r>
          <w:rPr>
            <w:rFonts w:ascii="Cambria Math" w:eastAsiaTheme="minorEastAsia" w:hAnsi="Cambria Math" w:cs="Times New Roman"/>
            <w:kern w:val="0"/>
            <w14:ligatures w14:val="none"/>
          </w:rPr>
          <m:t>A</m:t>
        </m:r>
      </m:oMath>
      <w:r>
        <w:rPr>
          <w:rFonts w:eastAsiaTheme="minorEastAsia" w:cs="Times New Roman"/>
          <w:kern w:val="0"/>
          <w14:ligatures w14:val="none"/>
        </w:rPr>
        <w:t xml:space="preserve"> because</w:t>
      </w:r>
      <w:r w:rsidR="00844425">
        <w:rPr>
          <w:rFonts w:eastAsiaTheme="minorEastAsia" w:cs="Times New Roman"/>
          <w:kern w:val="0"/>
          <w14:ligatures w14:val="none"/>
        </w:rPr>
        <w:t xml:space="preserve"> </w:t>
      </w:r>
      <m:oMath>
        <m:r>
          <w:rPr>
            <w:rFonts w:ascii="Cambria Math" w:eastAsiaTheme="minorEastAsia" w:hAnsi="Cambria Math" w:cs="Times New Roman"/>
            <w:kern w:val="0"/>
            <w14:ligatures w14:val="none"/>
          </w:rPr>
          <m:t>A</m:t>
        </m:r>
      </m:oMath>
      <w:r>
        <w:rPr>
          <w:rFonts w:eastAsiaTheme="minorEastAsia" w:cs="Times New Roman"/>
          <w:kern w:val="0"/>
          <w14:ligatures w14:val="none"/>
        </w:rPr>
        <w:t xml:space="preserve"> </w:t>
      </w:r>
      <w:r w:rsidR="00844425">
        <w:rPr>
          <w:rFonts w:eastAsiaTheme="minorEastAsia" w:cs="Times New Roman"/>
          <w:kern w:val="0"/>
          <w14:ligatures w14:val="none"/>
        </w:rPr>
        <w:t xml:space="preserve">is less than </w:t>
      </w:r>
      <w:r>
        <w:rPr>
          <w:rFonts w:eastAsiaTheme="minorEastAsia" w:cs="Times New Roman"/>
          <w:kern w:val="0"/>
          <w14:ligatures w14:val="none"/>
        </w:rPr>
        <w:t xml:space="preserve">unity for cloudy pixels with </w:t>
      </w:r>
      <w:r w:rsidR="00844425">
        <w:rPr>
          <w:rFonts w:eastAsiaTheme="minorEastAsia" w:cs="Times New Roman"/>
          <w:kern w:val="0"/>
          <w14:ligatures w14:val="none"/>
        </w:rPr>
        <w:t>finite o</w:t>
      </w:r>
      <w:r>
        <w:rPr>
          <w:rFonts w:eastAsiaTheme="minorEastAsia" w:cs="Times New Roman"/>
          <w:kern w:val="0"/>
          <w14:ligatures w14:val="none"/>
        </w:rPr>
        <w:t>ptical thickness.</w:t>
      </w:r>
    </w:p>
    <w:p w14:paraId="32047CAD" w14:textId="56182853" w:rsidR="00717C8F" w:rsidRPr="006A1505" w:rsidRDefault="00554F6F" w:rsidP="006A1505">
      <w:pPr>
        <w:spacing w:line="240" w:lineRule="auto"/>
        <w:rPr>
          <w:rFonts w:ascii="Aptos Narrow" w:eastAsiaTheme="minorEastAsia" w:hAnsi="Aptos Narrow" w:cs="Times New Roman"/>
          <w:kern w:val="0"/>
          <w14:ligatures w14:val="none"/>
        </w:rPr>
      </w:pPr>
      <w:r>
        <w:rPr>
          <w:rFonts w:ascii="Aptos Narrow" w:eastAsiaTheme="minorEastAsia" w:hAnsi="Aptos Narrow" w:cs="Times New Roman"/>
          <w:kern w:val="0"/>
          <w14:ligatures w14:val="none"/>
        </w:rPr>
        <w:t xml:space="preserve"> </w:t>
      </w:r>
      <w:r w:rsidR="00C817BE">
        <w:rPr>
          <w:rFonts w:ascii="Aptos Narrow" w:eastAsiaTheme="minorEastAsia" w:hAnsi="Aptos Narrow" w:cs="Times New Roman"/>
          <w:noProof/>
          <w:kern w:val="0"/>
          <w14:ligatures w14:val="none"/>
        </w:rPr>
        <w:drawing>
          <wp:inline distT="0" distB="0" distL="0" distR="0" wp14:anchorId="2612529F" wp14:editId="0A938DCE">
            <wp:extent cx="5941060" cy="3163726"/>
            <wp:effectExtent l="0" t="0" r="2540" b="0"/>
            <wp:docPr id="1946696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b="29440"/>
                    <a:stretch>
                      <a:fillRect/>
                    </a:stretch>
                  </pic:blipFill>
                  <pic:spPr bwMode="auto">
                    <a:xfrm>
                      <a:off x="0" y="0"/>
                      <a:ext cx="5941060" cy="3163726"/>
                    </a:xfrm>
                    <a:prstGeom prst="rect">
                      <a:avLst/>
                    </a:prstGeom>
                    <a:noFill/>
                    <a:ln>
                      <a:noFill/>
                    </a:ln>
                    <a:extLst>
                      <a:ext uri="{53640926-AAD7-44D8-BBD7-CCE9431645EC}">
                        <a14:shadowObscured xmlns:a14="http://schemas.microsoft.com/office/drawing/2010/main"/>
                      </a:ext>
                    </a:extLst>
                  </pic:spPr>
                </pic:pic>
              </a:graphicData>
            </a:graphic>
          </wp:inline>
        </w:drawing>
      </w:r>
      <w:r w:rsidR="002E3C6E">
        <w:br/>
      </w:r>
      <w:r w:rsidR="00E2390B" w:rsidRPr="0046105B">
        <w:rPr>
          <w:rFonts w:ascii="Aptos Narrow" w:eastAsiaTheme="minorEastAsia" w:hAnsi="Aptos Narrow" w:cs="Times New Roman"/>
          <w:kern w:val="0"/>
          <w14:ligatures w14:val="none"/>
        </w:rPr>
        <w:t xml:space="preserve">Figure GOESISCCP. </w:t>
      </w:r>
      <w:r w:rsidR="006B0C71">
        <w:rPr>
          <w:rFonts w:ascii="Aptos Narrow" w:eastAsiaTheme="minorEastAsia" w:hAnsi="Aptos Narrow" w:cs="Times New Roman"/>
          <w:kern w:val="0"/>
          <w14:ligatures w14:val="none"/>
        </w:rPr>
        <w:t>C</w:t>
      </w:r>
      <w:r w:rsidR="006B0C71" w:rsidRPr="0046105B">
        <w:rPr>
          <w:rFonts w:ascii="Aptos Narrow" w:eastAsiaTheme="minorEastAsia" w:hAnsi="Aptos Narrow" w:cs="Times New Roman"/>
          <w:kern w:val="0"/>
          <w14:ligatures w14:val="none"/>
        </w:rPr>
        <w:t xml:space="preserve">loud fraction </w:t>
      </w:r>
      <w:r w:rsidR="006B0C71">
        <w:rPr>
          <w:rFonts w:ascii="Aptos Narrow" w:eastAsiaTheme="minorEastAsia" w:hAnsi="Aptos Narrow" w:cs="Times New Roman"/>
          <w:kern w:val="0"/>
          <w14:ligatures w14:val="none"/>
        </w:rPr>
        <w:t xml:space="preserve">histograms by cloud top pressure and cloud optical thickness </w:t>
      </w:r>
      <w:r w:rsidR="009E3302">
        <w:rPr>
          <w:rFonts w:ascii="Aptos Narrow" w:eastAsiaTheme="minorEastAsia" w:hAnsi="Aptos Narrow" w:cs="Times New Roman"/>
          <w:kern w:val="0"/>
          <w14:ligatures w14:val="none"/>
        </w:rPr>
        <w:t xml:space="preserve">within </w:t>
      </w:r>
      <w:r w:rsidR="006B0C71" w:rsidRPr="0046105B">
        <w:rPr>
          <w:rFonts w:ascii="Aptos Narrow" w:eastAsiaTheme="minorEastAsia" w:hAnsi="Aptos Narrow" w:cs="Times New Roman"/>
          <w:kern w:val="0"/>
          <w14:ligatures w14:val="none"/>
        </w:rPr>
        <w:t>12.5-16 °N, 60-49 °W</w:t>
      </w:r>
      <w:r w:rsidR="009E3302">
        <w:rPr>
          <w:rFonts w:ascii="Aptos Narrow" w:eastAsiaTheme="minorEastAsia" w:hAnsi="Aptos Narrow" w:cs="Times New Roman"/>
          <w:kern w:val="0"/>
          <w14:ligatures w14:val="none"/>
        </w:rPr>
        <w:t>,</w:t>
      </w:r>
      <w:r w:rsidR="006B0C71">
        <w:rPr>
          <w:rFonts w:ascii="Aptos Narrow" w:eastAsiaTheme="minorEastAsia" w:hAnsi="Aptos Narrow" w:cs="Times New Roman"/>
          <w:kern w:val="0"/>
          <w14:ligatures w14:val="none"/>
        </w:rPr>
        <w:t xml:space="preserve"> for (a) </w:t>
      </w:r>
      <w:r w:rsidR="00E2390B" w:rsidRPr="0046105B">
        <w:rPr>
          <w:rFonts w:ascii="Aptos Narrow" w:eastAsiaTheme="minorEastAsia" w:hAnsi="Aptos Narrow" w:cs="Times New Roman"/>
          <w:kern w:val="0"/>
          <w14:ligatures w14:val="none"/>
        </w:rPr>
        <w:t xml:space="preserve">GOES-16 </w:t>
      </w:r>
      <w:r w:rsidR="009E3302">
        <w:rPr>
          <w:rFonts w:ascii="Aptos Narrow" w:eastAsiaTheme="minorEastAsia" w:hAnsi="Aptos Narrow" w:cs="Times New Roman"/>
          <w:kern w:val="0"/>
          <w14:ligatures w14:val="none"/>
        </w:rPr>
        <w:t xml:space="preserve">from </w:t>
      </w:r>
      <w:r w:rsidR="009E3302" w:rsidRPr="0046105B">
        <w:rPr>
          <w:rFonts w:ascii="Aptos Narrow" w:eastAsiaTheme="minorEastAsia" w:hAnsi="Aptos Narrow" w:cs="Times New Roman"/>
          <w:kern w:val="0"/>
          <w14:ligatures w14:val="none"/>
        </w:rPr>
        <w:t>2020 Jan 15- February 2</w:t>
      </w:r>
      <w:r w:rsidR="009E3302">
        <w:rPr>
          <w:rFonts w:ascii="Aptos Narrow" w:eastAsiaTheme="minorEastAsia" w:hAnsi="Aptos Narrow" w:cs="Times New Roman"/>
          <w:kern w:val="0"/>
          <w14:ligatures w14:val="none"/>
        </w:rPr>
        <w:t xml:space="preserve">0 23:40 </w:t>
      </w:r>
      <w:r w:rsidR="006B0C71">
        <w:rPr>
          <w:rFonts w:ascii="Aptos Narrow" w:eastAsiaTheme="minorEastAsia" w:hAnsi="Aptos Narrow" w:cs="Times New Roman"/>
          <w:kern w:val="0"/>
          <w14:ligatures w14:val="none"/>
        </w:rPr>
        <w:t>and (b) CERES Flux By Cloud Type (FBCT)</w:t>
      </w:r>
      <w:r w:rsidR="009E3302">
        <w:rPr>
          <w:rFonts w:ascii="Aptos Narrow" w:eastAsiaTheme="minorEastAsia" w:hAnsi="Aptos Narrow" w:cs="Times New Roman"/>
          <w:kern w:val="0"/>
          <w14:ligatures w14:val="none"/>
        </w:rPr>
        <w:t xml:space="preserve"> Jan-Feb for 2019, 2020, and 2021</w:t>
      </w:r>
      <w:r>
        <w:rPr>
          <w:rFonts w:ascii="Aptos Narrow" w:eastAsiaTheme="minorEastAsia" w:hAnsi="Aptos Narrow" w:cs="Times New Roman"/>
          <w:kern w:val="0"/>
          <w14:ligatures w14:val="none"/>
        </w:rPr>
        <w:t xml:space="preserve">, and (c) </w:t>
      </w:r>
      <w:r w:rsidRPr="005969CC">
        <w:rPr>
          <w:rFonts w:ascii="Aptos Narrow" w:hAnsi="Aptos Narrow"/>
        </w:rPr>
        <w:t>5-model mean of Cloud Feedback Model Intercomparison Project (CFMIP</w:t>
      </w:r>
      <w:r>
        <w:rPr>
          <w:rFonts w:ascii="Aptos Narrow" w:hAnsi="Aptos Narrow"/>
        </w:rPr>
        <w:t>,</w:t>
      </w:r>
      <w:r w:rsidRPr="005969CC">
        <w:rPr>
          <w:rFonts w:ascii="Aptos Narrow" w:hAnsi="Aptos Narrow"/>
        </w:rPr>
        <w:t xml:space="preserve"> Webb et al. 201</w:t>
      </w:r>
      <w:r w:rsidR="00B556B5">
        <w:rPr>
          <w:rFonts w:ascii="Aptos Narrow" w:hAnsi="Aptos Narrow"/>
        </w:rPr>
        <w:t>7</w:t>
      </w:r>
      <w:r w:rsidRPr="005969CC">
        <w:rPr>
          <w:rFonts w:ascii="Aptos Narrow" w:hAnsi="Aptos Narrow"/>
        </w:rPr>
        <w:t>) Atmospheric (AMIP) preindustrial</w:t>
      </w:r>
      <w:r>
        <w:rPr>
          <w:rFonts w:ascii="Aptos Narrow" w:hAnsi="Aptos Narrow"/>
        </w:rPr>
        <w:t xml:space="preserve"> control simulations</w:t>
      </w:r>
      <w:r w:rsidRPr="005969CC">
        <w:rPr>
          <w:rFonts w:ascii="Aptos Narrow" w:hAnsi="Aptos Narrow"/>
        </w:rPr>
        <w:t>.</w:t>
      </w:r>
      <w:r>
        <w:rPr>
          <w:rFonts w:ascii="Aptos Narrow" w:eastAsiaTheme="minorEastAsia" w:hAnsi="Aptos Narrow" w:cs="Times New Roman"/>
          <w:kern w:val="0"/>
          <w14:ligatures w14:val="none"/>
        </w:rPr>
        <w:t xml:space="preserve"> </w:t>
      </w:r>
      <w:r w:rsidR="009E3302">
        <w:rPr>
          <w:rFonts w:ascii="Aptos Narrow" w:eastAsiaTheme="minorEastAsia" w:hAnsi="Aptos Narrow" w:cs="Times New Roman"/>
          <w:kern w:val="0"/>
          <w14:ligatures w14:val="none"/>
        </w:rPr>
        <w:t xml:space="preserve">Corresponding </w:t>
      </w:r>
      <w:r w:rsidR="006B0C71">
        <w:rPr>
          <w:rFonts w:ascii="Aptos Narrow" w:eastAsiaTheme="minorEastAsia" w:hAnsi="Aptos Narrow" w:cs="Times New Roman"/>
          <w:kern w:val="0"/>
          <w14:ligatures w14:val="none"/>
        </w:rPr>
        <w:t>(</w:t>
      </w:r>
      <w:r>
        <w:rPr>
          <w:rFonts w:ascii="Aptos Narrow" w:eastAsiaTheme="minorEastAsia" w:hAnsi="Aptos Narrow" w:cs="Times New Roman"/>
          <w:kern w:val="0"/>
          <w14:ligatures w14:val="none"/>
        </w:rPr>
        <w:t>d</w:t>
      </w:r>
      <w:r w:rsidR="006B0C71">
        <w:rPr>
          <w:rFonts w:ascii="Aptos Narrow" w:eastAsiaTheme="minorEastAsia" w:hAnsi="Aptos Narrow" w:cs="Times New Roman"/>
          <w:kern w:val="0"/>
          <w14:ligatures w14:val="none"/>
        </w:rPr>
        <w:t>) GOES and (</w:t>
      </w:r>
      <w:r>
        <w:rPr>
          <w:rFonts w:ascii="Aptos Narrow" w:eastAsiaTheme="minorEastAsia" w:hAnsi="Aptos Narrow" w:cs="Times New Roman"/>
          <w:kern w:val="0"/>
          <w14:ligatures w14:val="none"/>
        </w:rPr>
        <w:t>e</w:t>
      </w:r>
      <w:r w:rsidR="006B0C71">
        <w:rPr>
          <w:rFonts w:ascii="Aptos Narrow" w:eastAsiaTheme="minorEastAsia" w:hAnsi="Aptos Narrow" w:cs="Times New Roman"/>
          <w:kern w:val="0"/>
          <w14:ligatures w14:val="none"/>
        </w:rPr>
        <w:t>) FBCT s</w:t>
      </w:r>
      <w:r w:rsidR="00E2390B" w:rsidRPr="0046105B">
        <w:rPr>
          <w:rFonts w:ascii="Aptos Narrow" w:eastAsiaTheme="minorEastAsia" w:hAnsi="Aptos Narrow" w:cs="Times New Roman"/>
          <w:kern w:val="0"/>
          <w14:ligatures w14:val="none"/>
        </w:rPr>
        <w:t xml:space="preserve">hortwave </w:t>
      </w:r>
      <w:r>
        <w:rPr>
          <w:rFonts w:ascii="Aptos Narrow" w:eastAsiaTheme="minorEastAsia" w:hAnsi="Aptos Narrow" w:cs="Times New Roman"/>
          <w:kern w:val="0"/>
          <w14:ligatures w14:val="none"/>
        </w:rPr>
        <w:t>cloud radiative effect (CRE)</w:t>
      </w:r>
      <w:r w:rsidR="009E3302">
        <w:rPr>
          <w:rFonts w:ascii="Aptos Narrow" w:eastAsiaTheme="minorEastAsia" w:hAnsi="Aptos Narrow" w:cs="Times New Roman"/>
          <w:kern w:val="0"/>
          <w14:ligatures w14:val="none"/>
        </w:rPr>
        <w:t>. GOES shortwave CRE</w:t>
      </w:r>
      <w:r w:rsidR="00E2390B" w:rsidRPr="0046105B">
        <w:rPr>
          <w:rFonts w:ascii="Aptos Narrow" w:eastAsiaTheme="minorEastAsia" w:hAnsi="Aptos Narrow" w:cs="Times New Roman"/>
          <w:kern w:val="0"/>
          <w14:ligatures w14:val="none"/>
        </w:rPr>
        <w:t xml:space="preserve"> for clouds below 680 hPa is </w:t>
      </w:r>
      <w:r w:rsidR="006B0C71">
        <w:rPr>
          <w:rFonts w:ascii="Aptos Narrow" w:eastAsiaTheme="minorEastAsia" w:hAnsi="Aptos Narrow" w:cs="Times New Roman"/>
          <w:kern w:val="0"/>
          <w14:ligatures w14:val="none"/>
        </w:rPr>
        <w:t>–</w:t>
      </w:r>
      <w:r w:rsidR="00E2390B" w:rsidRPr="0046105B">
        <w:rPr>
          <w:rFonts w:ascii="Aptos Narrow" w:eastAsiaTheme="minorEastAsia" w:hAnsi="Aptos Narrow" w:cs="Times New Roman"/>
          <w:kern w:val="0"/>
          <w14:ligatures w14:val="none"/>
        </w:rPr>
        <w:t>2</w:t>
      </w:r>
      <w:r w:rsidR="002E3C6E">
        <w:rPr>
          <w:rFonts w:ascii="Aptos Narrow" w:eastAsiaTheme="minorEastAsia" w:hAnsi="Aptos Narrow" w:cs="Times New Roman"/>
          <w:kern w:val="0"/>
          <w14:ligatures w14:val="none"/>
        </w:rPr>
        <w:t>0</w:t>
      </w:r>
      <w:r w:rsidR="00E2390B" w:rsidRPr="0046105B">
        <w:rPr>
          <w:rFonts w:ascii="Aptos Narrow" w:eastAsiaTheme="minorEastAsia" w:hAnsi="Aptos Narrow" w:cs="Times New Roman"/>
          <w:kern w:val="0"/>
          <w14:ligatures w14:val="none"/>
        </w:rPr>
        <w:t xml:space="preserve"> W m</w:t>
      </w:r>
      <w:r w:rsidR="00E2390B" w:rsidRPr="0046105B">
        <w:rPr>
          <w:rFonts w:ascii="Aptos Narrow" w:eastAsiaTheme="minorEastAsia" w:hAnsi="Aptos Narrow" w:cs="Times New Roman"/>
          <w:kern w:val="0"/>
          <w:vertAlign w:val="superscript"/>
          <w14:ligatures w14:val="none"/>
        </w:rPr>
        <w:t>–2</w:t>
      </w:r>
      <w:r w:rsidR="00E2390B" w:rsidRPr="0046105B">
        <w:rPr>
          <w:rFonts w:ascii="Aptos Narrow" w:eastAsiaTheme="minorEastAsia" w:hAnsi="Aptos Narrow" w:cs="Times New Roman"/>
          <w:kern w:val="0"/>
          <w14:ligatures w14:val="none"/>
        </w:rPr>
        <w:t xml:space="preserve"> </w:t>
      </w:r>
      <w:r w:rsidR="006B0C71">
        <w:rPr>
          <w:rFonts w:ascii="Aptos Narrow" w:eastAsiaTheme="minorEastAsia" w:hAnsi="Aptos Narrow" w:cs="Times New Roman"/>
          <w:kern w:val="0"/>
          <w14:ligatures w14:val="none"/>
        </w:rPr>
        <w:t>(–14 W m</w:t>
      </w:r>
      <w:r w:rsidR="006B0C71">
        <w:rPr>
          <w:rFonts w:ascii="Aptos Narrow" w:eastAsiaTheme="minorEastAsia" w:hAnsi="Aptos Narrow" w:cs="Times New Roman"/>
          <w:kern w:val="0"/>
          <w:vertAlign w:val="superscript"/>
          <w14:ligatures w14:val="none"/>
        </w:rPr>
        <w:t>–2</w:t>
      </w:r>
      <w:r w:rsidR="006B0C71">
        <w:rPr>
          <w:rFonts w:ascii="Aptos Narrow" w:eastAsiaTheme="minorEastAsia" w:hAnsi="Aptos Narrow" w:cs="Times New Roman"/>
          <w:kern w:val="0"/>
          <w14:ligatures w14:val="none"/>
        </w:rPr>
        <w:t xml:space="preserve"> for FBCT).</w:t>
      </w:r>
    </w:p>
    <w:p w14:paraId="02D38765" w14:textId="77777777" w:rsidR="00717C8F" w:rsidRDefault="00717C8F" w:rsidP="00C7097F">
      <w:pPr>
        <w:spacing w:line="240" w:lineRule="auto"/>
        <w:rPr>
          <w:rFonts w:ascii="Aptos Narrow" w:eastAsiaTheme="minorEastAsia" w:hAnsi="Aptos Narrow" w:cs="Times New Roman"/>
          <w:kern w:val="0"/>
          <w14:ligatures w14:val="none"/>
        </w:rPr>
      </w:pPr>
    </w:p>
    <w:p w14:paraId="349D176A" w14:textId="275C1284" w:rsidR="00CA0FC4" w:rsidRDefault="00EC1EF1" w:rsidP="00CA0FC4">
      <w:pPr>
        <w:pStyle w:val="Heading2"/>
      </w:pPr>
      <w:r>
        <w:t>The l</w:t>
      </w:r>
      <w:r w:rsidR="00717C8F">
        <w:t>arge</w:t>
      </w:r>
      <w:r w:rsidR="009F3AC1">
        <w:t>-</w:t>
      </w:r>
      <w:r w:rsidR="00717C8F">
        <w:t>scale moisture budget</w:t>
      </w:r>
    </w:p>
    <w:p w14:paraId="7726AC2C" w14:textId="68354DF4" w:rsidR="003175B7" w:rsidRPr="00F660FA" w:rsidRDefault="00C7097F" w:rsidP="00E44C9A">
      <w:pPr>
        <w:spacing w:line="240" w:lineRule="auto"/>
        <w:rPr>
          <w:rFonts w:ascii="Aptos Narrow" w:hAnsi="Aptos Narrow"/>
        </w:rPr>
      </w:pPr>
      <w:r w:rsidRPr="00F1190E">
        <w:t xml:space="preserve">Clouds with </w:t>
      </w:r>
      <w:r w:rsidR="00CA0FC4">
        <w:t>average albedo</w:t>
      </w:r>
      <w:r w:rsidRPr="00F1190E">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F1190E">
        <w:t xml:space="preserve"> have cloud tops that reach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F1190E">
        <w:t xml:space="preserve"> in GOES satellite images (Fig. </w:t>
      </w:r>
      <w:r>
        <w:t>REFLALBEDO</w:t>
      </w:r>
      <w:r w:rsidRPr="00F1190E">
        <w:t>).</w:t>
      </w:r>
      <w:r>
        <w:t xml:space="preserve"> </w:t>
      </w:r>
      <w:r w:rsidRPr="00F1190E">
        <w:t xml:space="preserve">We </w:t>
      </w:r>
      <w:r w:rsidR="003175B7">
        <w:t>discretize</w:t>
      </w:r>
      <w:r w:rsidRPr="00F1190E">
        <w:t xml:space="preserve"> the all-sky mean eddy flux </w:t>
      </w:r>
      <m:oMath>
        <m:r>
          <w:rPr>
            <w:rFonts w:ascii="Cambria Math" w:hAnsi="Cambria Math"/>
          </w:rPr>
          <m:t>G=aF</m:t>
        </m:r>
      </m:oMath>
      <w:r w:rsidR="003175B7">
        <w:rPr>
          <w:rFonts w:eastAsiaTheme="minorEastAsia"/>
        </w:rPr>
        <w:t xml:space="preserve">, where </w:t>
      </w:r>
      <m:oMath>
        <m:r>
          <w:rPr>
            <w:rFonts w:ascii="Cambria Math" w:eastAsiaTheme="minorEastAsia" w:hAnsi="Cambria Math"/>
          </w:rPr>
          <m:t>F</m:t>
        </m:r>
      </m:oMath>
      <w:r w:rsidR="003175B7">
        <w:rPr>
          <w:rFonts w:eastAsiaTheme="minorEastAsia"/>
        </w:rPr>
        <w:t xml:space="preserve"> is the in-cloud updraft flux,</w:t>
      </w:r>
      <w:r w:rsidRPr="00F1190E">
        <w:t xml:space="preserve"> to cloud</w:t>
      </w:r>
      <w:r w:rsidR="003175B7">
        <w:t xml:space="preserve">s reaching height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00CA0FC4">
        <w:t xml:space="preserve">. </w:t>
      </w:r>
      <w:r>
        <w:t xml:space="preserve">We </w:t>
      </w:r>
      <w:r w:rsidR="003175B7">
        <w:t>use cloud albedo-weighted cloud fraction</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This </w:t>
      </w:r>
      <w:r w:rsidR="003175B7">
        <w:t>fraction is proportional to the radiative effect of the clouds and approaches cloud fraction</w:t>
      </w:r>
      <w:r>
        <w:t xml:space="preserve"> </w:t>
      </w:r>
      <w:r w:rsidR="003175B7">
        <w:t xml:space="preserve">for clouds with </w:t>
      </w:r>
      <w:r>
        <w:t>high optical thickness.</w:t>
      </w:r>
      <w:r w:rsidR="00E44C9A">
        <w:t xml:space="preserve"> The all-sky mean eddy flux of moisture </w:t>
      </w:r>
      <m:oMath>
        <m:r>
          <w:rPr>
            <w:rFonts w:ascii="Cambria Math" w:hAnsi="Cambria Math"/>
          </w:rPr>
          <m:t>G</m:t>
        </m:r>
      </m:oMath>
      <w:r w:rsidR="00E44C9A">
        <w:rPr>
          <w:rFonts w:eastAsiaTheme="minorEastAsia"/>
        </w:rPr>
        <w:t xml:space="preserve"> </w:t>
      </w:r>
      <w:r w:rsidR="00E44C9A">
        <w:t xml:space="preserve">is the integral of the large-scale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rsidR="00E44C9A">
        <w:t>,</w:t>
      </w:r>
      <w:r w:rsidR="00E44C9A">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r>
            <w:rPr>
              <w:rFonts w:ascii="Cambria Math" w:hAnsi="Cambria Math"/>
            </w:rPr>
            <m:t>,</m:t>
          </m:r>
          <m:r>
            <m:rPr>
              <m:sty m:val="p"/>
            </m:rPr>
            <w:rPr>
              <w:rFonts w:ascii="Cambria Math" w:eastAsiaTheme="minorEastAsia" w:hAnsi="Cambria Math"/>
            </w:rPr>
            <w:br/>
          </m:r>
        </m:oMath>
      </m:oMathPara>
      <w:r w:rsidR="00E44C9A">
        <w:t xml:space="preserve">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E44C9A">
        <w:rPr>
          <w:rFonts w:eastAsiaTheme="minorEastAsia"/>
        </w:rPr>
        <w:t xml:space="preserve"> </w:t>
      </w:r>
      <w:r w:rsidR="00E44C9A">
        <w:t>as the boundary condition.</w:t>
      </w:r>
      <w:r w:rsidR="00E44C9A">
        <w:rPr>
          <w:rFonts w:eastAsiaTheme="minorEastAsia"/>
        </w:rPr>
        <w:t xml:space="preserve"> The large-scale moisture source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oMath>
      <w:r w:rsidR="00E44C9A">
        <w:rPr>
          <w:rFonts w:eastAsiaTheme="minorEastAsia"/>
        </w:rPr>
        <w:t xml:space="preserve"> is drying due to subsidence and horizontal advection.</w:t>
      </w:r>
      <w:r w:rsidR="00AE5858">
        <w:rPr>
          <w:rFonts w:eastAsiaTheme="minorEastAsia"/>
          <w:noProof/>
        </w:rPr>
        <w:lastRenderedPageBreak/>
        <w:drawing>
          <wp:inline distT="0" distB="0" distL="0" distR="0" wp14:anchorId="27C3B9E7" wp14:editId="4F28FA96">
            <wp:extent cx="5185189" cy="3165403"/>
            <wp:effectExtent l="0" t="0" r="0" b="0"/>
            <wp:docPr id="30285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8325" cy="3167317"/>
                    </a:xfrm>
                    <a:prstGeom prst="rect">
                      <a:avLst/>
                    </a:prstGeom>
                    <a:noFill/>
                    <a:ln>
                      <a:noFill/>
                    </a:ln>
                  </pic:spPr>
                </pic:pic>
              </a:graphicData>
            </a:graphic>
          </wp:inline>
        </w:drawing>
      </w:r>
      <w:r w:rsidR="003175B7">
        <w:rPr>
          <w:rFonts w:ascii="Aptos Narrow" w:hAnsi="Aptos Narrow"/>
        </w:rPr>
        <w:br/>
      </w:r>
      <w:r w:rsidR="003175B7" w:rsidRPr="00F660FA">
        <w:rPr>
          <w:rFonts w:ascii="Aptos Narrow" w:hAnsi="Aptos Narrow"/>
        </w:rPr>
        <w:t xml:space="preserve">Fig. LSADV. </w:t>
      </w:r>
      <w:r w:rsidR="003175B7">
        <w:rPr>
          <w:rFonts w:ascii="Aptos Narrow" w:hAnsi="Aptos Narrow"/>
        </w:rPr>
        <w:t xml:space="preserve">(a) </w:t>
      </w:r>
      <w:r w:rsidR="003175B7" w:rsidRPr="00F660FA">
        <w:rPr>
          <w:rFonts w:ascii="Aptos Narrow" w:hAnsi="Aptos Narrow"/>
        </w:rPr>
        <w:t>Large scale subsidence velocity (m s</w:t>
      </w:r>
      <w:r w:rsidR="003175B7" w:rsidRPr="00F660FA">
        <w:rPr>
          <w:rFonts w:ascii="Aptos Narrow" w:hAnsi="Aptos Narrow"/>
          <w:vertAlign w:val="superscript"/>
        </w:rPr>
        <w:t>–1</w:t>
      </w:r>
      <w:r w:rsidR="003175B7" w:rsidRPr="00F660FA">
        <w:rPr>
          <w:rFonts w:ascii="Aptos Narrow" w:hAnsi="Aptos Narrow"/>
        </w:rPr>
        <w:t xml:space="preserve">) and </w:t>
      </w:r>
      <w:r w:rsidR="003175B7">
        <w:rPr>
          <w:rFonts w:ascii="Aptos Narrow" w:hAnsi="Aptos Narrow"/>
        </w:rPr>
        <w:t xml:space="preserve">(b) </w:t>
      </w:r>
      <w:r w:rsidR="003175B7" w:rsidRPr="00F660FA">
        <w:rPr>
          <w:rFonts w:ascii="Aptos Narrow" w:hAnsi="Aptos Narrow"/>
        </w:rPr>
        <w:t>specific humidity advection prescribed for the shallow cumulus model experiments</w:t>
      </w:r>
      <w:r w:rsidR="003175B7">
        <w:rPr>
          <w:rFonts w:ascii="Aptos Narrow" w:hAnsi="Aptos Narrow"/>
        </w:rPr>
        <w:t xml:space="preserve"> (black), estimated from hourly ECMWF reanalysis (ERA5; orange), and prescribed to the Cloud Botany control and strongest mesoscale vertical velocity </w:t>
      </w:r>
      <w:r w:rsidR="003175B7">
        <w:rPr>
          <w:rFonts w:ascii="Aptos Narrow" w:eastAsiaTheme="minorEastAsia" w:hAnsi="Aptos Narrow"/>
        </w:rPr>
        <w:t>simulations (Jansson et al. 2023</w:t>
      </w:r>
      <w:r w:rsidR="003175B7">
        <w:rPr>
          <w:rFonts w:ascii="Aptos Narrow" w:hAnsi="Aptos Narrow"/>
        </w:rPr>
        <w:t xml:space="preserve">) within 12.5-16 °N, 60-49 ° W. Shading shows interquartile ranges of ERA5 subsidence and advection (orange) and of vertical advection due to variability among radiosonde profiles (gray). </w:t>
      </w:r>
      <w:r w:rsidR="003175B7">
        <w:rPr>
          <w:rFonts w:ascii="Aptos Narrow" w:hAnsi="Aptos Narrow"/>
        </w:rPr>
        <w:br/>
        <w:t>[</w:t>
      </w:r>
      <w:r w:rsidR="003175B7" w:rsidRPr="007D4131">
        <w:rPr>
          <w:rFonts w:ascii="ComicShannsMono Nerd Font" w:hAnsi="ComicShannsMono Nerd Font"/>
        </w:rPr>
        <w:t>advection.png</w:t>
      </w:r>
      <w:r w:rsidR="003175B7">
        <w:rPr>
          <w:rFonts w:ascii="Aptos Narrow" w:hAnsi="Aptos Narrow"/>
        </w:rPr>
        <w:t>]</w:t>
      </w:r>
    </w:p>
    <w:p w14:paraId="4242E549" w14:textId="4BEAA6BA" w:rsidR="00E97BBB" w:rsidRDefault="007B690B" w:rsidP="003D5768">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w:t>
      </w:r>
      <w:r w:rsidR="00CA0FC4">
        <w:rPr>
          <w:rFonts w:eastAsiaTheme="minorEastAsia"/>
        </w:rPr>
        <w:t>for</w:t>
      </w:r>
      <w:r>
        <w:rPr>
          <w:rFonts w:eastAsiaTheme="minorEastAsia"/>
        </w:rPr>
        <w:t xml:space="preserve"> each cloud </w:t>
      </w:r>
      <w:r w:rsidR="003175B7">
        <w:rPr>
          <w:rFonts w:eastAsiaTheme="minorEastAsia"/>
        </w:rPr>
        <w:t>top</w:t>
      </w:r>
      <w:r w:rsidR="00CA0FC4">
        <w:rPr>
          <w:rFonts w:eastAsiaTheme="minorEastAsia"/>
        </w:rPr>
        <w:t xml:space="preserve">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w:t>
      </w:r>
      <w:r>
        <w:rPr>
          <w:rFonts w:eastAsiaTheme="minorEastAsia"/>
          <w:i/>
          <w:iCs/>
        </w:rPr>
        <w:t xml:space="preserve"> </w:t>
      </w:r>
      <w:r w:rsidR="009E426D">
        <w:rPr>
          <w:rFonts w:eastAsiaTheme="minorEastAsia"/>
        </w:rPr>
        <w:t xml:space="preserve">The </w:t>
      </w:r>
      <w:r w:rsidR="003175B7">
        <w:rPr>
          <w:rFonts w:eastAsiaTheme="minorEastAsia"/>
        </w:rPr>
        <w:t>discrete</w:t>
      </w:r>
      <w:r w:rsidR="009E426D">
        <w:rPr>
          <w:rFonts w:eastAsiaTheme="minorEastAsia"/>
        </w:rPr>
        <w:t xml:space="preserve"> flux difference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44BB4">
        <w:rPr>
          <w:rFonts w:eastAsiaTheme="minorEastAsia"/>
        </w:rPr>
        <w:t xml:space="preserve"> </w:t>
      </w:r>
      <w:r w:rsidR="00A074CA">
        <w:rPr>
          <w:rFonts w:eastAsiaTheme="minorEastAsia"/>
        </w:rPr>
        <w:t xml:space="preserve">is assumed to be carried by the clouds with </w:t>
      </w:r>
      <w:r w:rsidR="003932F0">
        <w:rPr>
          <w:rFonts w:eastAsiaTheme="minorEastAsia"/>
        </w:rPr>
        <w:t>(</w:t>
      </w:r>
      <w:r w:rsidR="00CA0FC4">
        <w:rPr>
          <w:rFonts w:eastAsiaTheme="minorEastAsia"/>
        </w:rPr>
        <w:t>albedo</w:t>
      </w:r>
      <w:r w:rsidR="003932F0">
        <w:rPr>
          <w:rFonts w:eastAsiaTheme="minorEastAsia"/>
        </w:rPr>
        <w:t xml:space="preserve">-weighted) </w:t>
      </w:r>
      <w:r w:rsidR="003175B7">
        <w:rPr>
          <w:rFonts w:eastAsiaTheme="minorEastAsia"/>
        </w:rPr>
        <w:t>cloud</w:t>
      </w:r>
      <w:r w:rsidR="00A074CA">
        <w:rPr>
          <w:rFonts w:eastAsiaTheme="minorEastAsia"/>
        </w:rPr>
        <w:t xml:space="preserve">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w:t>
      </w:r>
      <w:r w:rsidR="00E97BBB">
        <w:rPr>
          <w:rFonts w:eastAsiaTheme="minorEastAsia"/>
        </w:rPr>
        <w:t xml:space="preserve"> </w:t>
      </w:r>
      <w:r w:rsidR="003E73CA" w:rsidRPr="00E97BBB">
        <w:rPr>
          <w:rFonts w:eastAsiaTheme="minorEastAsia"/>
        </w:rPr>
        <w:t>The</w:t>
      </w:r>
      <w:r w:rsidR="003E73CA">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3E73CA">
        <w:rPr>
          <w:rFonts w:eastAsiaTheme="minorEastAsia"/>
        </w:rPr>
        <w:t xml:space="preserve"> of each </w:t>
      </w:r>
      <w:r w:rsidR="00CA0FC4">
        <w:rPr>
          <w:rFonts w:eastAsiaTheme="minorEastAsia"/>
        </w:rPr>
        <w:t xml:space="preserve">modeled shallow cumulus </w:t>
      </w:r>
      <w:r w:rsidR="003E73CA">
        <w:rPr>
          <w:rFonts w:eastAsiaTheme="minorEastAsia"/>
        </w:rPr>
        <w:t xml:space="preserve">cloud is determined by its moisture sink rate parameter. </w:t>
      </w:r>
    </w:p>
    <w:p w14:paraId="7BFB8939" w14:textId="0A82AC21" w:rsidR="00A44BB4" w:rsidRDefault="003E73CA" w:rsidP="00596625">
      <w:pPr>
        <w:pStyle w:val="BodyText"/>
        <w:rPr>
          <w:rFonts w:eastAsiaTheme="minorEastAsia"/>
        </w:rPr>
      </w:pPr>
      <w:r>
        <w:rPr>
          <w:rFonts w:eastAsiaTheme="minorEastAsia"/>
          <w:kern w:val="2"/>
          <w14:ligatures w14:val="standardContextual"/>
        </w:rPr>
        <w:t>T</w:t>
      </w:r>
      <w:r w:rsidR="00D15587" w:rsidRPr="003D5768">
        <w:rPr>
          <w:rFonts w:eastAsiaTheme="minorEastAsia"/>
          <w:kern w:val="2"/>
          <w14:ligatures w14:val="standardContextual"/>
        </w:rPr>
        <w:t>he a</w:t>
      </w:r>
      <w:r w:rsidR="00A44BB4" w:rsidRPr="003D5768">
        <w:rPr>
          <w:rFonts w:eastAsiaTheme="minorEastAsia"/>
          <w:kern w:val="2"/>
          <w14:ligatures w14:val="standardContextual"/>
        </w:rPr>
        <w:t xml:space="preserve">ll-sky flux </w:t>
      </w:r>
      <m:oMath>
        <m:r>
          <w:rPr>
            <w:rFonts w:ascii="Cambria Math" w:eastAsiaTheme="minorEastAsia" w:hAnsi="Cambria Math"/>
            <w:kern w:val="2"/>
            <w14:ligatures w14:val="standardContextual"/>
          </w:rPr>
          <m:t>G=aF</m:t>
        </m:r>
      </m:oMath>
      <w:r w:rsidR="00D15587" w:rsidRPr="003D5768">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00D15587" w:rsidRPr="003D5768">
        <w:rPr>
          <w:rFonts w:eastAsiaTheme="minorEastAsia"/>
          <w:kern w:val="2"/>
          <w14:ligatures w14:val="standardContextual"/>
        </w:rPr>
        <w:t>and i</w:t>
      </w:r>
      <w:r w:rsidR="00A44BB4" w:rsidRPr="003D5768">
        <w:rPr>
          <w:rFonts w:eastAsiaTheme="minorEastAsia"/>
          <w:kern w:val="2"/>
          <w14:ligatures w14:val="standardContextual"/>
        </w:rPr>
        <w:t xml:space="preserve">n-cloud flux </w:t>
      </w:r>
      <m:oMath>
        <m:r>
          <w:rPr>
            <w:rFonts w:ascii="Cambria Math" w:eastAsiaTheme="minorEastAsia" w:hAnsi="Cambria Math"/>
            <w:kern w:val="2"/>
            <w14:ligatures w14:val="standardContextual"/>
          </w:rPr>
          <m:t>F</m:t>
        </m:r>
      </m:oMath>
      <w:r>
        <w:rPr>
          <w:rFonts w:eastAsiaTheme="minorEastAsia"/>
          <w:kern w:val="2"/>
          <w14:ligatures w14:val="standardContextual"/>
        </w:rPr>
        <w:t>. The all-sky m</w:t>
      </w:r>
      <w:r w:rsidR="00D15587" w:rsidRPr="003D5768">
        <w:rPr>
          <w:rFonts w:eastAsiaTheme="minorEastAsia"/>
          <w:kern w:val="2"/>
          <w14:ligatures w14:val="standardContextual"/>
        </w:rPr>
        <w:t xml:space="preserve">ass flux </w:t>
      </w:r>
      <m:oMath>
        <m:r>
          <w:rPr>
            <w:rFonts w:ascii="Cambria Math" w:eastAsiaTheme="minorEastAsia" w:hAnsi="Cambria Math"/>
            <w:kern w:val="2"/>
            <w14:ligatures w14:val="standardContextual"/>
          </w:rPr>
          <m:t>M=aw</m:t>
        </m:r>
      </m:oMath>
      <w:r w:rsidR="00D15587" w:rsidRPr="003D5768">
        <w:rPr>
          <w:rFonts w:eastAsiaTheme="minorEastAsia"/>
          <w:kern w:val="2"/>
          <w14:ligatures w14:val="standardContextual"/>
        </w:rPr>
        <w:t xml:space="preserve"> </w:t>
      </w:r>
      <w:r>
        <w:rPr>
          <w:rFonts w:eastAsiaTheme="minorEastAsia"/>
          <w:kern w:val="2"/>
          <w14:ligatures w14:val="standardContextual"/>
        </w:rPr>
        <w:t xml:space="preserve">likewise </w:t>
      </w:r>
      <w:r w:rsidR="00D15587" w:rsidRPr="003D5768">
        <w:rPr>
          <w:rFonts w:eastAsiaTheme="minorEastAsia"/>
          <w:kern w:val="2"/>
          <w14:ligatures w14:val="standardContextual"/>
        </w:rPr>
        <w:t>correspond</w:t>
      </w:r>
      <w:r>
        <w:rPr>
          <w:rFonts w:eastAsiaTheme="minorEastAsia"/>
          <w:kern w:val="2"/>
          <w14:ligatures w14:val="standardContextual"/>
        </w:rPr>
        <w:t>s</w:t>
      </w:r>
      <w:r w:rsidR="00D15587" w:rsidRPr="003D5768">
        <w:rPr>
          <w:rFonts w:eastAsiaTheme="minorEastAsia"/>
          <w:kern w:val="2"/>
          <w14:ligatures w14:val="standardContextual"/>
        </w:rPr>
        <w:t xml:space="preserve"> to the in-cloud vertical velocity </w:t>
      </w:r>
      <m:oMath>
        <m:r>
          <w:rPr>
            <w:rFonts w:ascii="Cambria Math" w:eastAsiaTheme="minorEastAsia" w:hAnsi="Cambria Math"/>
            <w:kern w:val="2"/>
            <w14:ligatures w14:val="standardContextual"/>
          </w:rPr>
          <m:t>w</m:t>
        </m:r>
      </m:oMath>
      <w:r w:rsidR="00D15587" w:rsidRPr="003D5768">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eastAsiaTheme="minorEastAsia" w:hAnsi="Cambria Math"/>
            <w:kern w:val="2"/>
            <w14:ligatures w14:val="standardContextual"/>
          </w:rPr>
          <m:t>i:</m:t>
        </m:r>
      </m:oMath>
      <w:r w:rsidR="00A44BB4" w:rsidRPr="003D5768">
        <w:rPr>
          <w:rFonts w:eastAsiaTheme="minorEastAsia"/>
          <w:kern w:val="2"/>
          <w14:ligatures w14:val="standardContextual"/>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Aptos" w:eastAsiaTheme="minorEastAsia" w:hAnsi="Aptos" w:cs="Times New Roman"/>
            </w:rPr>
            <w:br/>
          </m:r>
        </m:oMath>
      </m:oMathPara>
      <w:r>
        <w:rPr>
          <w:rFonts w:ascii="Aptos" w:eastAsiaTheme="minorEastAsia" w:hAnsi="Aptos" w:cs="Times New Roman"/>
        </w:rPr>
        <w:t xml:space="preserve">where total fluxes are </w:t>
      </w:r>
      <w:r w:rsidRPr="003D5768">
        <w:rPr>
          <w:rFonts w:eastAsiaTheme="minorEastAsia"/>
          <w:kern w:val="2"/>
          <w14:ligatures w14:val="standardContextual"/>
        </w:rPr>
        <w:t xml:space="preserve">summed over the categories, </w:t>
      </w:r>
      <m:oMath>
        <m:r>
          <w:rPr>
            <w:rFonts w:ascii="Cambria Math" w:eastAsiaTheme="minorEastAsia" w:hAnsi="Cambria Math"/>
            <w:kern w:val="2"/>
            <w14:ligatures w14:val="standardContextual"/>
          </w:rPr>
          <m:t>G</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G</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eastAsiaTheme="minorEastAsia" w:hAnsi="Cambria Math"/>
            <w:kern w:val="2"/>
            <w14:ligatures w14:val="standardContextual"/>
          </w:rPr>
          <m:t>F</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F</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 xml:space="preserve">, and </w:t>
      </w:r>
      <m:oMath>
        <m:r>
          <w:rPr>
            <w:rFonts w:ascii="Cambria Math" w:eastAsiaTheme="minorEastAsia" w:hAnsi="Cambria Math"/>
            <w:kern w:val="2"/>
            <w14:ligatures w14:val="standardContextual"/>
          </w:rPr>
          <m:t>M=</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M</m:t>
                </m:r>
              </m:e>
              <m:sub>
                <m:r>
                  <w:rPr>
                    <w:rFonts w:ascii="Cambria Math" w:eastAsiaTheme="minorEastAsia" w:hAnsi="Cambria Math"/>
                    <w:kern w:val="2"/>
                    <w14:ligatures w14:val="standardContextual"/>
                  </w:rPr>
                  <m:t>i</m:t>
                </m:r>
              </m:sub>
            </m:sSub>
          </m:e>
        </m:nary>
      </m:oMath>
      <w:r w:rsidR="009769E3">
        <w:rPr>
          <w:rFonts w:eastAsiaTheme="minorEastAsia"/>
          <w:kern w:val="2"/>
          <w14:ligatures w14:val="standardContextual"/>
        </w:rPr>
        <w:t xml:space="preserve">, </w:t>
      </w:r>
      <m:oMath>
        <m:r>
          <w:rPr>
            <w:rFonts w:ascii="Cambria Math" w:eastAsiaTheme="minorEastAsia" w:hAnsi="Cambria Math"/>
            <w:kern w:val="2"/>
            <w14:ligatures w14:val="standardContextual"/>
          </w:rPr>
          <m:t>w=</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a</m:t>
                </m:r>
              </m:e>
              <m:sub>
                <m:r>
                  <w:rPr>
                    <w:rFonts w:ascii="Cambria Math" w:eastAsiaTheme="minorEastAsia" w:hAnsi="Cambria Math"/>
                    <w:kern w:val="2"/>
                    <w14:ligatures w14:val="standardContextual"/>
                  </w:rPr>
                  <m:t>i</m:t>
                </m:r>
              </m:sub>
            </m:sSub>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w</m:t>
                </m:r>
              </m:e>
              <m:sub>
                <m:r>
                  <w:rPr>
                    <w:rFonts w:ascii="Cambria Math" w:eastAsiaTheme="minorEastAsia" w:hAnsi="Cambria Math"/>
                    <w:kern w:val="2"/>
                    <w14:ligatures w14:val="standardContextual"/>
                  </w:rPr>
                  <m:t>i</m:t>
                </m:r>
              </m:sub>
            </m:sSub>
            <m:r>
              <w:rPr>
                <w:rFonts w:ascii="Cambria Math" w:eastAsiaTheme="minorEastAsia" w:hAnsi="Cambria Math"/>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w:t>
      </w:r>
      <w:r w:rsidR="00844425">
        <w:rPr>
          <w:rFonts w:eastAsiaTheme="minorEastAsia"/>
        </w:rPr>
        <w:t>LSADV b</w:t>
      </w:r>
      <w:r>
        <w:rPr>
          <w:rFonts w:eastAsiaTheme="minorEastAsia"/>
        </w:rPr>
        <w:t xml:space="preserve"> shows the distribution of in-sky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in each </w:t>
      </w:r>
      <w:r w:rsidR="00034361">
        <w:rPr>
          <w:rFonts w:eastAsiaTheme="minorEastAsia"/>
        </w:rPr>
        <w:t xml:space="preserve">cloud top height </w:t>
      </w:r>
      <w:r>
        <w:rPr>
          <w:rFonts w:eastAsiaTheme="minorEastAsia"/>
        </w:rPr>
        <w:t>category.</w:t>
      </w:r>
    </w:p>
    <w:p w14:paraId="3B2455B4" w14:textId="0FC525FF" w:rsidR="00034361" w:rsidRPr="00034361" w:rsidRDefault="00034361" w:rsidP="00034361">
      <w:pPr>
        <w:spacing w:line="240" w:lineRule="auto"/>
      </w:pPr>
      <w:r w:rsidRPr="004F0AC4">
        <w:t>Water fluxes by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Cloud mass flux is initialized at cloud base to match the mean observed surface evaporation minus precipitation. </w:t>
      </w:r>
      <w:r w:rsidRPr="002D1FBA">
        <w:rPr>
          <w:rFonts w:eastAsiaTheme="minorEastAsia"/>
        </w:rPr>
        <w:t>From th</w:t>
      </w:r>
      <w:r>
        <w:rPr>
          <w:rFonts w:eastAsiaTheme="minorEastAsia"/>
        </w:rPr>
        <w:t>e</w:t>
      </w:r>
      <w:r w:rsidRPr="002D1FBA">
        <w:rPr>
          <w:rFonts w:eastAsiaTheme="minorEastAsia"/>
        </w:rPr>
        <w:t xml:space="preserve"> moisture closure, the </w:t>
      </w:r>
      <w:r>
        <w:rPr>
          <w:rFonts w:eastAsiaTheme="minorEastAsia"/>
        </w:rPr>
        <w:t xml:space="preserve">in-cloud </w:t>
      </w:r>
      <w:r w:rsidRPr="002D1FBA">
        <w:rPr>
          <w:rFonts w:eastAsiaTheme="minorEastAsia"/>
        </w:rPr>
        <w:t>eddy flux</w:t>
      </w:r>
      <w:r>
        <w:rPr>
          <w:rFonts w:eastAsiaTheme="minorEastAsia"/>
        </w:rPr>
        <w:t xml:space="preserve"> due to </w:t>
      </w:r>
      <w:r w:rsidRPr="002D1FBA">
        <w:rPr>
          <w:rFonts w:eastAsiaTheme="minorEastAsia"/>
        </w:rPr>
        <w:t xml:space="preserve">cumulus updrafts </w:t>
      </w:r>
      <w:r w:rsidRPr="002D1FBA">
        <w:rPr>
          <w:rFonts w:eastAsiaTheme="minorEastAsia"/>
        </w:rPr>
        <w:lastRenderedPageBreak/>
        <w:t>and precipitation</w:t>
      </w:r>
      <w:r>
        <w:rPr>
          <w:rFonts w:eastAsiaTheme="minorEastAsia"/>
        </w:rPr>
        <w:t xml:space="preserve"> is</w:t>
      </w:r>
      <w:r w:rsidRPr="002D1FBA">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sidRPr="002D1FBA">
        <w:rPr>
          <w:rFonts w:eastAsiaTheme="minorEastAsia"/>
        </w:rPr>
        <w:t xml:space="preserve">.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0BC552AA" w:rsidR="002D1FBA" w:rsidRDefault="00FD39B0" w:rsidP="00F865E5">
      <w:pPr>
        <w:pStyle w:val="Heading3"/>
        <w:spacing w:line="240" w:lineRule="auto"/>
      </w:pPr>
      <w:r>
        <w:t>C</w:t>
      </w:r>
      <w:r w:rsidR="00112A94">
        <w:t>umulus c</w:t>
      </w:r>
      <w:r w:rsidR="002D1FBA">
        <w:t>loud</w:t>
      </w:r>
      <w:r>
        <w:t xml:space="preserve"> model</w:t>
      </w:r>
    </w:p>
    <w:p w14:paraId="4ADC3323" w14:textId="58B31C85" w:rsidR="00892C83" w:rsidRDefault="002D1FBA" w:rsidP="00F865E5">
      <w:pPr>
        <w:spacing w:line="240" w:lineRule="auto"/>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477B82">
        <w:rPr>
          <w:rFonts w:ascii="Aptos" w:eastAsiaTheme="minorEastAsia" w:hAnsi="Aptos" w:cs="Times New Roman"/>
        </w:rPr>
        <w:t xml:space="preserve"> </w:t>
      </w:r>
      <w:r w:rsidRPr="002D1FBA">
        <w:rPr>
          <w:rFonts w:ascii="Aptos" w:eastAsiaTheme="minorEastAsia" w:hAnsi="Aptos" w:cs="Times New Roman"/>
        </w:rPr>
        <w:t xml:space="preserve">and water vapor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oMath>
      <w:r w:rsidR="00477B82">
        <w:rPr>
          <w:rFonts w:ascii="Aptos" w:eastAsiaTheme="minorEastAsia" w:hAnsi="Aptos" w:cs="Times New Roman"/>
        </w:rPr>
        <w:t xml:space="preserve"> specific humidity </w:t>
      </w:r>
      <w:r w:rsidRPr="002D1FBA">
        <w:rPr>
          <w:rFonts w:ascii="Aptos" w:eastAsiaTheme="minorEastAsia" w:hAnsi="Aptos" w:cs="Times New Roman"/>
        </w:rPr>
        <w:t>in the cloud are</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v</m:t>
                  </m:r>
                </m:sub>
              </m:sSub>
              <m:r>
                <w:rPr>
                  <w:rFonts w:ascii="Cambria Math" w:eastAsia="Cambria Math" w:hAnsi="Cambria Math" w:cs="Cambria Math"/>
                </w:rPr>
                <m:t>-q</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eastAsiaTheme="minorEastAsia" w:hAnsi="Aptos" w:cs="Times New Roman"/>
        </w:rPr>
        <w:t xml:space="preserve"> is the moist adiabatic condensation rate of</w:t>
      </w:r>
      <w:r w:rsidR="00305AC0">
        <w:rPr>
          <w:rFonts w:ascii="Aptos" w:eastAsiaTheme="minorEastAsia" w:hAnsi="Aptos" w:cs="Times New Roman"/>
        </w:rPr>
        <w:t xml:space="preserve"> </w:t>
      </w:r>
      <w:r w:rsidRPr="002D1FBA">
        <w:rPr>
          <w:rFonts w:ascii="Aptos" w:eastAsiaTheme="minorEastAsia" w:hAnsi="Aptos" w:cs="Times New Roman"/>
        </w:rPr>
        <w:t>water vapor per unit height</w:t>
      </w:r>
      <w:r w:rsidR="00305AC0">
        <w:rPr>
          <w:rFonts w:ascii="Aptos" w:eastAsiaTheme="minorEastAsia" w:hAnsi="Aptos" w:cs="Times New Roman"/>
        </w:rPr>
        <w:t>.</w:t>
      </w:r>
      <w:r w:rsidRPr="002D1FBA">
        <w:rPr>
          <w:rFonts w:ascii="Aptos" w:eastAsiaTheme="minorEastAsia" w:hAnsi="Aptos" w:cs="Times New Roman"/>
        </w:rPr>
        <w:t xml:space="preserve"> The dependence on </w:t>
      </w:r>
      <m:oMath>
        <m:r>
          <w:rPr>
            <w:rFonts w:ascii="Cambria Math" w:eastAsiaTheme="minorEastAsia" w:hAnsi="Cambria Math" w:cs="Times New Roman"/>
          </w:rPr>
          <m:t>γ</m:t>
        </m:r>
      </m:oMath>
      <w:r w:rsidRPr="002D1FBA">
        <w:rPr>
          <w:rFonts w:ascii="Aptos" w:eastAsiaTheme="minorEastAsia" w:hAnsi="Aptos" w:cs="Times New Roman"/>
        </w:rPr>
        <w:t xml:space="preserve"> is eliminated in the total cloud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F865E5">
        <w:rPr>
          <w:rFonts w:ascii="Aptos" w:eastAsiaTheme="minorEastAsia" w:hAnsi="Aptos" w:cs="Times New Roman"/>
        </w:rPr>
        <w:t xml:space="preserve"> </w:t>
      </w:r>
      <w:r w:rsidRPr="002D1FBA">
        <w:rPr>
          <w:rFonts w:ascii="Aptos" w:eastAsiaTheme="minorEastAsia" w:hAnsi="Aptos" w:cs="Times New Roman"/>
        </w:rPr>
        <w:t>equation,</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∂t</m:t>
              </m:r>
            </m:den>
          </m:f>
          <m:r>
            <w:rPr>
              <w:rFonts w:ascii="Cambria Math" w:eastAsiaTheme="minorEastAsia" w:hAnsi="Cambria Math" w:cs="Times New Roman"/>
            </w:rPr>
            <m:t>=0=-w(</m:t>
          </m:r>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cs="Times New Roman"/>
            </w:rPr>
            <m:t>-ϵw</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QTBALANCE</w:t>
      </w:r>
      <w:r w:rsidR="00F865E5">
        <w:rPr>
          <w:rFonts w:ascii="Aptos" w:eastAsiaTheme="minorEastAsia" w:hAnsi="Aptos" w:cs="Times New Roman"/>
        </w:rPr>
        <w:t>.</w:t>
      </w:r>
      <m:oMath>
        <m:r>
          <m:rPr>
            <m:sty m:val="p"/>
          </m:rPr>
          <w:rPr>
            <w:rFonts w:ascii="Cambria Math" w:eastAsiaTheme="minorEastAsia" w:hAnsi="Cambria Math" w:cs="Times New Roman"/>
          </w:rPr>
          <w:br/>
        </m:r>
      </m:oMath>
      <w:r w:rsidRPr="002D1FBA">
        <w:rPr>
          <w:rFonts w:ascii="Aptos" w:eastAsiaTheme="minorEastAsia" w:hAnsi="Aptos" w:cs="Times New Roman"/>
        </w:rPr>
        <w:t>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r w:rsidR="00477B82">
        <w:rPr>
          <w:rFonts w:ascii="Aptos" w:eastAsiaTheme="minorEastAsia" w:hAnsi="Aptos" w:cs="Times New Roman"/>
        </w:rPr>
        <w:t xml:space="preserve"> </w:t>
      </w:r>
      <w:r w:rsidR="00034361">
        <w:rPr>
          <w:rFonts w:ascii="Aptos" w:eastAsiaTheme="minorEastAsia" w:hAnsi="Aptos" w:cs="Times New Roman"/>
        </w:rPr>
        <w:t>I</w:t>
      </w:r>
      <w:r w:rsidRPr="00605647">
        <w:rPr>
          <w:rFonts w:ascii="Aptos" w:eastAsiaTheme="minorEastAsia" w:hAnsi="Aptos" w:cs="Times New Roman"/>
        </w:rPr>
        <w:t>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477B82">
        <w:rPr>
          <w:rFonts w:ascii="Aptos" w:eastAsiaTheme="minorEastAsia" w:hAnsi="Aptos" w:cs="Times New Roman"/>
        </w:rPr>
        <w:t>, a</w:t>
      </w:r>
      <w:r w:rsidRPr="002D1FBA">
        <w:rPr>
          <w:rFonts w:ascii="Aptos" w:eastAsiaTheme="minorEastAsia" w:hAnsi="Aptos" w:cs="Times New Roman"/>
        </w:rPr>
        <w:t xml:space="preserve">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xml:space="preserve"> written</w:t>
      </w:r>
      <w:r w:rsidR="00305AC0">
        <w:rPr>
          <w:rFonts w:ascii="Aptos" w:eastAsiaTheme="minorEastAsia" w:hAnsi="Aptos" w:cs="Times New Roman"/>
        </w:rPr>
        <w:t xml:space="preserve"> in terms of the total vertical sink rate </w:t>
      </w:r>
      <m:oMath>
        <m:r>
          <w:rPr>
            <w:rFonts w:ascii="Cambria Math" w:eastAsiaTheme="minorEastAsia" w:hAnsi="Cambria Math" w:cs="Times New Roman"/>
          </w:rPr>
          <m:t>ϵ+α</m:t>
        </m:r>
      </m:oMath>
      <w:r w:rsidR="00305AC0">
        <w:rPr>
          <w:rFonts w:ascii="Aptos" w:eastAsiaTheme="minorEastAsia" w:hAnsi="Aptos" w:cs="Times New Roman"/>
        </w:rPr>
        <w:t>,</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to </w:t>
      </w:r>
      <w:r w:rsidR="00605647">
        <w:rPr>
          <w:rFonts w:ascii="Aptos" w:eastAsiaTheme="minorEastAsia" w:hAnsi="Aptos" w:cs="Times New Roman"/>
        </w:rPr>
        <w:t xml:space="preserve">the </w:t>
      </w:r>
      <w:r w:rsidR="00305AC0">
        <w:rPr>
          <w:rFonts w:ascii="Aptos" w:eastAsiaTheme="minorEastAsia" w:hAnsi="Aptos" w:cs="Times New Roman"/>
        </w:rPr>
        <w:t xml:space="preserve">intermediate </w:t>
      </w:r>
      <w:r w:rsidR="00605647">
        <w:rPr>
          <w:rFonts w:ascii="Aptos" w:eastAsiaTheme="minorEastAsia" w:hAnsi="Aptos" w:cs="Times New Roman"/>
        </w:rPr>
        <w:t xml:space="preserve">humidity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type m:val="lin"/>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219E1">
        <w:rPr>
          <w:rFonts w:ascii="Aptos" w:eastAsiaTheme="minorEastAsia" w:hAnsi="Aptos" w:cs="Times New Roman"/>
        </w:rPr>
        <w:t>.</w:t>
      </w:r>
      <w:r w:rsidR="00FD39B0">
        <w:rPr>
          <w:rFonts w:ascii="Aptos" w:eastAsiaTheme="minorEastAsia" w:hAnsi="Aptos" w:cs="Times New Roman"/>
        </w:rPr>
        <w:t xml:space="preserve"> </w:t>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determines the cloud water, water flux, and cloud top height. </w:t>
      </w:r>
      <w:r w:rsidR="00034361">
        <w:rPr>
          <w:rFonts w:ascii="Aptos" w:eastAsiaTheme="minorEastAsia" w:hAnsi="Aptos" w:cs="Times New Roman"/>
        </w:rPr>
        <w:t>We call t</w:t>
      </w:r>
      <w:r w:rsidR="009219E1" w:rsidRPr="002D1FBA">
        <w:rPr>
          <w:rFonts w:ascii="Aptos" w:eastAsiaTheme="minorEastAsia" w:hAnsi="Aptos" w:cs="Times New Roman"/>
        </w:rPr>
        <w:t xml:space="preserve">he ratio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00034361">
        <w:rPr>
          <w:rFonts w:ascii="Aptos" w:eastAsiaTheme="minorEastAsia" w:hAnsi="Aptos" w:cs="Times New Roman"/>
        </w:rPr>
        <w:t xml:space="preserve"> </w:t>
      </w:r>
      <w:r w:rsidR="009219E1" w:rsidRPr="002D1FBA">
        <w:rPr>
          <w:rFonts w:ascii="Aptos" w:eastAsiaTheme="minorEastAsia" w:hAnsi="Aptos" w:cs="Times New Roman"/>
        </w:rPr>
        <w:t xml:space="preserve">of the autoconversion to the total moisture sink the </w:t>
      </w:r>
      <w:r w:rsidR="009219E1" w:rsidRPr="00892C83">
        <w:rPr>
          <w:rFonts w:ascii="Aptos" w:eastAsiaTheme="minorEastAsia" w:hAnsi="Aptos" w:cs="Times New Roman"/>
          <w:i/>
          <w:iCs/>
        </w:rPr>
        <w:t>precipitation efficiency</w:t>
      </w:r>
      <w:r w:rsidR="009219E1" w:rsidRPr="002D1FBA">
        <w:rPr>
          <w:rFonts w:ascii="Aptos" w:eastAsiaTheme="minorEastAsia" w:hAnsi="Aptos" w:cs="Times New Roman"/>
        </w:rPr>
        <w:t>.</w:t>
      </w:r>
      <w:r w:rsidR="009219E1">
        <w:rPr>
          <w:rFonts w:ascii="Aptos" w:eastAsiaTheme="minorEastAsia" w:hAnsi="Aptos" w:cs="Times New Roman"/>
        </w:rPr>
        <w:t xml:space="preserve"> </w:t>
      </w:r>
      <w:r w:rsidR="00892C83">
        <w:rPr>
          <w:rFonts w:ascii="Aptos" w:eastAsiaTheme="minorEastAsia" w:hAnsi="Aptos" w:cs="Times New Roman"/>
        </w:rPr>
        <w:t xml:space="preserve">Cloud liquid and water vapor profiles are computed for </w:t>
      </w:r>
      <w:r w:rsidR="009219E1">
        <w:rPr>
          <w:rFonts w:ascii="Aptos" w:eastAsiaTheme="minorEastAsia" w:hAnsi="Aptos" w:cs="Times New Roman"/>
        </w:rPr>
        <w:t>many</w:t>
      </w:r>
      <w:r w:rsidR="00892C83">
        <w:rPr>
          <w:rFonts w:ascii="Aptos" w:eastAsiaTheme="minorEastAsia" w:hAnsi="Aptos" w:cs="Times New Roman"/>
        </w:rPr>
        <w:t xml:space="preserve"> total sink rates</w:t>
      </w:r>
      <w:r w:rsidR="00034361">
        <w:rPr>
          <w:rFonts w:ascii="Aptos" w:eastAsiaTheme="minorEastAsia" w:hAnsi="Aptos" w:cs="Times New Roman"/>
        </w:rPr>
        <w:t xml:space="preserve">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sidR="00034361">
        <w:rPr>
          <w:rFonts w:ascii="Aptos" w:eastAsiaTheme="minorEastAsia" w:hAnsi="Aptos" w:cs="Times New Roman"/>
        </w:rPr>
        <w:t xml:space="preserve">, resulting in the cloud top heights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sidR="00034361">
        <w:rPr>
          <w:rFonts w:ascii="Aptos" w:eastAsiaTheme="minorEastAsia" w:hAnsi="Aptos" w:cs="Times New Roman"/>
        </w:rPr>
        <w:t xml:space="preserve"> </w:t>
      </w:r>
      <w:r w:rsidR="009219E1">
        <w:rPr>
          <w:rFonts w:ascii="Aptos" w:eastAsiaTheme="minorEastAsia" w:hAnsi="Aptos" w:cs="Times New Roman"/>
        </w:rPr>
        <w:t>(</w:t>
      </w:r>
      <w:r w:rsidR="00892C83">
        <w:rPr>
          <w:rFonts w:ascii="Aptos" w:eastAsiaTheme="minorEastAsia" w:hAnsi="Aptos" w:cs="Times New Roman"/>
        </w:rPr>
        <w:t xml:space="preserve">Fig. </w:t>
      </w:r>
      <w:r w:rsidR="00D823E6">
        <w:rPr>
          <w:rFonts w:ascii="Aptos" w:eastAsiaTheme="minorEastAsia" w:hAnsi="Aptos" w:cs="Times New Roman"/>
        </w:rPr>
        <w:t>REFLALBEDO</w:t>
      </w:r>
      <w:r w:rsidR="009219E1">
        <w:rPr>
          <w:rFonts w:ascii="Aptos" w:eastAsiaTheme="minorEastAsia" w:hAnsi="Aptos" w:cs="Times New Roman"/>
        </w:rPr>
        <w:t>).</w:t>
      </w:r>
    </w:p>
    <w:p w14:paraId="1E68C488" w14:textId="22877333" w:rsidR="00D823E6" w:rsidRPr="00273D37" w:rsidRDefault="00F865E5" w:rsidP="00273D37">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w:t>
      </w:r>
      <w:r w:rsidR="00034361">
        <w:rPr>
          <w:rFonts w:ascii="Aptos" w:eastAsiaTheme="minorEastAsia" w:hAnsi="Aptos" w:cs="Times New Roman"/>
          <w:iCs/>
        </w:rPr>
        <w:t xml:space="preserve">(where </w:t>
      </w:r>
      <m:oMath>
        <m:sSub>
          <m:sSubPr>
            <m:ctrlPr>
              <w:rPr>
                <w:rFonts w:ascii="Cambria Math" w:eastAsiaTheme="minorEastAsia" w:hAnsi="Cambria Math" w:cs="Times New Roman"/>
                <w:i/>
                <w:iCs/>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034361">
        <w:rPr>
          <w:rFonts w:ascii="Aptos" w:eastAsiaTheme="minorEastAsia" w:hAnsi="Aptos" w:cs="Times New Roman"/>
          <w:iCs/>
        </w:rPr>
        <w:t xml:space="preserve"> reaches 0) </w:t>
      </w:r>
      <w:r w:rsidRPr="00E97BBB">
        <w:rPr>
          <w:rFonts w:ascii="Aptos" w:eastAsiaTheme="minorEastAsia" w:hAnsi="Aptos" w:cs="Times New Roman"/>
          <w:iCs/>
        </w:rPr>
        <w:t xml:space="preserve">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ϵ+α≈0.5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and cloud top height of </w:t>
      </w:r>
      <w:r w:rsidR="00383529">
        <w:rPr>
          <w:rFonts w:ascii="Aptos" w:eastAsiaTheme="minorEastAsia" w:hAnsi="Aptos" w:cs="Times New Roman"/>
          <w:iCs/>
        </w:rPr>
        <w:t>~3</w:t>
      </w:r>
      <w:r w:rsidRPr="00E97BBB">
        <w:rPr>
          <w:rFonts w:ascii="Aptos" w:eastAsiaTheme="minorEastAsia" w:hAnsi="Aptos" w:cs="Times New Roman"/>
          <w:iCs/>
        </w:rPr>
        <w:t xml:space="preserve"> km.</w:t>
      </w:r>
    </w:p>
    <w:p w14:paraId="6BFF3204" w14:textId="3F1B8922" w:rsidR="002D1FBA" w:rsidRPr="002D1FBA" w:rsidRDefault="002D1FBA" w:rsidP="002D1FBA">
      <w:pPr>
        <w:pStyle w:val="Heading30"/>
        <w:rPr>
          <w:rFonts w:ascii="Aptos" w:eastAsiaTheme="minorEastAsia" w:hAnsi="Aptos"/>
        </w:rPr>
      </w:pPr>
      <w:r w:rsidRPr="002D1FBA">
        <w:rPr>
          <w:rFonts w:ascii="Aptos" w:eastAsiaTheme="minorEastAsia" w:hAnsi="Aptos"/>
        </w:rPr>
        <w:t xml:space="preserve">Precipitation and updraft </w:t>
      </w:r>
      <w:r w:rsidR="00FD39B0">
        <w:rPr>
          <w:rFonts w:ascii="Aptos" w:eastAsiaTheme="minorEastAsia" w:hAnsi="Aptos"/>
        </w:rPr>
        <w:t xml:space="preserve">moisture </w:t>
      </w:r>
      <w:r w:rsidRPr="002D1FBA">
        <w:rPr>
          <w:rFonts w:ascii="Aptos" w:eastAsiaTheme="minorEastAsia" w:hAnsi="Aptos"/>
        </w:rPr>
        <w:t>fluxes</w:t>
      </w:r>
    </w:p>
    <w:p w14:paraId="382EA589" w14:textId="235A0107" w:rsidR="002D1FBA" w:rsidRPr="002D1FBA" w:rsidRDefault="00DC4B9B" w:rsidP="002D1FBA">
      <w:pPr>
        <w:pStyle w:val="BodyText"/>
        <w:rPr>
          <w:rFonts w:ascii="Aptos" w:eastAsiaTheme="minorEastAsia" w:hAnsi="Aptos" w:cs="Times New Roman"/>
        </w:rPr>
      </w:pPr>
      <w:r>
        <w:rPr>
          <w:rFonts w:ascii="Aptos" w:eastAsiaTheme="minorEastAsia" w:hAnsi="Aptos" w:cs="Times New Roman"/>
        </w:rPr>
        <w:t>Shallow cumulus clouds generate weak precipitation, reversing a fraction of the updraft total cloud water flux. P</w:t>
      </w:r>
      <w:r w:rsidR="002D1FBA" w:rsidRPr="002D1FBA">
        <w:rPr>
          <w:rFonts w:ascii="Aptos" w:eastAsiaTheme="minorEastAsia" w:hAnsi="Aptos" w:cs="Times New Roman"/>
        </w:rPr>
        <w:t xml:space="preserve">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002D1FBA"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002D1FBA" w:rsidRPr="002D1FBA">
        <w:rPr>
          <w:rFonts w:ascii="Aptos" w:eastAsiaTheme="minorEastAsia" w:hAnsi="Aptos" w:cs="Times New Roman"/>
        </w:rPr>
        <w:t xml:space="preserve"> from cloud liquid</w:t>
      </w:r>
      <w:r w:rsidR="00357FCD">
        <w:rPr>
          <w:rFonts w:ascii="Aptos" w:eastAsiaTheme="minorEastAsia" w:hAnsi="Aptos" w:cs="Times New Roman"/>
        </w:rPr>
        <w:t xml:space="preserve">. </w:t>
      </w:r>
      <w:r w:rsidR="002D1FBA" w:rsidRPr="002D1FBA">
        <w:rPr>
          <w:rFonts w:ascii="Aptos" w:hAnsi="Aptos" w:cs="Times New Roman"/>
        </w:rPr>
        <w:t xml:space="preserve">For the updraft </w:t>
      </w:r>
      <w:r w:rsidR="002D1FBA" w:rsidRPr="002D1FBA">
        <w:rPr>
          <w:rFonts w:ascii="Aptos" w:eastAsiaTheme="minorEastAsia" w:hAnsi="Aptos" w:cs="Times New Roman"/>
        </w:rPr>
        <w:t xml:space="preserve">with no storage of cloud liquid water, the precipitation source is </w:t>
      </w:r>
      <w:r w:rsidR="002D1FBA" w:rsidRPr="002D1FBA">
        <w:rPr>
          <w:rFonts w:ascii="Aptos" w:eastAsiaTheme="minorEastAsia" w:hAnsi="Aptos" w:cs="Times New Roman"/>
        </w:rPr>
        <w:br/>
      </w:r>
      <m:oMathPara>
        <m:oMath>
          <m:r>
            <w:rPr>
              <w:rFonts w:ascii="Cambria Math" w:hAnsi="Cambria Math"/>
            </w:rPr>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2D1FBA" w:rsidRPr="002D1FBA">
        <w:rPr>
          <w:rFonts w:ascii="Aptos" w:eastAsiaTheme="minorEastAsia" w:hAnsi="Aptos" w:cs="Times New Roman"/>
        </w:rPr>
        <w:t xml:space="preserve">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002D1FBA" w:rsidRPr="002D1FBA">
        <w:rPr>
          <w:rFonts w:ascii="Aptos" w:eastAsiaTheme="minorEastAsia" w:hAnsi="Aptos" w:cs="Times New Roman"/>
        </w:rPr>
        <w:t xml:space="preserve"> is the total moisture source in the updraft.</w:t>
      </w:r>
    </w:p>
    <w:p w14:paraId="709149C4" w14:textId="5F9B2B7F"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lastRenderedPageBreak/>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w:t>
      </w:r>
      <w:r w:rsidR="00DC4B9B">
        <w:rPr>
          <w:rFonts w:ascii="Aptos" w:eastAsiaTheme="minorEastAsia" w:hAnsi="Aptos" w:cs="Times New Roman"/>
        </w:rPr>
        <w:t xml:space="preserve"> downward from </w:t>
      </w:r>
      <m:oMath>
        <m:r>
          <w:rPr>
            <w:rFonts w:ascii="Cambria Math" w:eastAsiaTheme="minorEastAsia" w:hAnsi="Cambria Math" w:cs="Times New Roman"/>
          </w:rPr>
          <m:t>F=0</m:t>
        </m:r>
      </m:oMath>
      <w:r w:rsidR="00DC4B9B">
        <w:rPr>
          <w:rFonts w:ascii="Aptos" w:eastAsiaTheme="minorEastAsia" w:hAnsi="Aptos" w:cs="Times New Roman"/>
        </w:rPr>
        <w:t xml:space="preserve"> at cloud top</w:t>
      </w:r>
      <w:r w:rsidRPr="002D1FBA">
        <w:rPr>
          <w:rFonts w:ascii="Aptos" w:eastAsiaTheme="minorEastAsia" w:hAnsi="Aptos" w:cs="Times New Roman"/>
        </w:rPr>
        <w:t>. The precipitation sink,</w:t>
      </w:r>
      <w:r w:rsidR="00FD39B0">
        <w:rPr>
          <w:rFonts w:ascii="Aptos" w:eastAsiaTheme="minorEastAsia" w:hAnsi="Aptos" w:cs="Times New Roman"/>
        </w:rPr>
        <w:t xml:space="preserve"> </w:t>
      </w:r>
      <m:oMath>
        <m:f>
          <m:fPr>
            <m:type m:val="lin"/>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oMath>
      <w:r w:rsidR="00FD39B0">
        <w:rPr>
          <w:rFonts w:ascii="Aptos" w:eastAsiaTheme="minorEastAsia" w:hAnsi="Aptos" w:cs="Times New Roman"/>
        </w:rPr>
        <w:t xml:space="preserve"> </w:t>
      </w:r>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67AFA068" w14:textId="6F53376A" w:rsidR="00E00EFD" w:rsidRPr="00D03A9A" w:rsidRDefault="00E00EFD" w:rsidP="00E00EFD">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parameter is shown for an ensemble of sink rates in Fig. WPROF. This is used to compute (c) cloud-mean vertical velocity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40B94D8C">
            <wp:extent cx="1840079" cy="3296537"/>
            <wp:effectExtent l="0" t="0" r="1905" b="5715"/>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5"/>
                    <a:stretch>
                      <a:fillRect/>
                    </a:stretch>
                  </pic:blipFill>
                  <pic:spPr>
                    <a:xfrm>
                      <a:off x="0" y="0"/>
                      <a:ext cx="1840079" cy="3296537"/>
                    </a:xfrm>
                    <a:prstGeom prst="rect">
                      <a:avLst/>
                    </a:prstGeom>
                  </pic:spPr>
                </pic:pic>
              </a:graphicData>
            </a:graphic>
          </wp:inline>
        </w:drawing>
      </w:r>
    </w:p>
    <w:p w14:paraId="72F4C0B8" w14:textId="07083873"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w:t>
      </w:r>
      <w:r w:rsidR="00783252" w:rsidRPr="00783252">
        <w:rPr>
          <w:rFonts w:ascii="Aptos Narrow" w:eastAsia="Times New Roman" w:hAnsi="Aptos Narrow" w:cstheme="minorHAnsi"/>
          <w:color w:val="323130"/>
        </w:rPr>
        <w:t xml:space="preserve"> </w:t>
      </w:r>
      <w:r w:rsidR="00E37F02">
        <w:rPr>
          <w:rFonts w:ascii="Aptos Narrow" w:eastAsia="Times New Roman" w:hAnsi="Aptos Narrow" w:cstheme="minorHAnsi"/>
          <w:color w:val="323130"/>
        </w:rPr>
        <w:t>C</w:t>
      </w:r>
      <w:r w:rsidR="00783252">
        <w:rPr>
          <w:rFonts w:ascii="Aptos Narrow" w:eastAsia="Times New Roman" w:hAnsi="Aptos Narrow" w:cstheme="minorHAnsi"/>
          <w:color w:val="323130"/>
        </w:rPr>
        <w:t xml:space="preserve">loud moisture flux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c</m:t>
            </m:r>
          </m:sub>
        </m:sSub>
      </m:oMath>
      <w:r w:rsidR="00783252">
        <w:rPr>
          <w:rFonts w:ascii="Aptos Narrow" w:eastAsia="Times New Roman" w:hAnsi="Aptos Narrow" w:cstheme="minorHAnsi"/>
          <w:color w:val="323130"/>
        </w:rPr>
        <w:t xml:space="preserve"> (orange), and (downward) precipitation flux </w:t>
      </w:r>
      <m:oMath>
        <m:r>
          <w:rPr>
            <w:rFonts w:ascii="Cambria Math" w:eastAsia="Times New Roman" w:hAnsi="Cambria Math" w:cstheme="minorHAnsi"/>
            <w:color w:val="323130"/>
          </w:rPr>
          <m:t>P=-</m:t>
        </m:r>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P</m:t>
            </m:r>
          </m:sub>
        </m:sSub>
      </m:oMath>
      <w:r w:rsidR="00783252">
        <w:rPr>
          <w:rFonts w:ascii="Aptos Narrow" w:eastAsia="Times New Roman" w:hAnsi="Aptos Narrow" w:cstheme="minorHAnsi"/>
          <w:color w:val="323130"/>
        </w:rPr>
        <w:t xml:space="preserve"> (green), and mass flux </w:t>
      </w:r>
      <m:oMath>
        <m:r>
          <w:rPr>
            <w:rFonts w:ascii="Cambria Math" w:eastAsia="Times New Roman" w:hAnsi="Cambria Math" w:cstheme="minorHAnsi"/>
            <w:color w:val="323130"/>
          </w:rPr>
          <m:t xml:space="preserve">M </m:t>
        </m:r>
      </m:oMath>
      <w:r w:rsidR="00783252">
        <w:rPr>
          <w:rFonts w:ascii="Aptos Narrow" w:eastAsia="Times New Roman" w:hAnsi="Aptos Narrow" w:cstheme="minorHAnsi"/>
          <w:color w:val="323130"/>
        </w:rPr>
        <w:t>(red) modeled for a single cloud</w:t>
      </w:r>
      <w:r w:rsidR="00E37F02">
        <w:rPr>
          <w:rFonts w:ascii="Aptos Narrow" w:eastAsia="Times New Roman" w:hAnsi="Aptos Narrow" w:cstheme="minorHAnsi"/>
          <w:color w:val="323130"/>
        </w:rPr>
        <w:t xml:space="preserve"> with total moisture flux </w:t>
      </w:r>
      <m:oMath>
        <m:r>
          <w:rPr>
            <w:rFonts w:ascii="Cambria Math" w:eastAsia="Times New Roman" w:hAnsi="Cambria Math" w:cstheme="minorHAnsi"/>
            <w:color w:val="323130"/>
          </w:rPr>
          <m:t>F</m:t>
        </m:r>
      </m:oMath>
      <w:r w:rsidR="00E37F02">
        <w:rPr>
          <w:rFonts w:ascii="Aptos Narrow" w:eastAsia="Times New Roman" w:hAnsi="Aptos Narrow" w:cstheme="minorHAnsi"/>
          <w:color w:val="323130"/>
        </w:rPr>
        <w:t xml:space="preserve"> (blue).</w:t>
      </w:r>
    </w:p>
    <w:p w14:paraId="28E4702F" w14:textId="532D5AC2" w:rsidR="00994FB0" w:rsidRDefault="00994FB0" w:rsidP="005C66F7">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lastRenderedPageBreak/>
        <w:drawing>
          <wp:inline distT="0" distB="0" distL="0" distR="0" wp14:anchorId="04292AC8" wp14:editId="36C0A2CA">
            <wp:extent cx="3417757" cy="4781862"/>
            <wp:effectExtent l="0" t="0" r="0" b="6350"/>
            <wp:docPr id="13125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6713" name="Picture 1312596713"/>
                    <pic:cNvPicPr/>
                  </pic:nvPicPr>
                  <pic:blipFill rotWithShape="1">
                    <a:blip r:embed="rId16"/>
                    <a:srcRect r="42497" b="17897"/>
                    <a:stretch>
                      <a:fillRect/>
                    </a:stretch>
                  </pic:blipFill>
                  <pic:spPr bwMode="auto">
                    <a:xfrm>
                      <a:off x="0" y="0"/>
                      <a:ext cx="3417757" cy="4781862"/>
                    </a:xfrm>
                    <a:prstGeom prst="rect">
                      <a:avLst/>
                    </a:prstGeom>
                    <a:ln>
                      <a:noFill/>
                    </a:ln>
                    <a:extLst>
                      <a:ext uri="{53640926-AAD7-44D8-BBD7-CCE9431645EC}">
                        <a14:shadowObscured xmlns:a14="http://schemas.microsoft.com/office/drawing/2010/main"/>
                      </a:ext>
                    </a:extLst>
                  </pic:spPr>
                </pic:pic>
              </a:graphicData>
            </a:graphic>
          </wp:inline>
        </w:drawing>
      </w:r>
    </w:p>
    <w:p w14:paraId="4AA7BF45" w14:textId="3B0E4FA8"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r w:rsidR="00994FB0">
        <w:rPr>
          <w:rFonts w:ascii="Aptos Narrow" w:eastAsiaTheme="minorEastAsia" w:hAnsi="Aptos Narrow" w:cs="Times New Roman"/>
        </w:rPr>
        <w:t xml:space="preserve"> </w:t>
      </w:r>
      <w:r w:rsidR="00994FB0">
        <w:rPr>
          <w:rFonts w:ascii="Aptos Narrow" w:eastAsiaTheme="minorEastAsia" w:hAnsi="Aptos Narrow" w:cs="Times New Roman"/>
        </w:rPr>
        <w:br/>
      </w:r>
      <w:r w:rsidR="00994FB0" w:rsidRPr="00994FB0">
        <w:rPr>
          <w:rFonts w:ascii="ComicShannsMono Nerd Font" w:eastAsiaTheme="minorEastAsia" w:hAnsi="ComicShannsMono Nerd Font" w:cs="Times New Roman"/>
        </w:rPr>
        <w:t>[</w:t>
      </w:r>
      <w:r w:rsidR="00994FB0">
        <w:rPr>
          <w:rFonts w:ascii="ComicShannsMono Nerd Font" w:eastAsiaTheme="minorEastAsia" w:hAnsi="ComicShannsMono Nerd Font" w:cs="Times New Roman"/>
        </w:rPr>
        <w:t>trade-cu-model/src/julia/</w:t>
      </w:r>
      <w:r w:rsidR="00994FB0" w:rsidRPr="00994FB0">
        <w:rPr>
          <w:rFonts w:ascii="ComicShannsMono Nerd Font" w:eastAsiaTheme="minorEastAsia" w:hAnsi="ComicShannsMono Nerd Font" w:cs="Times New Roman"/>
        </w:rPr>
        <w:t>control_qv_qc_w]</w:t>
      </w:r>
    </w:p>
    <w:p w14:paraId="54AA1303" w14:textId="77777777" w:rsidR="00771E52" w:rsidRDefault="00771E52" w:rsidP="005C66F7">
      <w:pPr>
        <w:pStyle w:val="BodyText"/>
        <w:rPr>
          <w:rFonts w:ascii="Aptos Narrow" w:eastAsiaTheme="minorEastAsia" w:hAnsi="Aptos Narrow" w:cs="Times New Roman"/>
        </w:rPr>
      </w:pPr>
    </w:p>
    <w:p w14:paraId="0A8B3A0B" w14:textId="67B1DB0F" w:rsidR="002D1FBA" w:rsidRPr="00F76519" w:rsidRDefault="00E37F02" w:rsidP="00F76519">
      <w:pPr>
        <w:pStyle w:val="Heading3"/>
      </w:pPr>
      <w:r>
        <w:t>N</w:t>
      </w:r>
      <w:r w:rsidR="00F76519" w:rsidRPr="00F76519">
        <w:t>umerical</w:t>
      </w:r>
      <w:r w:rsidR="002D1FBA" w:rsidRPr="00F76519">
        <w:t xml:space="preserve"> </w:t>
      </w:r>
      <w:r w:rsidR="00276C53">
        <w:t>integration</w:t>
      </w:r>
      <w:r w:rsidR="00771E52">
        <w:t xml:space="preserve"> of cloud fluxes</w:t>
      </w:r>
    </w:p>
    <w:p w14:paraId="17F76FDD" w14:textId="770EA090"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00276C53">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c,i</m:t>
                    </m:r>
                  </m:sub>
                </m:sSub>
                <m:r>
                  <w:rPr>
                    <w:rFonts w:ascii="Cambria Math" w:eastAsiaTheme="minorEastAsia" w:hAnsi="Cambria Math" w:cs="Times New Roman"/>
                  </w:rPr>
                  <m:t>-q</m:t>
                </m:r>
              </m:e>
            </m:d>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w:t>
      </w:r>
      <w:r w:rsidR="00276C53">
        <w:rPr>
          <w:rFonts w:ascii="Aptos" w:eastAsiaTheme="minorEastAsia" w:hAnsi="Aptos" w:cs="Times New Roman"/>
        </w:rPr>
        <w:t>,</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00A44BB4">
        <w:rPr>
          <w:rFonts w:ascii="Aptos" w:eastAsiaTheme="minorEastAsia" w:hAnsi="Aptos" w:cs="Times New Roman"/>
        </w:rPr>
        <w:t>Pr</w:t>
      </w:r>
      <w:r w:rsidRPr="00445B91">
        <w:rPr>
          <w:rFonts w:ascii="Aptos" w:eastAsiaTheme="minorEastAsia" w:hAnsi="Aptos" w:cs="Times New Roman"/>
        </w:rPr>
        <w:t>ecipitation</w:t>
      </w:r>
      <w:r w:rsidR="00276C53">
        <w:rPr>
          <w:rFonts w:ascii="Aptos" w:eastAsiaTheme="minorEastAsia" w:hAnsi="Aptos" w:cs="Times New Roman"/>
        </w:rPr>
        <w:t xml:space="preserve"> is integrated</w:t>
      </w:r>
      <w:r w:rsidRPr="00445B91">
        <w:rPr>
          <w:rFonts w:ascii="Aptos" w:eastAsiaTheme="minorEastAsia" w:hAnsi="Aptos" w:cs="Times New Roman"/>
        </w:rPr>
        <w:t xml:space="preserve"> downward</w:t>
      </w:r>
      <w:r w:rsidR="00276C53">
        <w:rPr>
          <w:rFonts w:ascii="Aptos" w:eastAsiaTheme="minorEastAsia" w:hAnsi="Aptos" w:cs="Times New Roman"/>
        </w:rPr>
        <w:t>,</w:t>
      </w:r>
      <w:r w:rsidRPr="00445B91">
        <w:rPr>
          <w:rFonts w:ascii="Aptos" w:eastAsiaTheme="minorEastAsia" w:hAnsi="Aptos" w:cs="Times New Roman"/>
        </w:rPr>
        <w:t xml:space="preserve"> from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276C53">
        <w:rPr>
          <w:rFonts w:ascii="Aptos" w:eastAsiaTheme="minorEastAsia" w:hAnsi="Aptos" w:cs="Times New Roman"/>
        </w:rPr>
        <w:t xml:space="preserve"> at </w:t>
      </w:r>
      <w:r w:rsidRPr="00445B91">
        <w:rPr>
          <w:rFonts w:ascii="Aptos" w:eastAsiaTheme="minorEastAsia" w:hAnsi="Aptos" w:cs="Times New Roman"/>
        </w:rPr>
        <w:t xml:space="preserve">the top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445B91">
        <w:rPr>
          <w:rFonts w:ascii="Aptos" w:eastAsiaTheme="minorEastAsia" w:hAnsi="Aptos" w:cs="Times New Roman"/>
        </w:rPr>
        <w:t>of each cloud</w:t>
      </w:r>
      <w:r w:rsidR="00276C53">
        <w:rPr>
          <w:rFonts w:ascii="Aptos" w:eastAsiaTheme="minorEastAsia" w:hAnsi="Aptos" w:cs="Times New Roman"/>
        </w:rPr>
        <w:t xml:space="preserve">, </w:t>
      </w:r>
      <w:r w:rsidRPr="00445B91">
        <w:rPr>
          <w:rFonts w:ascii="Aptos" w:eastAsiaTheme="minorEastAsia" w:hAnsi="Aptos" w:cs="Times New Roman"/>
        </w:rPr>
        <w:t xml:space="preserve">in trapezoidal vertical steps </w:t>
      </w:r>
      <w:r w:rsidR="00276C53">
        <w:rPr>
          <w:rFonts w:ascii="Aptos" w:eastAsiaTheme="minorEastAsia" w:hAnsi="Aptos" w:cs="Times New Roman"/>
        </w:rPr>
        <w:t xml:space="preserve">with decreasing </w:t>
      </w:r>
      <w:r w:rsidRPr="00445B91">
        <w:rPr>
          <w:rFonts w:ascii="Aptos" w:eastAsiaTheme="minorEastAsia" w:hAnsi="Aptos" w:cs="Times New Roman"/>
        </w:rPr>
        <w:t xml:space="preserve">superscript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type m:val="lin"/>
            <m:ctrlPr>
              <w:rPr>
                <w:rFonts w:ascii="Cambria Math" w:eastAsiaTheme="minorEastAsia" w:hAnsi="Cambria Math" w:cs="Times New Roman"/>
              </w:rPr>
            </m:ctrlPr>
          </m:fPr>
          <m:nu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w:rPr>
                    <w:rFonts w:ascii="Cambria Math" w:eastAsiaTheme="minorEastAsia" w:hAnsi="Cambria Math" w:cs="Times New Roman"/>
                  </w:rPr>
                  <m:t xml:space="preserve"> dz</m:t>
                </m: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660006EC" w14:textId="77777777" w:rsidR="00771E52" w:rsidRDefault="00771E52" w:rsidP="00E97BBB">
      <w:pPr>
        <w:pStyle w:val="BodyText"/>
        <w:rPr>
          <w:rFonts w:ascii="Aptos" w:eastAsiaTheme="minorEastAsia" w:hAnsi="Aptos" w:cs="Times New Roman"/>
        </w:rPr>
      </w:pPr>
    </w:p>
    <w:p w14:paraId="6636A61A" w14:textId="766B4C68" w:rsidR="00F13B3A" w:rsidRPr="000D7553" w:rsidRDefault="00DD5E78" w:rsidP="00F13B3A">
      <w:pPr>
        <w:pStyle w:val="Heading2"/>
        <w:rPr>
          <w:lang w:val="fr-FR"/>
        </w:rPr>
      </w:pPr>
      <w:bookmarkStart w:id="32" w:name="cloud-base-clouds"/>
      <w:r>
        <w:rPr>
          <w:lang w:val="fr-FR"/>
        </w:rPr>
        <w:t>Cloud-base</w:t>
      </w:r>
      <w:r w:rsidR="00F13B3A" w:rsidRPr="000D7553">
        <w:rPr>
          <w:lang w:val="fr-FR"/>
        </w:rPr>
        <w:t xml:space="preserve"> clouds</w:t>
      </w:r>
    </w:p>
    <w:p w14:paraId="598F30A6" w14:textId="76CF5DAB" w:rsidR="00F13B3A" w:rsidRDefault="00F13B3A" w:rsidP="00F13B3A">
      <w:pPr>
        <w:pStyle w:val="BodyText"/>
        <w:rPr>
          <w:rFonts w:ascii="Aptos" w:hAnsi="Aptos"/>
        </w:rPr>
      </w:pPr>
      <w:r w:rsidRPr="000D7553">
        <w:rPr>
          <w:rFonts w:ascii="Aptos" w:hAnsi="Aptos"/>
          <w:lang w:val="fr-FR"/>
        </w:rPr>
        <w:t>Large-eddy simulation (LES; (Bretherton et al. 2013, Blossey et al. 2013) and observations (Bony et al., 202</w:t>
      </w:r>
      <w:r w:rsidR="0002076A">
        <w:rPr>
          <w:rFonts w:ascii="Aptos" w:hAnsi="Aptos"/>
          <w:lang w:val="fr-FR"/>
        </w:rPr>
        <w:t>2</w:t>
      </w:r>
      <w:r w:rsidRPr="000D7553">
        <w:rPr>
          <w:rFonts w:ascii="Aptos" w:hAnsi="Aptos"/>
          <w:lang w:val="fr-FR"/>
        </w:rPr>
        <w:t xml:space="preserve">; Vogel et al., 2022; Fig. </w:t>
      </w:r>
      <w:r>
        <w:rPr>
          <w:rFonts w:ascii="Aptos" w:hAnsi="Aptos"/>
        </w:rPr>
        <w:t>REFLALBEDO</w:t>
      </w:r>
      <w:r w:rsidRPr="00C949F2">
        <w:rPr>
          <w:rFonts w:ascii="Aptos" w:hAnsi="Aptos"/>
        </w:rPr>
        <w:t>)</w:t>
      </w:r>
      <w:r>
        <w:rPr>
          <w:rFonts w:ascii="Aptos" w:hAnsi="Aptos"/>
        </w:rPr>
        <w:t xml:space="preserve"> have</w:t>
      </w:r>
      <w:r w:rsidR="00DD51CF">
        <w:rPr>
          <w:rFonts w:ascii="Aptos" w:hAnsi="Aptos"/>
        </w:rPr>
        <w:t xml:space="preserve"> peak </w:t>
      </w:r>
      <w:r w:rsidRPr="00C949F2">
        <w:rPr>
          <w:rFonts w:ascii="Aptos" w:hAnsi="Aptos"/>
        </w:rPr>
        <w:t xml:space="preserve">cloud fraction </w:t>
      </w:r>
      <w:r>
        <w:rPr>
          <w:rFonts w:ascii="Aptos" w:hAnsi="Aptos"/>
        </w:rPr>
        <w:t xml:space="preserve">of </w:t>
      </w:r>
      <w:r w:rsidRPr="00C949F2">
        <w:rPr>
          <w:rFonts w:ascii="Aptos" w:hAnsi="Aptos"/>
        </w:rPr>
        <w:t xml:space="preserve">about 5 % </w:t>
      </w:r>
      <w:r>
        <w:rPr>
          <w:rFonts w:ascii="Aptos" w:hAnsi="Aptos"/>
        </w:rPr>
        <w:t xml:space="preserve">near </w:t>
      </w:r>
      <w:r w:rsidRPr="00C949F2">
        <w:rPr>
          <w:rFonts w:ascii="Aptos" w:hAnsi="Aptos"/>
        </w:rPr>
        <w:t>cloud base</w:t>
      </w:r>
      <w:r>
        <w:rPr>
          <w:rFonts w:ascii="Aptos" w:hAnsi="Aptos"/>
        </w:rPr>
        <w:t xml:space="preserve">. We </w:t>
      </w:r>
      <w:r w:rsidR="00DD51CF">
        <w:rPr>
          <w:rFonts w:ascii="Aptos" w:hAnsi="Aptos"/>
        </w:rPr>
        <w:t>estimate change in this cloud-base</w:t>
      </w:r>
      <w:r>
        <w:rPr>
          <w:rFonts w:ascii="Aptos" w:hAnsi="Aptos"/>
        </w:rPr>
        <w:t xml:space="preserve"> cloud fraction from </w:t>
      </w:r>
      <w:r w:rsidR="00DD51CF">
        <w:rPr>
          <w:rFonts w:ascii="Aptos" w:hAnsi="Aptos"/>
        </w:rPr>
        <w:t xml:space="preserve">mean and variations of </w:t>
      </w:r>
      <w:r>
        <w:rPr>
          <w:rFonts w:ascii="Aptos" w:hAnsi="Aptos"/>
        </w:rPr>
        <w:t>the subcloud relative humidity</w:t>
      </w:r>
      <w:r w:rsidR="00DD51CF">
        <w:rPr>
          <w:rFonts w:ascii="Aptos" w:hAnsi="Aptos"/>
        </w:rPr>
        <w:t xml:space="preserve"> (RH), modeled from </w:t>
      </w:r>
      <w:r>
        <w:rPr>
          <w:rFonts w:ascii="Aptos" w:hAnsi="Aptos"/>
        </w:rPr>
        <w:t xml:space="preserve">moisture </w:t>
      </w:r>
      <w:r w:rsidR="00DD51CF">
        <w:rPr>
          <w:rFonts w:ascii="Aptos" w:hAnsi="Aptos"/>
        </w:rPr>
        <w:t xml:space="preserve">gradients and </w:t>
      </w:r>
      <w:r>
        <w:rPr>
          <w:rFonts w:ascii="Aptos" w:hAnsi="Aptos"/>
        </w:rPr>
        <w:t>fluxes</w:t>
      </w:r>
      <w:r w:rsidR="00DD51CF">
        <w:rPr>
          <w:rFonts w:ascii="Aptos" w:hAnsi="Aptos"/>
        </w:rPr>
        <w:t>.</w:t>
      </w:r>
      <w:r>
        <w:rPr>
          <w:rFonts w:ascii="Aptos" w:hAnsi="Aptos"/>
        </w:rPr>
        <w:t xml:space="preserve"> </w:t>
      </w:r>
      <w:r w:rsidR="00DD51CF">
        <w:rPr>
          <w:rFonts w:ascii="Aptos" w:hAnsi="Aptos"/>
        </w:rPr>
        <w:t xml:space="preserve">We model clouds for </w:t>
      </w:r>
      <w:r>
        <w:rPr>
          <w:rFonts w:ascii="Aptos" w:hAnsi="Aptos"/>
        </w:rPr>
        <w:t>constant</w:t>
      </w:r>
      <w:r w:rsidR="00DD51CF">
        <w:rPr>
          <w:rFonts w:ascii="Aptos" w:hAnsi="Aptos"/>
        </w:rPr>
        <w:t xml:space="preserve"> RH</w:t>
      </w:r>
      <w:r>
        <w:rPr>
          <w:rFonts w:ascii="Aptos" w:hAnsi="Aptos"/>
        </w:rPr>
        <w:t xml:space="preserve"> (Held and Shell XXXX)</w:t>
      </w:r>
      <w:r w:rsidR="00DD51CF">
        <w:rPr>
          <w:rFonts w:ascii="Aptos" w:hAnsi="Aptos"/>
        </w:rPr>
        <w:t>, and for RH</w:t>
      </w:r>
      <w:r>
        <w:rPr>
          <w:rFonts w:ascii="Aptos" w:hAnsi="Aptos"/>
        </w:rPr>
        <w:t xml:space="preserve"> increas</w:t>
      </w:r>
      <w:r w:rsidR="00DD51CF">
        <w:rPr>
          <w:rFonts w:ascii="Aptos" w:hAnsi="Aptos"/>
        </w:rPr>
        <w:t>ing</w:t>
      </w:r>
      <w:r>
        <w:rPr>
          <w:rFonts w:ascii="Aptos" w:hAnsi="Aptos"/>
        </w:rPr>
        <w:t xml:space="preserve"> to the damp the surface evaporation to +2 % K</w:t>
      </w:r>
      <w:r>
        <w:rPr>
          <w:rFonts w:ascii="Aptos" w:hAnsi="Aptos"/>
          <w:vertAlign w:val="superscript"/>
        </w:rPr>
        <w:t>–1</w:t>
      </w:r>
      <w:r w:rsidR="00DD51CF">
        <w:rPr>
          <w:rFonts w:ascii="Aptos" w:hAnsi="Aptos"/>
        </w:rPr>
        <w:t xml:space="preserve"> (Richter and Xie 2008; Lorenz et al. 2010).</w:t>
      </w:r>
    </w:p>
    <w:p w14:paraId="654A3E26" w14:textId="6C94F48F" w:rsidR="00F13B3A" w:rsidRPr="002177AF"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eastAsiaTheme="minorEastAsia" w:hAnsi="Menlo" w:cs="Menlo"/>
          <w:color w:val="3B2322"/>
          <w:kern w:val="0"/>
        </w:rPr>
      </w:pPr>
      <w:r>
        <w:rPr>
          <w:rFonts w:ascii="Aptos" w:hAnsi="Aptos"/>
        </w:rPr>
        <w:t xml:space="preserve">The </w:t>
      </w:r>
      <w:r w:rsidR="00DD51CF">
        <w:rPr>
          <w:rFonts w:ascii="Aptos" w:hAnsi="Aptos"/>
        </w:rPr>
        <w:t>cloud-base</w:t>
      </w:r>
      <w:r>
        <w:rPr>
          <w:rFonts w:ascii="Aptos" w:hAnsi="Aptos"/>
        </w:rPr>
        <w:t xml:space="preserve"> </w:t>
      </w:r>
      <w:r w:rsidRPr="00C949F2">
        <w:rPr>
          <w:rFonts w:ascii="Aptos" w:hAnsi="Aptos"/>
        </w:rPr>
        <w:t xml:space="preserve">cloud fraction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oMath>
      <w:r w:rsidR="0082606A">
        <w:rPr>
          <w:rFonts w:ascii="Aptos" w:eastAsiaTheme="minorEastAsia" w:hAnsi="Aptos"/>
        </w:rPr>
        <w:t xml:space="preserve"> </w:t>
      </w:r>
      <w:r>
        <w:rPr>
          <w:rFonts w:ascii="Aptos" w:hAnsi="Aptos"/>
        </w:rPr>
        <w:t>is</w:t>
      </w:r>
      <w:r w:rsidRPr="00C949F2">
        <w:rPr>
          <w:rFonts w:ascii="Aptos" w:hAnsi="Aptos"/>
        </w:rPr>
        <w:t xml:space="preserve"> the fraction </w:t>
      </w:r>
      <w:r>
        <w:rPr>
          <w:rFonts w:ascii="Aptos" w:hAnsi="Aptos"/>
        </w:rPr>
        <w:t>of air</w:t>
      </w:r>
      <w:r w:rsidRPr="00C949F2">
        <w:rPr>
          <w:rFonts w:ascii="Aptos" w:hAnsi="Aptos"/>
        </w:rPr>
        <w:t xml:space="preserve"> </w:t>
      </w:r>
      <w:r>
        <w:rPr>
          <w:rFonts w:ascii="Aptos" w:hAnsi="Aptos"/>
        </w:rPr>
        <w:t xml:space="preserve">from the moist subcloud boundary layer thermals </w:t>
      </w:r>
      <w:r w:rsidRPr="00C949F2">
        <w:rPr>
          <w:rFonts w:ascii="Aptos" w:hAnsi="Aptos"/>
        </w:rPr>
        <w:t>that reach</w:t>
      </w:r>
      <w:r>
        <w:rPr>
          <w:rFonts w:ascii="Aptos" w:hAnsi="Aptos"/>
        </w:rPr>
        <w:t>es</w:t>
      </w:r>
      <w:r w:rsidRPr="00C949F2">
        <w:rPr>
          <w:rFonts w:ascii="Aptos" w:hAnsi="Aptos"/>
        </w:rPr>
        <w:t xml:space="preserve"> saturation </w:t>
      </w:r>
      <w:r>
        <w:rPr>
          <w:rFonts w:ascii="Aptos" w:hAnsi="Aptos"/>
        </w:rPr>
        <w:t>at cloud base</w:t>
      </w:r>
      <w:r w:rsidR="0082606A">
        <w:rPr>
          <w:rFonts w:ascii="Aptos" w:hAnsi="Aptos"/>
        </w:rPr>
        <w:t>.</w:t>
      </w:r>
      <w:r w:rsidR="00DD51CF">
        <w:rPr>
          <w:rFonts w:ascii="Aptos" w:hAnsi="Aptos"/>
        </w:rPr>
        <w:t xml:space="preserve"> </w:t>
      </w:r>
      <w:r w:rsidR="0082606A">
        <w:rPr>
          <w:rFonts w:ascii="Aptos" w:eastAsiaTheme="minorEastAsia" w:hAnsi="Aptos"/>
        </w:rPr>
        <w:t>F</w:t>
      </w:r>
      <w:r w:rsidR="0082606A">
        <w:rPr>
          <w:rFonts w:ascii="Aptos" w:eastAsiaTheme="minorEastAsia" w:hAnsi="Aptos"/>
        </w:rPr>
        <w:t>or a Gaussian distribution of subcloud RH</w:t>
      </w:r>
      <w:r w:rsidR="0082606A">
        <w:rPr>
          <w:rFonts w:ascii="Aptos" w:eastAsiaTheme="minorEastAsia"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ctrlPr>
              <w:rPr>
                <w:rFonts w:ascii="Cambria Math" w:hAnsi="Cambria Math"/>
                <w:i/>
              </w:rPr>
            </m:ctrlPr>
          </m:e>
        </m:d>
        <m:r>
          <w:rPr>
            <w:rFonts w:ascii="Cambria Math" w:hAnsi="Cambria Math"/>
          </w:rPr>
          <m:t>/2</m:t>
        </m:r>
      </m:oMath>
      <w:r w:rsidR="00DD51CF">
        <w:rPr>
          <w:rFonts w:ascii="Aptos" w:eastAsiaTheme="minorEastAsia" w:hAnsi="Aptos"/>
        </w:rPr>
        <w:t xml:space="preserve">, </w:t>
      </w:r>
      <w:r w:rsidR="00DD51CF" w:rsidRPr="00C949F2">
        <w:rPr>
          <w:rFonts w:ascii="Aptos" w:hAnsi="Aptos"/>
        </w:rPr>
        <w:t>w</w:t>
      </w:r>
      <w:r w:rsidR="00DD51CF">
        <w:rPr>
          <w:rFonts w:ascii="Aptos" w:hAnsi="Aptos"/>
        </w:rPr>
        <w:t>here</w:t>
      </w:r>
      <w:r w:rsidR="00DD51CF" w:rsidRPr="00C949F2">
        <w:rPr>
          <w:rFonts w:ascii="Aptos" w:hAnsi="Aptos"/>
        </w:rPr>
        <w:t xml:space="preserve"> </w:t>
      </w:r>
      <m:oMath>
        <m:r>
          <w:rPr>
            <w:rFonts w:ascii="Cambria Math" w:hAnsi="Cambria Math"/>
          </w:rPr>
          <m:t>s</m:t>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
                        <m:ctrlPr>
                          <w:rPr>
                            <w:rFonts w:ascii="Cambria Math" w:hAnsi="Cambria Math"/>
                            <w:kern w:val="0"/>
                            <w14:ligatures w14:val="none"/>
                          </w:rPr>
                        </m:ctrlPr>
                      </m:accPr>
                      <m:e>
                        <m:r>
                          <m:rPr>
                            <m:sty m:val="p"/>
                          </m:rPr>
                          <w:rPr>
                            <w:rFonts w:ascii="Cambria Math" w:hAnsi="Cambria Math"/>
                          </w:rPr>
                          <m:t>RH</m:t>
                        </m:r>
                      </m:e>
                    </m:acc>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sidR="00DD51CF">
        <w:rPr>
          <w:rFonts w:ascii="Aptos" w:hAnsi="Aptos"/>
        </w:rPr>
        <w:t xml:space="preserve"> is</w:t>
      </w:r>
      <w:r w:rsidR="00DD51CF" w:rsidRPr="00C949F2">
        <w:rPr>
          <w:rFonts w:ascii="Aptos" w:hAnsi="Aptos"/>
        </w:rPr>
        <w:t xml:space="preserve"> the </w:t>
      </w:r>
      <w:r w:rsidR="00DD51CF">
        <w:rPr>
          <w:rFonts w:ascii="Aptos" w:hAnsi="Aptos"/>
        </w:rPr>
        <w:t xml:space="preserve">mean </w:t>
      </w:r>
      <w:r w:rsidR="00DD51CF" w:rsidRPr="00C949F2">
        <w:rPr>
          <w:rFonts w:ascii="Aptos" w:hAnsi="Aptos"/>
        </w:rPr>
        <w:t xml:space="preserve">saturation deficit </w:t>
      </w:r>
      <w:r w:rsidR="00DD51CF">
        <w:rPr>
          <w:rFonts w:ascii="Aptos" w:hAnsi="Aptos"/>
        </w:rPr>
        <w:t>normalized by</w:t>
      </w:r>
      <w:r w:rsidR="00DD51CF" w:rsidRPr="00C949F2">
        <w:rPr>
          <w:rFonts w:ascii="Aptos" w:hAnsi="Aptos"/>
        </w:rPr>
        <w:t xml:space="preserve"> the </w:t>
      </w:r>
      <w:r w:rsidR="00DD51CF">
        <w:rPr>
          <w:rFonts w:ascii="Aptos" w:hAnsi="Aptos"/>
        </w:rPr>
        <w:t xml:space="preserve">standard deviation </w:t>
      </w:r>
      <w:r w:rsidR="00DD51CF" w:rsidRPr="00C949F2">
        <w:rPr>
          <w:rFonts w:ascii="Aptos" w:hAnsi="Aptos"/>
        </w:rPr>
        <w:t>of RH</w:t>
      </w:r>
      <w:r>
        <w:rPr>
          <w:rFonts w:ascii="Aptos" w:hAnsi="Aptos"/>
        </w:rPr>
        <w:t xml:space="preserve"> </w:t>
      </w:r>
      <w:r w:rsidRPr="00C949F2">
        <w:rPr>
          <w:rFonts w:ascii="Aptos" w:hAnsi="Aptos"/>
        </w:rPr>
        <w:t>(Sommeria and Deardorff, 1977; Mellor 1977).</w:t>
      </w:r>
      <w:r>
        <w:rPr>
          <w:rFonts w:ascii="Aptos" w:hAnsi="Aptos"/>
        </w:rPr>
        <w:t xml:space="preserve"> </w:t>
      </w:r>
      <w:r w:rsidRPr="00C949F2">
        <w:rPr>
          <w:rFonts w:ascii="Aptos" w:hAnsi="Aptos"/>
        </w:rPr>
        <w:t>The cloud-base cloud fraction</w:t>
      </w:r>
      <w:r>
        <w:rPr>
          <w:rFonts w:ascii="Aptos" w:hAnsi="Aptos"/>
        </w:rPr>
        <w:t xml:space="preserve"> observed by combined radar and lidar is</w:t>
      </w:r>
      <w:r w:rsidRPr="00C949F2">
        <w:rPr>
          <w:rFonts w:ascii="Aptos" w:hAnsi="Aptos"/>
        </w:rPr>
        <w:t xml:space="preserve"> </w:t>
      </w:r>
      <w:r>
        <w:rPr>
          <w:rFonts w:ascii="Aptos" w:hAnsi="Aptos"/>
        </w:rPr>
        <w:t>0.0</w:t>
      </w:r>
      <w:r w:rsidRPr="00C949F2">
        <w:rPr>
          <w:rFonts w:ascii="Aptos" w:hAnsi="Aptos"/>
        </w:rPr>
        <w:t xml:space="preserve">54 </w:t>
      </w:r>
      <m:oMath>
        <m:r>
          <m:rPr>
            <m:sty m:val="p"/>
          </m:rPr>
          <w:rPr>
            <w:rFonts w:ascii="Cambria Math" w:hAnsi="Cambria Math"/>
          </w:rPr>
          <m:t>±</m:t>
        </m:r>
      </m:oMath>
      <w:r>
        <w:rPr>
          <w:rFonts w:ascii="Aptos" w:eastAsiaTheme="minorEastAsia" w:hAnsi="Aptos"/>
        </w:rPr>
        <w:t>0.0</w:t>
      </w:r>
      <w:r w:rsidRPr="00C949F2">
        <w:rPr>
          <w:rFonts w:ascii="Aptos" w:hAnsi="Aptos"/>
        </w:rPr>
        <w:t xml:space="preserve">31% </w:t>
      </w:r>
      <w:r>
        <w:rPr>
          <w:rFonts w:ascii="Aptos" w:hAnsi="Aptos"/>
        </w:rPr>
        <w:t xml:space="preserve">in EUREC4A </w:t>
      </w:r>
      <w:r w:rsidRPr="00C949F2">
        <w:rPr>
          <w:rFonts w:ascii="Aptos" w:hAnsi="Aptos"/>
        </w:rPr>
        <w:t xml:space="preserve">(BASTALIAS, Bony et al., 2022; Vogel et al., 2022). </w:t>
      </w:r>
      <w:r>
        <w:rPr>
          <w:rFonts w:ascii="Aptos" w:hAnsi="Aptos"/>
        </w:rPr>
        <w:t>Cloud base cloud fraction</w:t>
      </w:r>
      <w:r w:rsidRPr="00C949F2">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=0.055 </m:t>
        </m:r>
      </m:oMath>
      <w:r>
        <w:rPr>
          <w:rFonts w:ascii="Aptos" w:eastAsiaTheme="minorEastAsia" w:hAnsi="Aptos"/>
        </w:rPr>
        <w:t xml:space="preserve">matches the observations </w:t>
      </w:r>
      <w:r w:rsidRPr="00C949F2">
        <w:rPr>
          <w:rFonts w:ascii="Aptos" w:hAnsi="Aptos"/>
        </w:rPr>
        <w:t xml:space="preserve">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w:t>
      </w:r>
      <w:r w:rsidR="00C14545">
        <w:rPr>
          <w:rFonts w:ascii="Aptos" w:hAnsi="Aptos"/>
        </w:rPr>
        <w:t xml:space="preserve"> C</w:t>
      </w:r>
      <w:r w:rsidR="009E3C71">
        <w:rPr>
          <w:rFonts w:ascii="Aptos" w:hAnsi="Aptos"/>
        </w:rPr>
        <w:t>loud base c</w:t>
      </w:r>
      <w:r w:rsidR="00C14545">
        <w:rPr>
          <w:rFonts w:ascii="Aptos" w:hAnsi="Aptos"/>
        </w:rPr>
        <w:t xml:space="preserve">loud fraction changes </w:t>
      </w:r>
      <w:r w:rsidR="0082606A">
        <w:rPr>
          <w:rFonts w:ascii="Aptos" w:hAnsi="Aptos"/>
        </w:rPr>
        <w:t>with the power</w:t>
      </w:r>
      <w:r w:rsidR="00C14545">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-3.2</m:t>
            </m:r>
          </m:sup>
        </m:sSup>
      </m:oMath>
      <w:r w:rsidR="00C14545">
        <w:rPr>
          <w:rFonts w:ascii="Aptos" w:eastAsiaTheme="minorEastAsia" w:hAnsi="Aptos"/>
          <w:color w:val="3B2322"/>
          <w:kern w:val="0"/>
        </w:rPr>
        <w:t>.</w:t>
      </w:r>
    </w:p>
    <w:p w14:paraId="6C3F1C95" w14:textId="56AB949C" w:rsidR="00F13B3A" w:rsidRPr="00316D7A" w:rsidRDefault="0082606A" w:rsidP="00F13B3A">
      <w:pPr>
        <w:pStyle w:val="BodyText"/>
        <w:rPr>
          <w:rFonts w:ascii="Aptos" w:eastAsiaTheme="minorEastAsia" w:hAnsi="Aptos"/>
          <w:iCs/>
        </w:rPr>
      </w:pPr>
      <w:r>
        <w:rPr>
          <w:rFonts w:ascii="Aptos" w:hAnsi="Aptos"/>
        </w:rPr>
        <w:t>We solve the subcloud specific humidity variance</w:t>
      </w:r>
      <w:r>
        <w:rPr>
          <w:rFonts w:ascii="Aptos" w:eastAsiaTheme="minorEastAsia"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oMath>
      <w:r>
        <w:rPr>
          <w:rFonts w:ascii="Aptos" w:hAnsi="Aptos"/>
        </w:rPr>
        <w:t xml:space="preserve"> from its p</w:t>
      </w:r>
      <w:r w:rsidR="00F13B3A" w:rsidRPr="00C949F2">
        <w:rPr>
          <w:rFonts w:ascii="Aptos" w:hAnsi="Aptos"/>
        </w:rPr>
        <w:t>roduction-dissipation balance</w:t>
      </w:r>
      <w:r>
        <w:rPr>
          <w:rFonts w:ascii="Aptos" w:hAnsi="Aptos"/>
        </w:rPr>
        <w:t>,</w:t>
      </w:r>
      <w:r>
        <w:rPr>
          <w:rFonts w:ascii="Aptos" w:hAnsi="Aptos"/>
        </w:rPr>
        <w:br/>
      </w:r>
      <m:oMathPara>
        <m:oMath>
          <m:r>
            <m:rPr>
              <m:sty m:val="p"/>
            </m:rPr>
            <w:rPr>
              <w:rFonts w:ascii="Cambria Math" w:hAnsi="Cambria Math"/>
            </w:rPr>
            <m:t>0=-</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sidR="00C14545">
        <w:rPr>
          <w:rFonts w:ascii="Aptos" w:hAnsi="Aptos"/>
        </w:rPr>
        <w:t>Specific h</w:t>
      </w:r>
      <w:r w:rsidR="00F13B3A">
        <w:rPr>
          <w:rFonts w:ascii="Aptos" w:hAnsi="Aptos"/>
        </w:rPr>
        <w:t>umidity</w:t>
      </w:r>
      <w:r w:rsidR="00F13B3A" w:rsidRPr="00C949F2">
        <w:rPr>
          <w:rFonts w:ascii="Aptos" w:hAnsi="Aptos"/>
        </w:rPr>
        <w:t xml:space="preserve"> </w:t>
      </w:r>
      <w:r w:rsidR="00F13B3A">
        <w:rPr>
          <w:rFonts w:ascii="Aptos" w:hAnsi="Aptos"/>
        </w:rPr>
        <w:t xml:space="preserve">variance is produced by </w:t>
      </w:r>
      <w:r w:rsidR="00F13B3A" w:rsidRPr="00C949F2">
        <w:rPr>
          <w:rFonts w:ascii="Aptos" w:hAnsi="Aptos"/>
        </w:rPr>
        <w:t xml:space="preserve">flux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sidR="00F13B3A">
        <w:rPr>
          <w:rFonts w:ascii="Aptos" w:hAnsi="Aptos"/>
        </w:rPr>
        <w:t xml:space="preserve"> and 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sidR="00C14545">
        <w:rPr>
          <w:rFonts w:ascii="Aptos" w:eastAsiaTheme="minorEastAsia" w:hAnsi="Aptos"/>
        </w:rPr>
        <w:t xml:space="preserve">, and </w:t>
      </w:r>
      <w:r w:rsidR="00F13B3A">
        <w:rPr>
          <w:rFonts w:ascii="Aptos" w:hAnsi="Aptos"/>
        </w:rPr>
        <w:t xml:space="preserve">dissipates with rate </w:t>
      </w:r>
      <m:oMath>
        <m:sSub>
          <m:sSubPr>
            <m:ctrlPr>
              <w:rPr>
                <w:rFonts w:ascii="Cambria Math" w:hAnsi="Cambria Math"/>
                <w:i/>
                <w:iCs/>
              </w:rPr>
            </m:ctrlPr>
          </m:sSubPr>
          <m:e>
            <m:r>
              <w:rPr>
                <w:rFonts w:ascii="Cambria Math" w:hAnsi="Cambria Math"/>
              </w:rPr>
              <m:t>χ</m:t>
            </m: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oMath>
      <w:r w:rsidR="00F13B3A">
        <w:rPr>
          <w:rFonts w:ascii="Aptos" w:eastAsiaTheme="minorEastAsia" w:hAnsi="Aptos"/>
        </w:rPr>
        <w:t xml:space="preserve"> from turbulent and viscous mixing of humidity fluctuations, 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F13B3A">
        <w:rPr>
          <w:rFonts w:ascii="Aptos" w:eastAsiaTheme="minorEastAsia" w:hAnsi="Aptos"/>
        </w:rPr>
        <w:t xml:space="preserve"> is a constant</w:t>
      </w:r>
      <w:r w:rsidR="00316D7A">
        <w:rPr>
          <w:rFonts w:ascii="Aptos" w:eastAsiaTheme="minorEastAsia" w:hAnsi="Aptos"/>
        </w:rPr>
        <w:t>,</w:t>
      </w:r>
      <w:r w:rsidR="00316D7A">
        <w:rPr>
          <w:rFonts w:ascii="Aptos" w:hAnsi="Aptos"/>
        </w:rPr>
        <w:t xml:space="preserve">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w</m:t>
                    </m:r>
                  </m:e>
                  <m:sup>
                    <m:r>
                      <w:rPr>
                        <w:rFonts w:ascii="Cambria Math" w:hAnsi="Cambria Math"/>
                      </w:rPr>
                      <m:t>'</m:t>
                    </m:r>
                  </m:sup>
                </m:sSup>
              </m:e>
            </m:acc>
          </m:e>
          <m:sup>
            <m:r>
              <w:rPr>
                <w:rFonts w:ascii="Cambria Math" w:hAnsi="Cambria Math"/>
              </w:rPr>
              <m:t>1/2</m:t>
            </m:r>
          </m:sup>
        </m:sSup>
      </m:oMath>
      <w:r w:rsidR="00316D7A">
        <w:rPr>
          <w:rFonts w:ascii="Aptos" w:eastAsiaTheme="minorEastAsia" w:hAnsi="Aptos"/>
        </w:rPr>
        <w:t xml:space="preserve"> is the friction velocity,</w:t>
      </w:r>
      <w:r w:rsidR="00F13B3A">
        <w:rPr>
          <w:rFonts w:ascii="Aptos" w:eastAsiaTheme="minorEastAsia" w:hAnsi="Aptos"/>
        </w:rPr>
        <w:t xml:space="preserve">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oMath>
      <w:r w:rsidR="00F13B3A">
        <w:rPr>
          <w:rFonts w:ascii="Aptos" w:eastAsiaTheme="minorEastAsia" w:hAnsi="Aptos"/>
        </w:rPr>
        <w:t xml:space="preserve"> is cloud base height</w:t>
      </w:r>
      <w:r w:rsidR="00F13B3A">
        <w:rPr>
          <w:rFonts w:ascii="Aptos" w:hAnsi="Aptos"/>
        </w:rPr>
        <w:t xml:space="preserve">. </w:t>
      </w:r>
      <w:r w:rsidR="003233B2">
        <w:rPr>
          <w:rFonts w:ascii="Aptos" w:hAnsi="Aptos"/>
        </w:rPr>
        <w:t>B</w:t>
      </w:r>
      <w:r w:rsidR="00F13B3A">
        <w:rPr>
          <w:rFonts w:ascii="Aptos" w:hAnsi="Aptos"/>
        </w:rPr>
        <w:t>uoyancy production</w:t>
      </w:r>
      <w:r w:rsidR="00C14545">
        <w:rPr>
          <w:rFonts w:ascii="Aptos" w:hAnsi="Aptos"/>
        </w:rPr>
        <w:t xml:space="preserve"> is neglecte</w:t>
      </w:r>
      <w:r w:rsidR="003233B2">
        <w:rPr>
          <w:rFonts w:ascii="Aptos" w:hAnsi="Aptos"/>
        </w:rPr>
        <w:t>d compared to shear production</w:t>
      </w:r>
      <w:r w:rsidR="00F13B3A">
        <w:rPr>
          <w:rFonts w:ascii="Aptos" w:hAnsi="Aptos"/>
        </w:rPr>
        <w:t>.</w:t>
      </w:r>
      <w:r w:rsidR="00C14545">
        <w:rPr>
          <w:rFonts w:ascii="Aptos" w:hAnsi="Aptos"/>
        </w:rPr>
        <w:t xml:space="preserve"> T</w:t>
      </w:r>
      <w:r w:rsidR="00F13B3A">
        <w:rPr>
          <w:rFonts w:ascii="Aptos" w:hAnsi="Aptos"/>
        </w:rPr>
        <w:t>he</w:t>
      </w:r>
      <w:r w:rsidR="00F13B3A">
        <w:rPr>
          <w:rFonts w:ascii="Aptos" w:eastAsiaTheme="minorEastAsia" w:hAnsi="Aptos"/>
        </w:rPr>
        <w:t xml:space="preserve"> </w:t>
      </w:r>
      <w:r w:rsidR="00316D7A">
        <w:rPr>
          <w:rFonts w:ascii="Aptos" w:eastAsiaTheme="minorEastAsia" w:hAnsi="Aptos"/>
        </w:rPr>
        <w:t xml:space="preserve">friction velocity </w:t>
      </w:r>
      <w:r w:rsidR="00F13B3A">
        <w:rPr>
          <w:rFonts w:ascii="Aptos" w:eastAsiaTheme="minorEastAsia" w:hAnsi="Aptos"/>
        </w:rPr>
        <w:t>cancels</w:t>
      </w:r>
      <w:r w:rsidR="003233B2">
        <w:rPr>
          <w:rFonts w:ascii="Aptos" w:eastAsiaTheme="minorEastAsia" w:hAnsi="Aptos"/>
        </w:rPr>
        <w:t xml:space="preserve"> in </w:t>
      </w:r>
      <w:r w:rsidR="00C14545">
        <w:rPr>
          <w:rFonts w:ascii="Aptos" w:hAnsi="Aptos"/>
        </w:rPr>
        <w:t xml:space="preserve">the </w:t>
      </w:r>
      <w:r w:rsidR="003233B2">
        <w:rPr>
          <w:rFonts w:ascii="Aptos" w:hAnsi="Aptos"/>
        </w:rPr>
        <w:t xml:space="preserve">expression for </w:t>
      </w:r>
      <w:r w:rsidR="00C14545">
        <w:rPr>
          <w:rFonts w:ascii="Aptos" w:hAnsi="Aptos"/>
        </w:rPr>
        <w:t>humidity variance</w:t>
      </w:r>
      <w:r w:rsidR="003233B2">
        <w:rPr>
          <w:rFonts w:ascii="Aptos" w:hAnsi="Aptos"/>
        </w:rPr>
        <w:t>,</w:t>
      </w:r>
      <w:r w:rsidR="00C14545">
        <w:rPr>
          <w:rFonts w:ascii="Aptos"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w:rPr>
            <w:rFonts w:ascii="Cambria Math" w:hAnsi="Cambria Math"/>
          </w:rPr>
          <m:t>=</m:t>
        </m:r>
        <m:f>
          <m:fPr>
            <m:type m:val="lin"/>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den>
        </m:f>
        <m:r>
          <m:rPr>
            <m:sty m:val="p"/>
          </m:rPr>
          <w:rPr>
            <w:rFonts w:ascii="Cambria Math" w:hAnsi="Cambria Math"/>
          </w:rPr>
          <m:t xml:space="preserve">. </m:t>
        </m:r>
      </m:oMath>
      <w:r w:rsidR="00F13B3A">
        <w:rPr>
          <w:rFonts w:ascii="Aptos" w:eastAsiaTheme="minorEastAsia" w:hAnsi="Aptos"/>
        </w:rPr>
        <w:t xml:space="preserve">Then the RH standard deviation at cloud base, </w:t>
      </w:r>
      <m:oMath>
        <m:r>
          <m:rPr>
            <m:sty m:val="p"/>
          </m:rPr>
          <w:rPr>
            <w:rFonts w:ascii="Cambria Math" w:eastAsiaTheme="minorEastAsia" w:hAnsi="Cambria Math"/>
          </w:rPr>
          <w:br/>
        </m:r>
      </m:oMath>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q</m:t>
                  </m:r>
                </m:sub>
              </m:sSub>
              <m:ctrlPr>
                <w:rPr>
                  <w:rFonts w:ascii="Cambria Math" w:hAnsi="Cambria Math"/>
                </w:rPr>
              </m:ctrlPr>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s,CB</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q</m:t>
                              </m:r>
                            </m:e>
                            <m:sub>
                              <m:r>
                                <w:rPr>
                                  <w:rFonts w:ascii="Cambria Math" w:hAnsi="Cambria Math"/>
                                </w:rPr>
                                <m:t>s,CB</m:t>
                              </m:r>
                            </m:sub>
                            <m:sup>
                              <m:r>
                                <w:rPr>
                                  <w:rFonts w:ascii="Cambria Math" w:hAnsi="Cambria Math"/>
                                </w:rPr>
                                <m:t>2</m:t>
                              </m:r>
                            </m:sup>
                          </m:sSubSup>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hAnsi="Cambria Math"/>
            </w:rPr>
            <w:br/>
          </m:r>
        </m:oMath>
      </m:oMathPara>
      <w:r w:rsidR="00F13B3A">
        <w:rPr>
          <w:rFonts w:ascii="Aptos" w:hAnsi="Aptos"/>
        </w:rPr>
        <w:t xml:space="preserve">depends on </w:t>
      </w:r>
      <w:r w:rsidR="00F13B3A" w:rsidRPr="00C949F2">
        <w:rPr>
          <w:rFonts w:ascii="Aptos" w:hAnsi="Aptos"/>
        </w:rPr>
        <w:t>the humidity scale</w:t>
      </w:r>
      <w:r w:rsidR="00F13B3A">
        <w:rPr>
          <w:rFonts w:ascii="Aptos" w:hAnsi="Aptos"/>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00F13B3A" w:rsidRPr="00C949F2">
        <w:rPr>
          <w:rFonts w:ascii="Aptos" w:hAnsi="Aptos"/>
        </w:rPr>
        <w:t>, the subcloud mean humidity difference</w:t>
      </w:r>
      <w:r w:rsidR="00F13B3A">
        <w:rPr>
          <w:rFonts w:ascii="Aptos" w:hAnsi="Aptos"/>
        </w:rP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oMath>
      <w:r w:rsidR="00F13B3A" w:rsidRPr="00C949F2">
        <w:rPr>
          <w:rFonts w:ascii="Aptos" w:hAnsi="Aptos"/>
        </w:rPr>
        <w:t xml:space="preserve">, and the </w:t>
      </w:r>
      <w:r w:rsidR="00F13B3A">
        <w:rPr>
          <w:rFonts w:ascii="Aptos" w:hAnsi="Aptos"/>
        </w:rPr>
        <w:t xml:space="preserve">cloud-base </w:t>
      </w:r>
      <w:r w:rsidR="00F13B3A" w:rsidRPr="00C949F2">
        <w:rPr>
          <w:rFonts w:ascii="Aptos" w:hAnsi="Aptos"/>
        </w:rPr>
        <w:t>saturation specific humidity</w:t>
      </w:r>
      <w:r w:rsidR="00F13B3A">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s,CB</m:t>
            </m:r>
          </m:sub>
        </m:sSub>
      </m:oMath>
      <w:r w:rsidR="00F13B3A" w:rsidRPr="00C949F2">
        <w:rPr>
          <w:rFonts w:ascii="Aptos" w:hAnsi="Aptos"/>
        </w:rPr>
        <w:t>.</w:t>
      </w:r>
      <w:r w:rsidR="00F13B3A">
        <w:rPr>
          <w:rFonts w:ascii="Aptos" w:hAnsi="Aptos"/>
        </w:rPr>
        <w:t xml:space="preserve"> </w:t>
      </w:r>
      <w:r w:rsidR="00C14545">
        <w:rPr>
          <w:rFonts w:ascii="Aptos" w:hAnsi="Aptos"/>
        </w:rPr>
        <w:t>W</w:t>
      </w:r>
      <w:r w:rsidR="00F13B3A">
        <w:rPr>
          <w:rFonts w:ascii="Aptos" w:hAnsi="Aptos"/>
        </w:rPr>
        <w:t xml:space="preserve">e assume </w:t>
      </w:r>
      <w:r w:rsidR="00C14545">
        <w:rPr>
          <w:rFonts w:ascii="Aptos" w:hAnsi="Aptos"/>
        </w:rPr>
        <w:t xml:space="preserve">the </w:t>
      </w:r>
      <w:r w:rsidR="003233B2">
        <w:rPr>
          <w:rFonts w:ascii="Aptos" w:hAnsi="Aptos"/>
        </w:rPr>
        <w:t xml:space="preserve">mean </w:t>
      </w:r>
      <w:r w:rsidR="00F13B3A" w:rsidRPr="002B3094">
        <w:rPr>
          <w:rFonts w:ascii="Aptos" w:hAnsi="Aptos"/>
        </w:rPr>
        <w:t>specific humidit</w:t>
      </w:r>
      <w:r w:rsidR="00F13B3A">
        <w:rPr>
          <w:rFonts w:ascii="Aptos" w:hAnsi="Aptos"/>
        </w:rPr>
        <w:t>y gradient</w:t>
      </w:r>
      <w:r w:rsidR="00F13B3A" w:rsidRPr="002B3094">
        <w:rPr>
          <w:rFonts w:ascii="Aptos" w:hAnsi="Aptos"/>
        </w:rPr>
        <w:t xml:space="preserve"> </w:t>
      </w:r>
      <w:r w:rsidR="00F13B3A" w:rsidRPr="002B3094">
        <w:rPr>
          <w:rFonts w:ascii="Aptos" w:eastAsiaTheme="minorEastAsia" w:hAnsi="Aptos"/>
        </w:rPr>
        <w:t>scale</w:t>
      </w:r>
      <w:r w:rsidR="00F13B3A">
        <w:rPr>
          <w:rFonts w:ascii="Aptos" w:eastAsiaTheme="minorEastAsia" w:hAnsi="Aptos"/>
        </w:rPr>
        <w:t>s</w:t>
      </w:r>
      <w:r w:rsidR="00DA4C16">
        <w:rPr>
          <w:rFonts w:ascii="Aptos" w:eastAsiaTheme="minorEastAsia" w:hAnsi="Aptos"/>
        </w:rPr>
        <w:t xml:space="preserve"> with the saturation specific humidity</w:t>
      </w:r>
      <w:r w:rsidR="00F13B3A" w:rsidRPr="002B3094">
        <w:rPr>
          <w:rFonts w:ascii="Aptos" w:eastAsiaTheme="minorEastAsia" w:hAnsi="Aptos"/>
        </w:rPr>
        <w:t xml:space="preserve"> as +7% K</w:t>
      </w:r>
      <w:r w:rsidR="00F13B3A" w:rsidRPr="002B3094">
        <w:rPr>
          <w:rFonts w:ascii="Aptos" w:eastAsiaTheme="minorEastAsia" w:hAnsi="Aptos"/>
          <w:vertAlign w:val="superscript"/>
        </w:rPr>
        <w:t>–1</w:t>
      </w:r>
      <w:r w:rsidR="00F13B3A" w:rsidRPr="002B3094">
        <w:rPr>
          <w:rFonts w:ascii="Aptos" w:eastAsiaTheme="minorEastAsia" w:hAnsi="Aptos"/>
        </w:rPr>
        <w:t xml:space="preserve">, so the </w:t>
      </w:r>
      <w:r w:rsidR="003233B2">
        <w:rPr>
          <w:rFonts w:ascii="Aptos" w:eastAsiaTheme="minorEastAsia" w:hAnsi="Aptos"/>
        </w:rPr>
        <w:t xml:space="preserve">relative </w:t>
      </w:r>
      <w:r w:rsidR="00F13B3A" w:rsidRPr="002B3094">
        <w:rPr>
          <w:rFonts w:ascii="Aptos" w:eastAsiaTheme="minorEastAsia" w:hAnsi="Aptos"/>
        </w:rPr>
        <w:t>change of</w:t>
      </w:r>
      <w:r w:rsidR="00F13B3A" w:rsidRPr="002B3094">
        <w:rPr>
          <w:rFonts w:ascii="Aptos" w:eastAsiaTheme="minorEastAsia" w:hAnsi="Aptos"/>
          <w:iCs/>
        </w:rPr>
        <w:t xml:space="preserve"> </w:t>
      </w:r>
      <m:oMath>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sSub>
              <m:sSubPr>
                <m:ctrlPr>
                  <w:rPr>
                    <w:rFonts w:ascii="Cambria Math" w:hAnsi="Cambria Math"/>
                    <w:i/>
                  </w:rPr>
                </m:ctrlPr>
              </m:sSubPr>
              <m:e>
                <m:r>
                  <w:rPr>
                    <w:rFonts w:ascii="Cambria Math" w:hAnsi="Cambria Math"/>
                  </w:rPr>
                  <m:t>q</m:t>
                </m:r>
              </m:e>
              <m:sub>
                <m:r>
                  <w:rPr>
                    <w:rFonts w:ascii="Cambria Math" w:hAnsi="Cambria Math"/>
                  </w:rPr>
                  <m:t>s,CB</m:t>
                </m:r>
              </m:sub>
            </m:sSub>
          </m:den>
        </m:f>
      </m:oMath>
      <w:r w:rsidR="00F13B3A" w:rsidRPr="002B3094">
        <w:rPr>
          <w:rFonts w:ascii="Aptos" w:eastAsiaTheme="minorEastAsia" w:hAnsi="Aptos"/>
        </w:rPr>
        <w:t xml:space="preserve"> </w:t>
      </w:r>
      <w:r w:rsidR="003233B2">
        <w:rPr>
          <w:rFonts w:ascii="Aptos" w:hAnsi="Aptos"/>
        </w:rPr>
        <w:t>is zero</w:t>
      </w:r>
      <w:r w:rsidR="00F13B3A" w:rsidRPr="002B3094">
        <w:rPr>
          <w:rFonts w:ascii="Aptos" w:hAnsi="Aptos"/>
        </w:rPr>
        <w:t xml:space="preserve"> and</w:t>
      </w:r>
      <w:r w:rsidR="00F13B3A" w:rsidRPr="002B3094">
        <w:rPr>
          <w:rFonts w:ascii="Aptos" w:hAnsi="Aptos"/>
        </w:rPr>
        <w:br/>
      </w:r>
      <w:bookmarkStart w:id="33" w:name="scaling-subcloud-humidity-with-warming"/>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d>
            <m:dPr>
              <m:ctrlPr>
                <w:rPr>
                  <w:rFonts w:ascii="Cambria Math" w:hAnsi="Cambria Math"/>
                  <w:i/>
                </w:rPr>
              </m:ctrlPr>
            </m:dPr>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box>
            <m:boxPr>
              <m:ctrlPr>
                <w:rPr>
                  <w:rFonts w:ascii="Cambria Math" w:hAnsi="Cambria Math"/>
                </w:rPr>
              </m:ctrlPr>
            </m:boxPr>
            <m:e>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e>
              </m:d>
            </m:e>
          </m:box>
          <m:r>
            <w:rPr>
              <w:rFonts w:ascii="Cambria Math" w:hAnsi="Cambria Math"/>
            </w:rPr>
            <m:t>.</m:t>
          </m:r>
          <m:r>
            <m:rPr>
              <m:sty m:val="p"/>
            </m:rPr>
            <w:rPr>
              <w:rFonts w:ascii="Aptos" w:eastAsiaTheme="minorEastAsia" w:hAnsi="Aptos"/>
            </w:rPr>
            <w:br/>
          </m:r>
        </m:oMath>
      </m:oMathPara>
      <w:r w:rsidR="00F13B3A">
        <w:rPr>
          <w:rFonts w:ascii="Aptos" w:hAnsi="Aptos"/>
        </w:rPr>
        <w:t xml:space="preserve">The </w:t>
      </w:r>
      <w:r w:rsidR="00F13B3A" w:rsidRPr="00C949F2">
        <w:rPr>
          <w:rFonts w:ascii="Aptos" w:hAnsi="Aptos"/>
        </w:rPr>
        <w:t>surface evaporation</w:t>
      </w:r>
      <w:r w:rsidR="00F13B3A">
        <w:rPr>
          <w:rFonts w:ascii="Aptos" w:hAnsi="Aptos"/>
        </w:rPr>
        <w:t xml:space="preserve"> </w:t>
      </w:r>
      <m:oMath>
        <m:r>
          <w:rPr>
            <w:rFonts w:ascii="Cambria Math" w:hAnsi="Cambria Math"/>
          </w:rPr>
          <m:t>E=ρL</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q</m:t>
            </m:r>
          </m:e>
          <m:sup>
            <m:r>
              <w:rPr>
                <w:rFonts w:ascii="Cambria Math" w:hAnsi="Cambria Math"/>
              </w:rPr>
              <m:t>*</m:t>
            </m:r>
          </m:sup>
        </m:sSup>
      </m:oMath>
      <w:r w:rsidR="00F13B3A">
        <w:rPr>
          <w:rFonts w:ascii="Aptos" w:hAnsi="Aptos"/>
        </w:rPr>
        <w:t xml:space="preserve"> and </w:t>
      </w:r>
      <w:r w:rsidR="00F13B3A" w:rsidRPr="00C949F2">
        <w:rPr>
          <w:rFonts w:ascii="Aptos" w:hAnsi="Aptos"/>
        </w:rPr>
        <w:t xml:space="preserve">cloud-base moisture flux </w:t>
      </w:r>
      <w:r w:rsidR="00F13B3A">
        <w:rPr>
          <w:rFonts w:ascii="Aptos" w:hAnsi="Aptos"/>
        </w:rPr>
        <w:t>increase +2 % K</w:t>
      </w:r>
      <w:r w:rsidR="00F13B3A">
        <w:rPr>
          <w:rFonts w:ascii="Aptos" w:hAnsi="Aptos"/>
          <w:vertAlign w:val="superscript"/>
        </w:rPr>
        <w:t>–1</w:t>
      </w:r>
      <w:r w:rsidR="00F13B3A">
        <w:rPr>
          <w:rFonts w:ascii="Aptos" w:hAnsi="Aptos"/>
        </w:rPr>
        <w:t xml:space="preserve"> </w:t>
      </w:r>
      <w:r w:rsidR="00F13B3A" w:rsidRPr="00C949F2">
        <w:rPr>
          <w:rFonts w:ascii="Aptos" w:hAnsi="Aptos"/>
        </w:rPr>
        <w:t>t</w:t>
      </w:r>
      <w:r w:rsidR="00F13B3A">
        <w:rPr>
          <w:rFonts w:ascii="Aptos" w:hAnsi="Aptos"/>
        </w:rPr>
        <w:t>o</w:t>
      </w:r>
      <w:r w:rsidR="00F13B3A" w:rsidRPr="00C949F2">
        <w:rPr>
          <w:rFonts w:ascii="Aptos" w:hAnsi="Aptos"/>
        </w:rPr>
        <w:t xml:space="preserve"> balance the</w:t>
      </w:r>
      <w:r w:rsidR="00F13B3A">
        <w:rPr>
          <w:rFonts w:ascii="Aptos" w:hAnsi="Aptos"/>
        </w:rPr>
        <w:t xml:space="preserve"> increase</w:t>
      </w:r>
      <w:r w:rsidR="00F13B3A" w:rsidRPr="00C949F2">
        <w:rPr>
          <w:rFonts w:ascii="Aptos" w:hAnsi="Aptos"/>
        </w:rPr>
        <w:t xml:space="preserve"> of precipitation. </w:t>
      </w:r>
      <w:r w:rsidR="00316D7A">
        <w:rPr>
          <w:rFonts w:ascii="Aptos" w:hAnsi="Aptos"/>
        </w:rPr>
        <w:t>F</w:t>
      </w:r>
      <w:r w:rsidR="00F13B3A">
        <w:rPr>
          <w:rFonts w:ascii="Aptos" w:hAnsi="Aptos"/>
        </w:rPr>
        <w:t xml:space="preserve">actoring the </w:t>
      </w:r>
      <w:r w:rsidR="00316D7A">
        <w:rPr>
          <w:rFonts w:ascii="Aptos" w:hAnsi="Aptos"/>
        </w:rPr>
        <w:t xml:space="preserve">change of the </w:t>
      </w:r>
      <w:r w:rsidR="00F13B3A">
        <w:rPr>
          <w:rFonts w:ascii="Aptos" w:hAnsi="Aptos"/>
        </w:rPr>
        <w:t>evaporation,</w:t>
      </w:r>
      <w:r w:rsidR="00316D7A">
        <w:rPr>
          <w:rFonts w:ascii="Aptos" w:hAnsi="Aptos"/>
        </w:rPr>
        <w:t xml:space="preserve"> </w:t>
      </w:r>
      <m:oMath>
        <m:r>
          <w:rPr>
            <w:rFonts w:ascii="Cambria Math" w:hAnsi="Cambria Math"/>
          </w:rPr>
          <m:t>E∝U</m:t>
        </m:r>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(1-</m:t>
        </m:r>
        <m:sSub>
          <m:sSubPr>
            <m:ctrlPr>
              <w:rPr>
                <w:rFonts w:ascii="Cambria Math" w:hAnsi="Cambria Math"/>
                <w:iCs/>
              </w:rPr>
            </m:ctrlPr>
          </m:sSubPr>
          <m:e>
            <m:bar>
              <m:barPr>
                <m:pos m:val="top"/>
                <m:ctrlPr>
                  <w:rPr>
                    <w:rFonts w:ascii="Cambria Math" w:hAnsi="Cambria Math"/>
                    <w:iCs/>
                  </w:rPr>
                </m:ctrlPr>
              </m:barPr>
              <m:e>
                <m:r>
                  <m:rPr>
                    <m:sty m:val="p"/>
                  </m:rPr>
                  <w:rPr>
                    <w:rFonts w:ascii="Cambria Math" w:hAnsi="Cambria Math"/>
                  </w:rPr>
                  <m:t>RH</m:t>
                </m:r>
              </m:e>
            </m:bar>
            <m:ctrlPr>
              <w:rPr>
                <w:rFonts w:ascii="Cambria Math" w:hAnsi="Cambria Math"/>
                <w:i/>
              </w:rPr>
            </m:ctrlPr>
          </m:e>
          <m:sub>
            <m:r>
              <m:rPr>
                <m:sty m:val="p"/>
              </m:rPr>
              <w:rPr>
                <w:rFonts w:ascii="Cambria Math" w:hAnsi="Cambria Math"/>
              </w:rPr>
              <m:t>sfc</m:t>
            </m:r>
          </m:sub>
        </m:sSub>
        <m:r>
          <m:rPr>
            <m:sty m:val="p"/>
          </m:rPr>
          <w:rPr>
            <w:rFonts w:ascii="Cambria Math" w:hAnsi="Cambria Math"/>
          </w:rPr>
          <m:t>)</m:t>
        </m:r>
      </m:oMath>
      <w:r w:rsidR="00316D7A">
        <w:rPr>
          <w:rFonts w:ascii="Aptos" w:eastAsiaTheme="minorEastAsia" w:hAnsi="Aptos"/>
          <w:iCs/>
        </w:rPr>
        <w:t xml:space="preserve">, </w:t>
      </w:r>
      <w:r w:rsidR="00F13B3A" w:rsidRPr="00F7367B">
        <w:rPr>
          <w:rFonts w:ascii="Cambria Math" w:hAnsi="Cambria Math"/>
          <w:i/>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hAnsi="Cambria Math"/>
            </w:rPr>
            <m:t>=</m:t>
          </m:r>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Cs/>
                        </w:rPr>
                      </m:ctrlPr>
                    </m:sSubPr>
                    <m:e>
                      <m:acc>
                        <m:accPr>
                          <m:chr m:val="̅"/>
                          <m:ctrlPr>
                            <w:rPr>
                              <w:rFonts w:ascii="Cambria Math" w:hAnsi="Cambria Math"/>
                            </w:rPr>
                          </m:ctrlPr>
                        </m:accPr>
                        <m:e>
                          <m:r>
                            <m:rPr>
                              <m:sty m:val="p"/>
                            </m:rPr>
                            <w:rPr>
                              <w:rFonts w:ascii="Cambria Math" w:hAnsi="Cambria Math"/>
                            </w:rPr>
                            <m:t>RH</m:t>
                          </m:r>
                        </m:e>
                      </m:acc>
                    </m:e>
                    <m:sub>
                      <m:r>
                        <m:rPr>
                          <m:sty m:val="p"/>
                        </m:rPr>
                        <w:rPr>
                          <w:rFonts w:ascii="Cambria Math" w:hAnsi="Cambria Math"/>
                        </w:rPr>
                        <m:t>sfc</m:t>
                      </m:r>
                    </m:sub>
                  </m:sSub>
                </m:e>
              </m:d>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u</m:t>
                  </m:r>
                </m:e>
                <m:sup>
                  <m:r>
                    <w:rPr>
                      <w:rFonts w:ascii="Cambria Math" w:hAnsi="Cambria Math"/>
                    </w:rPr>
                    <m:t>*</m:t>
                  </m:r>
                </m:sup>
              </m:sSup>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q</m:t>
                  </m:r>
                </m:e>
                <m:sup>
                  <m:r>
                    <w:rPr>
                      <w:rFonts w:ascii="Cambria Math" w:hAnsi="Cambria Math"/>
                    </w:rPr>
                    <m:t>*</m:t>
                  </m:r>
                </m:sup>
              </m:sSup>
            </m:e>
          </m:func>
          <m:r>
            <w:rPr>
              <w:rFonts w:ascii="Cambria Math" w:eastAsiaTheme="minorEastAsia" w:hAnsi="Cambria Math"/>
            </w:rPr>
            <m:t>.</m:t>
          </m:r>
        </m:oMath>
      </m:oMathPara>
    </w:p>
    <w:p w14:paraId="59381C97" w14:textId="4CD3BD6D" w:rsidR="001E7420" w:rsidRPr="006C0992" w:rsidRDefault="00F13B3A" w:rsidP="001E74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lastRenderedPageBreak/>
        <w:t xml:space="preserve">The change of the </w:t>
      </w:r>
      <w:r w:rsidR="00316D7A">
        <w:rPr>
          <w:rFonts w:ascii="Aptos" w:eastAsiaTheme="minorEastAsia" w:hAnsi="Aptos"/>
        </w:rPr>
        <w:t xml:space="preserve">cloud-base </w:t>
      </w:r>
      <w:r>
        <w:rPr>
          <w:rFonts w:ascii="Aptos" w:eastAsiaTheme="minorEastAsia" w:hAnsi="Aptos"/>
        </w:rPr>
        <w:t xml:space="preserve">normalized saturation deficit is </w:t>
      </w:r>
      <w:r>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rPr>
                      </m:ctrlPr>
                    </m:sSubPr>
                    <m:e>
                      <m:bar>
                        <m:barPr>
                          <m:pos m:val="top"/>
                          <m:ctrlPr>
                            <w:rPr>
                              <w:rFonts w:ascii="Cambria Math" w:eastAsiaTheme="minorEastAsia" w:hAnsi="Cambria Math"/>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r>
            <w:rPr>
              <w:rFonts w:ascii="Cambria Math" w:eastAsiaTheme="minorEastAsia" w:hAnsi="Cambria Math"/>
            </w:rPr>
            <m:t>+</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s,CB</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e>
          </m:d>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iCs/>
        </w:rPr>
        <w:t xml:space="preserve">with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U</m:t>
            </m:r>
          </m:e>
        </m:func>
      </m:oMath>
      <w:r>
        <w:rPr>
          <w:rFonts w:ascii="Aptos" w:eastAsiaTheme="minorEastAsia" w:hAnsi="Aptos"/>
          <w:iCs/>
        </w:rPr>
        <w:t xml:space="preserve">. </w:t>
      </w:r>
      <w:r w:rsidR="00F5148A">
        <w:rPr>
          <w:rFonts w:ascii="Aptos" w:eastAsiaTheme="minorEastAsia" w:hAnsi="Aptos"/>
          <w:iCs/>
        </w:rPr>
        <w:t>W</w:t>
      </w:r>
      <w:r>
        <w:rPr>
          <w:rFonts w:ascii="Aptos" w:eastAsiaTheme="minorEastAsia" w:hAnsi="Aptos"/>
        </w:rPr>
        <w:t xml:space="preserve">e </w:t>
      </w:r>
      <w:r w:rsidR="00F5148A">
        <w:rPr>
          <w:rFonts w:ascii="Aptos" w:eastAsiaTheme="minorEastAsia" w:hAnsi="Aptos"/>
        </w:rPr>
        <w:t>write</w:t>
      </w:r>
      <w:r>
        <w:rPr>
          <w:rFonts w:ascii="Aptos" w:eastAsiaTheme="minorEastAsia" w:hAnsi="Aptos"/>
        </w:rPr>
        <w:t xml:space="preserve">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s</m:t>
            </m:r>
          </m:e>
        </m:func>
      </m:oMath>
      <w:r w:rsidR="00F5148A">
        <w:rPr>
          <w:rFonts w:ascii="Aptos" w:eastAsiaTheme="minorEastAsia" w:hAnsi="Aptos"/>
        </w:rPr>
        <w:t xml:space="preserve"> as </w:t>
      </w:r>
      <w:r w:rsidR="001E7420">
        <w:rPr>
          <w:rFonts w:ascii="Aptos" w:eastAsiaTheme="minorEastAsia" w:hAnsi="Aptos"/>
        </w:rPr>
        <w:t>the function</w:t>
      </w:r>
      <w:r w:rsidR="00BE3347">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=-c(b-1/2)(d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rPr>
        <w:t xml:space="preserve">of </w:t>
      </w:r>
      <w:r w:rsidR="00F5148A">
        <w:rPr>
          <w:rFonts w:ascii="Aptos" w:eastAsiaTheme="minorEastAsia" w:hAnsi="Aptos"/>
        </w:rPr>
        <w:t xml:space="preserve">known </w:t>
      </w:r>
      <m:oMath>
        <m:r>
          <w:rPr>
            <w:rFonts w:ascii="Cambria Math" w:eastAsiaTheme="minorEastAsia" w:hAnsi="Cambria Math"/>
          </w:rPr>
          <m:t>(</m:t>
        </m:r>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func>
        <m:r>
          <w:rPr>
            <w:rFonts w:ascii="Cambria Math" w:eastAsiaTheme="minorEastAsia" w:hAnsi="Cambria Math"/>
          </w:rPr>
          <m:t>)/</m:t>
        </m:r>
        <m:r>
          <w:rPr>
            <w:rFonts w:ascii="Cambria Math" w:eastAsiaTheme="minorEastAsia" w:hAnsi="Cambria Math"/>
          </w:rPr>
          <m:t xml:space="preserve">dT=+5 % </m:t>
        </m:r>
        <m:sSup>
          <m:sSupPr>
            <m:ctrlPr>
              <w:rPr>
                <w:rFonts w:ascii="Cambria Math" w:eastAsiaTheme="minorEastAsia" w:hAnsi="Cambria Math"/>
              </w:rPr>
            </m:ctrlPr>
          </m:sSupPr>
          <m:e>
            <m:r>
              <m:rPr>
                <m:sty m:val="p"/>
              </m:rPr>
              <w:rPr>
                <w:rFonts w:ascii="Cambria Math" w:eastAsiaTheme="minorEastAsia" w:hAnsi="Cambria Math"/>
              </w:rPr>
              <m:t>K</m:t>
            </m:r>
            <m:ctrlPr>
              <w:rPr>
                <w:rFonts w:ascii="Cambria Math" w:eastAsiaTheme="minorEastAsia" w:hAnsi="Cambria Math"/>
                <w:i/>
                <w:iCs/>
              </w:rPr>
            </m:ctrlPr>
          </m:e>
          <m:sup>
            <m:r>
              <m:rPr>
                <m:sty m:val="p"/>
              </m:rPr>
              <w:rPr>
                <w:rFonts w:ascii="Cambria Math" w:eastAsiaTheme="minorEastAsia" w:hAnsi="Cambria Math"/>
              </w:rPr>
              <m:t>-1</m:t>
            </m:r>
          </m:sup>
        </m:sSup>
      </m:oMath>
      <w:r w:rsidR="00F5148A">
        <w:rPr>
          <w:rFonts w:ascii="Aptos" w:eastAsiaTheme="minorEastAsia" w:hAnsi="Aptos"/>
        </w:rPr>
        <w:t xml:space="preserve"> and </w:t>
      </w:r>
      <w:r>
        <w:rPr>
          <w:rFonts w:ascii="Aptos" w:eastAsiaTheme="minorEastAsia" w:hAnsi="Aptos"/>
        </w:rPr>
        <w:t xml:space="preserve">parameters </w:t>
      </w:r>
      <m:oMath>
        <m:r>
          <w:rPr>
            <w:rFonts w:ascii="Cambria Math" w:eastAsiaTheme="minorEastAsia" w:hAnsi="Cambria Math"/>
          </w:rPr>
          <m:t>b</m:t>
        </m:r>
      </m:oMath>
      <w:r>
        <w:rPr>
          <w:rFonts w:ascii="Aptos" w:eastAsiaTheme="minorEastAsia" w:hAnsi="Aptos"/>
        </w:rPr>
        <w:t xml:space="preserve"> and </w:t>
      </w:r>
      <m:oMath>
        <m:r>
          <w:rPr>
            <w:rFonts w:ascii="Cambria Math" w:eastAsiaTheme="minorEastAsia" w:hAnsi="Cambria Math"/>
          </w:rPr>
          <m:t>c</m:t>
        </m:r>
      </m:oMath>
      <w:r>
        <w:rPr>
          <w:rFonts w:ascii="Aptos" w:eastAsiaTheme="minorEastAsia" w:hAnsi="Aptos"/>
        </w:rPr>
        <w:t>,</w:t>
      </w:r>
      <w:r w:rsidR="00DA4C16">
        <w:rPr>
          <w:rFonts w:ascii="Aptos" w:eastAsiaTheme="minorEastAsia" w:hAnsi="Aptos"/>
        </w:rPr>
        <w:t xml:space="preserve"> each </w:t>
      </w:r>
      <w:r w:rsidR="007A5D4B">
        <w:rPr>
          <w:rFonts w:ascii="Aptos" w:eastAsiaTheme="minorEastAsia" w:hAnsi="Aptos"/>
        </w:rPr>
        <w:t>between</w:t>
      </w:r>
      <w:r>
        <w:rPr>
          <w:rFonts w:ascii="Aptos" w:eastAsiaTheme="minorEastAsia" w:hAnsi="Aptos"/>
        </w:rPr>
        <w:t xml:space="preserve"> 0 and 1</w:t>
      </w:r>
      <w:r w:rsidR="001E7420">
        <w:rPr>
          <w:rFonts w:ascii="Aptos" w:eastAsiaTheme="minorEastAsia" w:hAnsi="Aptos"/>
        </w:rPr>
        <w:t>.</w:t>
      </w:r>
    </w:p>
    <w:p w14:paraId="753526F8" w14:textId="77777777" w:rsidR="009E3C71" w:rsidRDefault="009E3C71" w:rsidP="009E3C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61B6396D" w14:textId="5C6434B4" w:rsidR="00F13B3A" w:rsidRPr="006C0992" w:rsidRDefault="00B8395C"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The</w:t>
      </w:r>
      <w:r w:rsidR="00BE3347">
        <w:rPr>
          <w:rFonts w:ascii="Aptos" w:eastAsiaTheme="minorEastAsia" w:hAnsi="Aptos"/>
        </w:rPr>
        <w:t xml:space="preserve"> </w:t>
      </w:r>
      <w:r w:rsidR="001E7420" w:rsidRPr="007A5D4B">
        <w:rPr>
          <w:rFonts w:ascii="Aptos" w:eastAsiaTheme="minorEastAsia" w:hAnsi="Aptos"/>
          <w:i/>
          <w:iCs/>
        </w:rPr>
        <w:t>RH damping</w:t>
      </w:r>
      <w:r w:rsidR="001E7420">
        <w:rPr>
          <w:rFonts w:ascii="Aptos" w:eastAsiaTheme="minorEastAsia" w:hAnsi="Aptos"/>
        </w:rPr>
        <w:t>,</w:t>
      </w:r>
      <w:r>
        <w:rPr>
          <w:rFonts w:ascii="Aptos" w:eastAsiaTheme="minorEastAsia" w:hAnsi="Aptos"/>
        </w:rPr>
        <w:t xml:space="preserve"> </w:t>
      </w:r>
      <m:oMath>
        <m:r>
          <w:rPr>
            <w:rFonts w:ascii="Cambria Math" w:eastAsiaTheme="minorEastAsia" w:hAnsi="Cambria Math"/>
          </w:rPr>
          <m:t>c=</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num>
          <m:den>
            <m:d>
              <m:dPr>
                <m:ctrlPr>
                  <w:rPr>
                    <w:rFonts w:ascii="Cambria Math" w:eastAsiaTheme="minorEastAsia" w:hAnsi="Cambria Math"/>
                    <w:i/>
                  </w:rPr>
                </m:ctrlPr>
              </m:dPr>
              <m:e>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e>
                </m:func>
              </m:e>
            </m:d>
          </m:den>
        </m:f>
        <m:r>
          <w:rPr>
            <w:rFonts w:ascii="Cambria Math" w:eastAsiaTheme="minorEastAsia" w:hAnsi="Cambria Math"/>
          </w:rPr>
          <m:t>&gt;0</m:t>
        </m:r>
      </m:oMath>
      <w:r w:rsidR="003526B3">
        <w:rPr>
          <w:rFonts w:ascii="Aptos" w:eastAsiaTheme="minorEastAsia" w:hAnsi="Aptos"/>
        </w:rPr>
        <w:t xml:space="preserve">, </w:t>
      </w:r>
      <w:r>
        <w:rPr>
          <w:rFonts w:ascii="Aptos" w:eastAsiaTheme="minorEastAsia" w:hAnsi="Aptos"/>
        </w:rPr>
        <w:t>is</w:t>
      </w:r>
      <w:r w:rsidR="003526B3">
        <w:rPr>
          <w:rFonts w:ascii="Aptos" w:eastAsiaTheme="minorEastAsia" w:hAnsi="Aptos"/>
        </w:rPr>
        <w:t xml:space="preserve"> </w:t>
      </w:r>
      <w:r w:rsidR="00BE3347">
        <w:rPr>
          <w:rFonts w:ascii="Aptos" w:eastAsiaTheme="minorEastAsia" w:hAnsi="Aptos"/>
        </w:rPr>
        <w:t xml:space="preserve">the </w:t>
      </w:r>
      <w:r w:rsidR="007A5D4B">
        <w:rPr>
          <w:rFonts w:ascii="Aptos" w:eastAsiaTheme="minorEastAsia" w:hAnsi="Aptos"/>
        </w:rPr>
        <w:t xml:space="preserve">damping of </w:t>
      </w:r>
      <w:r w:rsidR="001E7420">
        <w:rPr>
          <w:rFonts w:ascii="Aptos" w:eastAsiaTheme="minorEastAsia" w:hAnsi="Aptos"/>
        </w:rPr>
        <w:t>increas</w:t>
      </w:r>
      <w:r w:rsidR="007A5D4B">
        <w:rPr>
          <w:rFonts w:ascii="Aptos" w:eastAsiaTheme="minorEastAsia" w:hAnsi="Aptos"/>
        </w:rPr>
        <w:t>ing</w:t>
      </w:r>
      <w:r w:rsidR="001E7420">
        <w:rPr>
          <w:rFonts w:ascii="Aptos" w:eastAsiaTheme="minorEastAsia" w:hAnsi="Aptos"/>
        </w:rPr>
        <w:t xml:space="preserve"> of </w:t>
      </w:r>
      <w:r w:rsidR="003526B3">
        <w:rPr>
          <w:rFonts w:ascii="Aptos" w:eastAsiaTheme="minorEastAsia" w:hAnsi="Aptos"/>
        </w:rPr>
        <w:t>surface</w:t>
      </w:r>
      <w:r w:rsidR="00DA4C16">
        <w:rPr>
          <w:rFonts w:ascii="Aptos" w:eastAsiaTheme="minorEastAsia" w:hAnsi="Aptos"/>
        </w:rPr>
        <w:t xml:space="preserve"> evaporation</w:t>
      </w:r>
      <w:r w:rsidR="003526B3">
        <w:rPr>
          <w:rFonts w:ascii="Aptos" w:eastAsiaTheme="minorEastAsia" w:hAnsi="Aptos"/>
        </w:rPr>
        <w:t xml:space="preserve"> </w:t>
      </w:r>
      <w:r>
        <w:rPr>
          <w:rFonts w:ascii="Aptos" w:eastAsiaTheme="minorEastAsia" w:hAnsi="Aptos"/>
        </w:rPr>
        <w:t xml:space="preserve">by </w:t>
      </w:r>
      <w:r w:rsidR="00BE3347">
        <w:rPr>
          <w:rFonts w:ascii="Aptos" w:eastAsiaTheme="minorEastAsia" w:hAnsi="Aptos"/>
        </w:rPr>
        <w:t xml:space="preserve">the increase of </w:t>
      </w:r>
      <w:r>
        <w:rPr>
          <w:rFonts w:ascii="Aptos" w:eastAsiaTheme="minorEastAsia" w:hAnsi="Aptos"/>
        </w:rPr>
        <w:t xml:space="preserve">surface RH. For constant surface wind speed, </w:t>
      </w:r>
      <m:oMath>
        <m:r>
          <w:rPr>
            <w:rFonts w:ascii="Cambria Math" w:eastAsiaTheme="minorEastAsia" w:hAnsi="Cambria Math"/>
          </w:rPr>
          <m:t>c=1</m:t>
        </m:r>
      </m:oMath>
      <w:r w:rsidR="001E7420">
        <w:rPr>
          <w:rFonts w:ascii="Aptos" w:eastAsiaTheme="minorEastAsia" w:hAnsi="Aptos"/>
        </w:rPr>
        <w:t xml:space="preserve">, </w:t>
      </w:r>
      <w:r w:rsidR="007A5D4B">
        <w:rPr>
          <w:rFonts w:ascii="Aptos" w:eastAsiaTheme="minorEastAsia" w:hAnsi="Aptos"/>
        </w:rPr>
        <w:t>so the increase of</w:t>
      </w:r>
      <w:r w:rsidR="001E7420">
        <w:rPr>
          <w:rFonts w:ascii="Aptos" w:eastAsiaTheme="minorEastAsia" w:hAnsi="Aptos"/>
        </w:rPr>
        <w:t xml:space="preserve"> surface RH </w:t>
      </w:r>
      <w:r w:rsidR="00FE6405">
        <w:rPr>
          <w:rFonts w:ascii="Aptos" w:eastAsiaTheme="minorEastAsia" w:hAnsi="Aptos"/>
        </w:rPr>
        <w:t>alone limits the</w:t>
      </w:r>
      <w:r w:rsidR="001E7420">
        <w:rPr>
          <w:rFonts w:ascii="Aptos" w:eastAsiaTheme="minorEastAsia" w:hAnsi="Aptos"/>
        </w:rPr>
        <w:t xml:space="preserve"> flux</w:t>
      </w:r>
      <w:r w:rsidR="00FE6405">
        <w:rPr>
          <w:rFonts w:ascii="Aptos" w:eastAsiaTheme="minorEastAsia" w:hAnsi="Aptos"/>
        </w:rPr>
        <w:t xml:space="preserve"> to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=+2%</m:t>
        </m:r>
      </m:oMath>
      <w:r>
        <w:rPr>
          <w:rFonts w:ascii="Aptos" w:eastAsiaTheme="minorEastAsia" w:hAnsi="Aptos"/>
        </w:rPr>
        <w:t xml:space="preserve">. </w:t>
      </w:r>
      <w:r w:rsidR="00E279CE">
        <w:rPr>
          <w:rFonts w:ascii="Aptos" w:eastAsiaTheme="minorEastAsia" w:hAnsi="Aptos"/>
        </w:rPr>
        <w:t>For</w:t>
      </w:r>
      <w:r>
        <w:rPr>
          <w:rFonts w:ascii="Aptos" w:eastAsiaTheme="minorEastAsia" w:hAnsi="Aptos"/>
        </w:rPr>
        <w:t xml:space="preserve"> </w:t>
      </w:r>
      <m:oMath>
        <m:r>
          <w:rPr>
            <w:rFonts w:ascii="Cambria Math" w:eastAsiaTheme="minorEastAsia" w:hAnsi="Cambria Math"/>
          </w:rPr>
          <m:t>c=0</m:t>
        </m:r>
      </m:oMath>
      <w:r>
        <w:rPr>
          <w:rFonts w:ascii="Aptos" w:eastAsiaTheme="minorEastAsia" w:hAnsi="Aptos"/>
        </w:rPr>
        <w:t>,</w:t>
      </w:r>
      <w:r w:rsidR="00E279CE">
        <w:rPr>
          <w:rFonts w:ascii="Aptos" w:eastAsiaTheme="minorEastAsia" w:hAnsi="Aptos"/>
        </w:rPr>
        <w:t xml:space="preserve"> surface RH is constant and</w:t>
      </w:r>
      <w:r>
        <w:rPr>
          <w:rFonts w:ascii="Aptos" w:eastAsiaTheme="minorEastAsia" w:hAnsi="Aptos"/>
        </w:rPr>
        <w:t xml:space="preserve"> </w:t>
      </w:r>
      <w:r w:rsidR="00FE6405">
        <w:rPr>
          <w:rFonts w:ascii="Aptos" w:eastAsiaTheme="minorEastAsia" w:hAnsi="Aptos"/>
        </w:rPr>
        <w:t>reduced</w:t>
      </w:r>
      <w:r>
        <w:rPr>
          <w:rFonts w:ascii="Aptos" w:eastAsiaTheme="minorEastAsia" w:hAnsi="Aptos"/>
        </w:rPr>
        <w:t xml:space="preserve"> wind speed </w:t>
      </w:r>
      <w:r w:rsidR="001E7420">
        <w:rPr>
          <w:rFonts w:ascii="Aptos" w:eastAsiaTheme="minorEastAsia" w:hAnsi="Aptos"/>
        </w:rPr>
        <w:t xml:space="preserve">entirely </w:t>
      </w:r>
      <w:r w:rsidR="00FE6405">
        <w:rPr>
          <w:rFonts w:ascii="Aptos" w:eastAsiaTheme="minorEastAsia" w:hAnsi="Aptos"/>
        </w:rPr>
        <w:t>limits</w:t>
      </w:r>
      <w:r>
        <w:rPr>
          <w:rFonts w:ascii="Aptos" w:eastAsiaTheme="minorEastAsia" w:hAnsi="Aptos"/>
        </w:rPr>
        <w:t xml:space="preserve"> the flux. </w:t>
      </w:r>
      <w:r w:rsidR="007A5D4B">
        <w:rPr>
          <w:rFonts w:ascii="Aptos" w:eastAsiaTheme="minorEastAsia" w:hAnsi="Aptos"/>
        </w:rPr>
        <w:t>C</w:t>
      </w:r>
      <w:r w:rsidR="007A5D4B">
        <w:rPr>
          <w:rFonts w:ascii="Aptos" w:eastAsiaTheme="minorEastAsia" w:hAnsi="Aptos"/>
        </w:rPr>
        <w:t xml:space="preserve">louds do not change for </w:t>
      </w:r>
      <m:oMath>
        <m:r>
          <w:rPr>
            <w:rFonts w:ascii="Cambria Math" w:eastAsiaTheme="minorEastAsia" w:hAnsi="Cambria Math"/>
          </w:rPr>
          <m:t>c=0</m:t>
        </m:r>
      </m:oMath>
      <w:r w:rsidR="007A5D4B">
        <w:rPr>
          <w:rFonts w:ascii="Aptos" w:eastAsiaTheme="minorEastAsia" w:hAnsi="Aptos"/>
        </w:rPr>
        <w:t xml:space="preserve">: </w:t>
      </w:r>
      <w:r w:rsidR="00835F5F">
        <w:rPr>
          <w:rFonts w:ascii="Aptos" w:eastAsiaTheme="minorEastAsia" w:hAnsi="Aptos"/>
        </w:rPr>
        <w:t>Cloud base cloud fraction changes only if surface RH changes</w:t>
      </w:r>
      <w:r w:rsidR="00FE6405">
        <w:rPr>
          <w:rFonts w:ascii="Aptos" w:eastAsiaTheme="minorEastAsia" w:hAnsi="Aptos"/>
        </w:rPr>
        <w:t>.</w:t>
      </w:r>
      <w:r w:rsidR="007A5D4B">
        <w:rPr>
          <w:rFonts w:ascii="Aptos" w:eastAsiaTheme="minorEastAsia" w:hAnsi="Aptos"/>
        </w:rPr>
        <w:t xml:space="preserve"> </w:t>
      </w:r>
      <w:r w:rsidR="00055AEB">
        <w:rPr>
          <w:rFonts w:ascii="Aptos" w:eastAsiaTheme="minorEastAsia" w:hAnsi="Aptos"/>
        </w:rPr>
        <w:t>S</w:t>
      </w:r>
      <w:r w:rsidR="007A5D4B">
        <w:rPr>
          <w:rFonts w:ascii="Aptos" w:eastAsiaTheme="minorEastAsia" w:hAnsi="Aptos"/>
        </w:rPr>
        <w:t xml:space="preserve">urface evaporation </w:t>
      </w:r>
      <w:r w:rsidR="00055AEB">
        <w:rPr>
          <w:rFonts w:ascii="Aptos" w:eastAsiaTheme="minorEastAsia" w:hAnsi="Aptos"/>
        </w:rPr>
        <w:t>in climate models is, on average,</w:t>
      </w:r>
      <w:r w:rsidR="007A5D4B">
        <w:rPr>
          <w:rFonts w:ascii="Aptos" w:eastAsiaTheme="minorEastAsia" w:hAnsi="Aptos"/>
        </w:rPr>
        <w:t xml:space="preserve"> moderated </w:t>
      </w:r>
      <w:r w:rsidR="00055AEB">
        <w:rPr>
          <w:rFonts w:ascii="Aptos" w:eastAsiaTheme="minorEastAsia" w:hAnsi="Aptos"/>
        </w:rPr>
        <w:t xml:space="preserve">equally </w:t>
      </w:r>
      <w:r w:rsidR="007A5D4B">
        <w:rPr>
          <w:rFonts w:ascii="Aptos" w:eastAsiaTheme="minorEastAsia" w:hAnsi="Aptos"/>
        </w:rPr>
        <w:t xml:space="preserve">by </w:t>
      </w:r>
      <w:r w:rsidR="00055AEB">
        <w:rPr>
          <w:rFonts w:ascii="Aptos" w:eastAsiaTheme="minorEastAsia" w:hAnsi="Aptos"/>
        </w:rPr>
        <w:t>decreasing wind and increasing RH (</w:t>
      </w:r>
      <w:r w:rsidR="007A5D4B">
        <w:rPr>
          <w:rFonts w:ascii="Aptos" w:eastAsiaTheme="minorEastAsia" w:hAnsi="Aptos"/>
        </w:rPr>
        <w:t>Lorenz et al. 2010)</w:t>
      </w:r>
      <w:r w:rsidR="00055AEB">
        <w:rPr>
          <w:rFonts w:ascii="Aptos" w:eastAsiaTheme="minorEastAsia" w:hAnsi="Aptos"/>
        </w:rPr>
        <w:t xml:space="preserve">, suggesting </w:t>
      </w:r>
      <m:oMath>
        <m:r>
          <w:rPr>
            <w:rFonts w:ascii="Cambria Math" w:eastAsiaTheme="minorEastAsia" w:hAnsi="Cambria Math"/>
          </w:rPr>
          <m:t>c≈1/2</m:t>
        </m:r>
      </m:oMath>
      <w:r w:rsidR="00055AEB">
        <w:rPr>
          <w:rFonts w:ascii="Aptos" w:eastAsiaTheme="minorEastAsia" w:hAnsi="Aptos"/>
        </w:rPr>
        <w:t>.</w:t>
      </w:r>
    </w:p>
    <w:p w14:paraId="26C5ED48"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2E2FE660" w14:textId="27A507C1" w:rsidR="00E279CE" w:rsidRDefault="00E279CE" w:rsidP="00E279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 xml:space="preserve">The sign of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rPr>
        <w:t xml:space="preserve"> depends on the power</w:t>
      </w:r>
      <w:r w:rsidR="004702D1">
        <w:rPr>
          <w:rFonts w:ascii="Aptos" w:eastAsiaTheme="minorEastAsia" w:hAnsi="Aptos"/>
        </w:rPr>
        <w:t>,</w:t>
      </w:r>
      <w:r>
        <w:rPr>
          <w:rFonts w:ascii="Aptos" w:eastAsiaTheme="minorEastAsia" w:hAnsi="Aptos"/>
        </w:rPr>
        <w:t xml:space="preserve">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F5148A">
        <w:rPr>
          <w:rFonts w:ascii="Aptos" w:eastAsiaTheme="minorEastAsia" w:hAnsi="Aptos"/>
        </w:rPr>
        <w:t>,</w:t>
      </w:r>
      <w:r>
        <w:rPr>
          <w:rFonts w:ascii="Aptos" w:eastAsiaTheme="minorEastAsia" w:hAnsi="Aptos"/>
        </w:rPr>
        <w:t xml:space="preserve"> with which the cloud base saturation deficit scales with the surface saturation deficit</w:t>
      </w:r>
      <w:r w:rsidR="00F5148A">
        <w:rPr>
          <w:rFonts w:ascii="Aptos" w:eastAsiaTheme="minorEastAsia" w:hAnsi="Aptos"/>
        </w:rPr>
        <w:t>:</w:t>
      </w:r>
      <w:r>
        <w:rPr>
          <w:rFonts w:ascii="Aptos" w:eastAsiaTheme="minorEastAsia" w:hAnsi="Aptos"/>
        </w:rPr>
        <w:t xml:space="preserve"> </w:t>
      </w:r>
      <m:oMath>
        <m:r>
          <w:rPr>
            <w:rFonts w:ascii="Cambria Math" w:eastAsiaTheme="minorEastAsia" w:hAnsi="Cambria Math"/>
          </w:rPr>
          <m:t>b=0</m:t>
        </m:r>
      </m:oMath>
      <w:r>
        <w:rPr>
          <w:rFonts w:ascii="Aptos" w:eastAsiaTheme="minorEastAsia" w:hAnsi="Aptos"/>
        </w:rPr>
        <w:t xml:space="preserve"> for constant cloud base RH, and </w:t>
      </w:r>
      <m:oMath>
        <m:r>
          <w:rPr>
            <w:rFonts w:ascii="Cambria Math" w:eastAsiaTheme="minorEastAsia" w:hAnsi="Cambria Math"/>
          </w:rPr>
          <m:t>b=1</m:t>
        </m:r>
      </m:oMath>
      <w:r>
        <w:rPr>
          <w:rFonts w:ascii="Aptos" w:eastAsiaTheme="minorEastAsia" w:hAnsi="Aptos"/>
        </w:rPr>
        <w:t xml:space="preserve"> for cloud base mean saturation deficit </w:t>
      </w:r>
      <w:r w:rsidR="004702D1">
        <w:rPr>
          <w:rFonts w:ascii="Aptos" w:eastAsiaTheme="minorEastAsia" w:hAnsi="Aptos"/>
        </w:rPr>
        <w:t xml:space="preserve">proportional to </w:t>
      </w:r>
      <w:r>
        <w:rPr>
          <w:rFonts w:ascii="Aptos" w:eastAsiaTheme="minorEastAsia" w:hAnsi="Aptos"/>
        </w:rPr>
        <w:t xml:space="preserve">surface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w:t>
      </w:r>
      <w:r w:rsidR="004702D1">
        <w:rPr>
          <w:rFonts w:ascii="Aptos" w:eastAsiaTheme="minorEastAsia" w:hAnsi="Aptos"/>
        </w:rPr>
        <w:t xml:space="preserve"> </w:t>
      </w:r>
      <w:r w:rsidR="004702D1">
        <w:rPr>
          <w:rFonts w:ascii="Aptos" w:eastAsiaTheme="minorEastAsia" w:hAnsi="Aptos"/>
          <w:iCs/>
        </w:rPr>
        <w:t xml:space="preserve">Relative changes </w:t>
      </w:r>
      <m:oMath>
        <m:r>
          <m:rPr>
            <m:sty m:val="p"/>
          </m:rPr>
          <w:rPr>
            <w:rFonts w:ascii="Cambria Math" w:eastAsiaTheme="minorEastAsia" w:hAnsi="Cambria Math"/>
          </w:rPr>
          <m:t>Δ</m:t>
        </m:r>
        <m:r>
          <w:rPr>
            <w:rFonts w:ascii="Cambria Math" w:eastAsiaTheme="minorEastAsia" w:hAnsi="Cambria Math"/>
          </w:rPr>
          <m:t>s/s</m:t>
        </m:r>
      </m:oMath>
      <w:r w:rsidR="004702D1">
        <w:rPr>
          <w:rFonts w:ascii="Aptos" w:eastAsiaTheme="minorEastAsia" w:hAnsi="Aptos"/>
          <w:iCs/>
        </w:rPr>
        <w:t xml:space="preserve"> and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sidR="004702D1">
        <w:rPr>
          <w:rFonts w:ascii="Aptos" w:eastAsiaTheme="minorEastAsia" w:hAnsi="Aptos"/>
          <w:iCs/>
        </w:rPr>
        <w:t xml:space="preserve"> are monotonic with the sensitivity to cloud base saturation deficit </w:t>
      </w:r>
      <m:oMath>
        <m:r>
          <w:rPr>
            <w:rFonts w:ascii="Cambria Math" w:eastAsiaTheme="minorEastAsia" w:hAnsi="Cambria Math"/>
          </w:rPr>
          <m:t>b</m:t>
        </m:r>
      </m:oMath>
      <w:r w:rsidR="007A5D4B">
        <w:rPr>
          <w:rFonts w:ascii="Aptos" w:eastAsiaTheme="minorEastAsia" w:hAnsi="Aptos"/>
          <w:iCs/>
        </w:rPr>
        <w:t xml:space="preserve"> </w:t>
      </w:r>
      <w:r w:rsidR="004702D1">
        <w:rPr>
          <w:rFonts w:ascii="Aptos" w:eastAsiaTheme="minorEastAsia" w:hAnsi="Aptos"/>
          <w:iCs/>
        </w:rPr>
        <w:t xml:space="preserve">and symmetric about </w:t>
      </w:r>
      <m:oMath>
        <m:r>
          <w:rPr>
            <w:rFonts w:ascii="Cambria Math" w:eastAsiaTheme="minorEastAsia" w:hAnsi="Cambria Math"/>
          </w:rPr>
          <m:t>b=1/2</m:t>
        </m:r>
      </m:oMath>
      <w:r w:rsidR="0051612E">
        <w:rPr>
          <w:rFonts w:ascii="Aptos" w:eastAsiaTheme="minorEastAsia" w:hAnsi="Aptos"/>
          <w:iCs/>
        </w:rPr>
        <w:t xml:space="preserve">, where </w:t>
      </w:r>
      <w:r w:rsidR="00FE6405">
        <w:rPr>
          <w:rFonts w:ascii="Aptos" w:eastAsiaTheme="minorEastAsia" w:hAnsi="Aptos"/>
        </w:rPr>
        <w:t xml:space="preserve">increasing mean RH and narrowing standard deviation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RH</m:t>
            </m:r>
          </m:sub>
        </m:sSub>
      </m:oMath>
      <w:r w:rsidR="00FE6405">
        <w:rPr>
          <w:rFonts w:ascii="Aptos" w:eastAsiaTheme="minorEastAsia" w:hAnsi="Aptos"/>
        </w:rPr>
        <w:t xml:space="preserve"> perfectly balance, </w:t>
      </w:r>
      <w:r w:rsidR="0051612E">
        <w:rPr>
          <w:rFonts w:ascii="Aptos" w:eastAsiaTheme="minorEastAsia" w:hAnsi="Aptos"/>
        </w:rPr>
        <w:t>resulting in</w:t>
      </w:r>
      <w:r w:rsidR="00FE6405">
        <w:rPr>
          <w:rFonts w:ascii="Aptos" w:eastAsiaTheme="minorEastAsia" w:hAnsi="Aptos"/>
        </w:rPr>
        <w:t xml:space="preserve"> no change in cloud base cloud fraction.</w:t>
      </w:r>
    </w:p>
    <w:p w14:paraId="12F3CDEE" w14:textId="77777777" w:rsidR="00E279CE" w:rsidRDefault="00E279CE"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122C9F1A" w14:textId="4E176192"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iCs/>
        </w:rPr>
      </w:pPr>
      <w:r>
        <w:rPr>
          <w:rFonts w:ascii="Aptos" w:eastAsiaTheme="minorEastAsia" w:hAnsi="Aptos"/>
          <w:iCs/>
        </w:rPr>
        <w:t>The p</w:t>
      </w:r>
      <w:r w:rsidR="004702D1">
        <w:rPr>
          <w:rFonts w:ascii="Aptos" w:eastAsiaTheme="minorEastAsia" w:hAnsi="Aptos"/>
          <w:iCs/>
        </w:rPr>
        <w:t xml:space="preserve">ower </w:t>
      </w:r>
      <m:oMath>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∈[-0.5, 0.5]</m:t>
        </m:r>
      </m:oMath>
      <w:r w:rsidR="00E279CE">
        <w:rPr>
          <w:rFonts w:ascii="Aptos" w:eastAsiaTheme="minorEastAsia" w:hAnsi="Aptos"/>
          <w:iCs/>
        </w:rPr>
        <w:t xml:space="preserve"> </w:t>
      </w:r>
      <w:r>
        <w:rPr>
          <w:rFonts w:ascii="Aptos" w:eastAsiaTheme="minorEastAsia" w:hAnsi="Aptos"/>
          <w:iCs/>
        </w:rPr>
        <w:t>multiplies +5 % K</w:t>
      </w:r>
      <w:r>
        <w:rPr>
          <w:rFonts w:ascii="Aptos" w:eastAsiaTheme="minorEastAsia" w:hAnsi="Aptos"/>
          <w:iCs/>
          <w:vertAlign w:val="superscript"/>
        </w:rPr>
        <w:t>–1</w:t>
      </w:r>
      <w:r>
        <w:rPr>
          <w:rFonts w:ascii="Aptos" w:eastAsiaTheme="minorEastAsia" w:hAnsi="Aptos"/>
          <w:iCs/>
        </w:rPr>
        <w:t xml:space="preserve"> to give</w:t>
      </w:r>
      <w:r w:rsidR="0051612E">
        <w:rPr>
          <w:rFonts w:ascii="Aptos" w:eastAsiaTheme="minorEastAsia" w:hAnsi="Aptos"/>
          <w:iCs/>
        </w:rPr>
        <w:t xml:space="preserve"> </w:t>
      </w:r>
      <m:oMath>
        <m:r>
          <m:rPr>
            <m:sty m:val="p"/>
          </m:rPr>
          <w:rPr>
            <w:rFonts w:ascii="Cambria Math" w:eastAsiaTheme="minorEastAsia" w:hAnsi="Cambria Math"/>
          </w:rPr>
          <m:t>Δ</m:t>
        </m:r>
        <m:r>
          <w:rPr>
            <w:rFonts w:ascii="Cambria Math" w:eastAsiaTheme="minorEastAsia" w:hAnsi="Cambria Math"/>
          </w:rPr>
          <m:t>s</m:t>
        </m:r>
        <m:r>
          <w:rPr>
            <w:rFonts w:ascii="Cambria Math" w:eastAsiaTheme="minorEastAsia" w:hAnsi="Cambria Math"/>
          </w:rPr>
          <m:t>/s</m:t>
        </m:r>
      </m:oMath>
      <w:r w:rsidR="00055AEB">
        <w:rPr>
          <w:rFonts w:ascii="Aptos" w:eastAsiaTheme="minorEastAsia" w:hAnsi="Aptos"/>
          <w:iCs/>
        </w:rPr>
        <w:t xml:space="preserve"> and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=-3.2</m:t>
        </m:r>
        <m:r>
          <m:rPr>
            <m:sty m:val="p"/>
          </m:rPr>
          <w:rPr>
            <w:rFonts w:ascii="Cambria Math" w:eastAsiaTheme="minorEastAsia" w:hAnsi="Cambria Math"/>
          </w:rPr>
          <m:t>Δ</m:t>
        </m:r>
        <m:r>
          <w:rPr>
            <w:rFonts w:ascii="Cambria Math" w:eastAsiaTheme="minorEastAsia" w:hAnsi="Cambria Math"/>
          </w:rPr>
          <m:t>s/s</m:t>
        </m:r>
      </m:oMath>
      <w:r w:rsidR="00F5148A">
        <w:rPr>
          <w:rFonts w:ascii="Aptos" w:eastAsiaTheme="minorEastAsia" w:hAnsi="Aptos"/>
          <w:iCs/>
        </w:rPr>
        <w:t xml:space="preserve"> (Fig. BCSENS)</w:t>
      </w:r>
      <w:r>
        <w:rPr>
          <w:rFonts w:ascii="Aptos" w:eastAsiaTheme="minorEastAsia" w:hAnsi="Aptos"/>
          <w:iCs/>
        </w:rPr>
        <w:t xml:space="preserve">. Clouds increase at most by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and decrease by at most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w:t>
      </w:r>
    </w:p>
    <w:p w14:paraId="54E067E9" w14:textId="799166F5" w:rsidR="00F13B3A" w:rsidRPr="006D362B" w:rsidRDefault="00BE3347"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noProof/>
        </w:rPr>
        <w:drawing>
          <wp:inline distT="0" distB="0" distL="0" distR="0" wp14:anchorId="5A27BADD" wp14:editId="0A2823C9">
            <wp:extent cx="3498574" cy="3367137"/>
            <wp:effectExtent l="0" t="0" r="0" b="0"/>
            <wp:docPr id="1640771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1763" name="Picture 1640771763"/>
                    <pic:cNvPicPr/>
                  </pic:nvPicPr>
                  <pic:blipFill rotWithShape="1">
                    <a:blip r:embed="rId17"/>
                    <a:srcRect r="43278" b="40935"/>
                    <a:stretch>
                      <a:fillRect/>
                    </a:stretch>
                  </pic:blipFill>
                  <pic:spPr bwMode="auto">
                    <a:xfrm>
                      <a:off x="0" y="0"/>
                      <a:ext cx="3503428" cy="3371809"/>
                    </a:xfrm>
                    <a:prstGeom prst="rect">
                      <a:avLst/>
                    </a:prstGeom>
                    <a:ln>
                      <a:noFill/>
                    </a:ln>
                    <a:extLst>
                      <a:ext uri="{53640926-AAD7-44D8-BBD7-CCE9431645EC}">
                        <a14:shadowObscured xmlns:a14="http://schemas.microsoft.com/office/drawing/2010/main"/>
                      </a:ext>
                    </a:extLst>
                  </pic:spPr>
                </pic:pic>
              </a:graphicData>
            </a:graphic>
          </wp:inline>
        </w:drawing>
      </w:r>
    </w:p>
    <w:p w14:paraId="3FFF29B7" w14:textId="21F8769F" w:rsidR="00F13B3A" w:rsidRPr="00E84FB0"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Narrow" w:eastAsiaTheme="minorEastAsia" w:hAnsi="Aptos Narrow"/>
        </w:rPr>
      </w:pPr>
      <w:r w:rsidRPr="00E84FB0">
        <w:rPr>
          <w:rFonts w:ascii="Aptos Narrow" w:eastAsiaTheme="minorEastAsia" w:hAnsi="Aptos Narrow"/>
          <w:iCs/>
        </w:rPr>
        <w:lastRenderedPageBreak/>
        <w:t xml:space="preserve">Figure BCSENS. Change </w:t>
      </w:r>
      <w:r w:rsidRPr="00E84FB0">
        <w:rPr>
          <w:rFonts w:ascii="Aptos Narrow" w:eastAsiaTheme="minorEastAsia" w:hAnsi="Aptos Narrow"/>
        </w:rPr>
        <w:t xml:space="preserve">of the mean normalized saturation deficit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oMath>
      <w:r w:rsidRPr="00E84FB0">
        <w:rPr>
          <w:rFonts w:ascii="Aptos Narrow" w:eastAsiaTheme="minorEastAsia" w:hAnsi="Aptos Narrow"/>
          <w:iCs/>
        </w:rPr>
        <w:t xml:space="preserve"> and the resulting cloud-base cloud fraction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e>
        </m:func>
        <m:r>
          <w:rPr>
            <w:rFonts w:ascii="Cambria Math" w:eastAsiaTheme="minorEastAsia" w:hAnsi="Cambria Math"/>
          </w:rPr>
          <m:t>=-3.2 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oMath>
      <w:r w:rsidRPr="00E84FB0">
        <w:rPr>
          <w:rFonts w:ascii="Aptos Narrow" w:eastAsiaTheme="minorEastAsia" w:hAnsi="Aptos Narrow"/>
          <w:iCs/>
        </w:rPr>
        <w:t xml:space="preserve"> The relative change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 xml:space="preserve">= </m:t>
        </m:r>
      </m:oMath>
      <w:r w:rsidRPr="00E84FB0">
        <w:rPr>
          <w:rFonts w:ascii="Aptos Narrow" w:eastAsiaTheme="minorEastAsia" w:hAnsi="Aptos Narrow"/>
          <w:iCs/>
        </w:rPr>
        <w:t xml:space="preserve">–0.025 to +0.025, and of cloud base cloud fraction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den>
        </m:f>
        <m:r>
          <w:rPr>
            <w:rFonts w:ascii="Cambria Math" w:eastAsiaTheme="minorEastAsia" w:hAnsi="Cambria Math"/>
          </w:rPr>
          <m:t>=</m:t>
        </m:r>
      </m:oMath>
      <w:r w:rsidRPr="00E84FB0">
        <w:rPr>
          <w:rFonts w:ascii="Aptos Narrow" w:eastAsiaTheme="minorEastAsia" w:hAnsi="Aptos Narrow"/>
          <w:iCs/>
        </w:rPr>
        <w:t xml:space="preserve"> +0.08 to –0.08. Cloud base clouds are unchanged for </w:t>
      </w:r>
      <m:oMath>
        <m:r>
          <w:rPr>
            <w:rFonts w:ascii="Cambria Math" w:eastAsiaTheme="minorEastAsia" w:hAnsi="Cambria Math"/>
          </w:rPr>
          <m:t>c=0</m:t>
        </m:r>
      </m:oMath>
      <w:r w:rsidRPr="00E84FB0">
        <w:rPr>
          <w:rFonts w:ascii="Aptos Narrow" w:eastAsiaTheme="minorEastAsia" w:hAnsi="Aptos Narrow"/>
          <w:iCs/>
        </w:rPr>
        <w:t xml:space="preserve"> or </w:t>
      </w:r>
      <m:oMath>
        <m:r>
          <w:rPr>
            <w:rFonts w:ascii="Cambria Math" w:eastAsiaTheme="minorEastAsia" w:hAnsi="Cambria Math"/>
          </w:rPr>
          <m:t>b=1/2</m:t>
        </m:r>
      </m:oMath>
      <w:r w:rsidRPr="00E84FB0">
        <w:rPr>
          <w:rFonts w:ascii="Aptos Narrow" w:eastAsiaTheme="minorEastAsia" w:hAnsi="Aptos Narrow"/>
          <w:iCs/>
        </w:rPr>
        <w:t>.</w:t>
      </w:r>
      <w:r w:rsidR="00E84FB0" w:rsidRPr="00E84FB0">
        <w:rPr>
          <w:rFonts w:ascii="Aptos Narrow" w:eastAsiaTheme="minorEastAsia" w:hAnsi="Aptos Narrow"/>
          <w:iCs/>
        </w:rPr>
        <w:t xml:space="preserve"> The parameter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E84FB0" w:rsidRPr="00E84FB0">
        <w:rPr>
          <w:rFonts w:ascii="Aptos Narrow" w:eastAsiaTheme="minorEastAsia" w:hAnsi="Aptos Narrow"/>
        </w:rPr>
        <w:t xml:space="preserve"> is the sensitivity of the cloud-base saturation deficit</w:t>
      </w:r>
      <w:r w:rsidR="00E84FB0">
        <w:rPr>
          <w:rFonts w:ascii="Aptos Narrow" w:eastAsiaTheme="minorEastAsia" w:hAnsi="Aptos Narrow"/>
        </w:rPr>
        <w:t xml:space="preserve"> to the surface saturation deficit, and </w:t>
      </w:r>
      <m:oMath>
        <m:r>
          <w:rPr>
            <w:rFonts w:ascii="Cambria Math" w:eastAsiaTheme="minorEastAsia" w:hAnsi="Cambria Math"/>
          </w:rPr>
          <m:t>c</m:t>
        </m:r>
      </m:oMath>
      <w:r w:rsidR="0038453D">
        <w:rPr>
          <w:rFonts w:ascii="Aptos Narrow" w:eastAsiaTheme="minorEastAsia" w:hAnsi="Aptos Narrow"/>
        </w:rPr>
        <w:t xml:space="preserve"> is the damping of the surface evaporation by increasing surface RH.</w:t>
      </w:r>
    </w:p>
    <w:p w14:paraId="2A87D411" w14:textId="77777777" w:rsidR="0051612E" w:rsidRDefault="0038453D" w:rsidP="00F13B3A">
      <w:pPr>
        <w:pStyle w:val="BodyText"/>
        <w:rPr>
          <w:rFonts w:ascii="Aptos" w:hAnsi="Aptos"/>
        </w:rPr>
      </w:pPr>
      <w:r>
        <w:rPr>
          <w:rFonts w:ascii="Aptos" w:hAnsi="Aptos"/>
        </w:rPr>
        <w:t>F</w:t>
      </w:r>
      <w:r w:rsidR="00F13B3A">
        <w:rPr>
          <w:rFonts w:ascii="Aptos" w:hAnsi="Aptos"/>
        </w:rPr>
        <w:t xml:space="preserve">or cloud base saturation deficit </w:t>
      </w:r>
      <m:oMath>
        <m:r>
          <w:rPr>
            <w:rFonts w:ascii="Cambria Math" w:hAnsi="Cambria Math"/>
          </w:rPr>
          <m:t>1-</m:t>
        </m:r>
        <m:sSub>
          <m:sSubPr>
            <m:ctrlPr>
              <w:rPr>
                <w:rFonts w:ascii="Cambria Math" w:hAnsi="Cambria Math"/>
                <w:i/>
              </w:rPr>
            </m:ctrlPr>
          </m:sSubPr>
          <m:e>
            <m:bar>
              <m:barPr>
                <m:pos m:val="top"/>
                <m:ctrlPr>
                  <w:rPr>
                    <w:rFonts w:ascii="Cambria Math" w:hAnsi="Cambria Math"/>
                    <w:i/>
                  </w:rPr>
                </m:ctrlPr>
              </m:barPr>
              <m:e>
                <m:r>
                  <m:rPr>
                    <m:sty m:val="p"/>
                  </m:rPr>
                  <w:rPr>
                    <w:rFonts w:ascii="Cambria Math" w:hAnsi="Cambria Math"/>
                  </w:rPr>
                  <m:t>RH</m:t>
                </m:r>
              </m:e>
            </m:bar>
          </m:e>
          <m:sub>
            <m:r>
              <w:rPr>
                <w:rFonts w:ascii="Cambria Math" w:eastAsiaTheme="minorEastAsia" w:hAnsi="Cambria Math"/>
              </w:rPr>
              <m:t>CB</m:t>
            </m:r>
          </m:sub>
        </m:sSub>
      </m:oMath>
      <w:r w:rsidR="00F13B3A">
        <w:rPr>
          <w:rFonts w:ascii="Aptos" w:eastAsiaTheme="minorEastAsia" w:hAnsi="Aptos"/>
        </w:rPr>
        <w:t xml:space="preserve"> </w:t>
      </w:r>
      <w:r w:rsidR="00F13B3A">
        <w:rPr>
          <w:rFonts w:ascii="Aptos" w:hAnsi="Aptos"/>
        </w:rPr>
        <w:t>decreasing proportional to that at the surface</w:t>
      </w:r>
      <w:r>
        <w:rPr>
          <w:rFonts w:ascii="Aptos" w:hAnsi="Aptos"/>
        </w:rPr>
        <w:t xml:space="preserve"> </w:t>
      </w:r>
      <w:r w:rsidR="0051612E">
        <w:rPr>
          <w:rFonts w:ascii="Aptos" w:eastAsiaTheme="minorEastAsia" w:hAnsi="Aptos"/>
        </w:rPr>
        <w:t>(</w:t>
      </w:r>
      <m:oMath>
        <m:r>
          <w:rPr>
            <w:rFonts w:ascii="Cambria Math" w:hAnsi="Cambria Math"/>
          </w:rPr>
          <m:t>c=1</m:t>
        </m:r>
      </m:oMath>
      <w:r w:rsidR="0051612E">
        <w:rPr>
          <w:rFonts w:ascii="Aptos" w:eastAsiaTheme="minorEastAsia" w:hAnsi="Aptos"/>
        </w:rPr>
        <w:t>)</w:t>
      </w:r>
      <w:r w:rsidR="00F13B3A">
        <w:rPr>
          <w:rFonts w:ascii="Aptos" w:hAnsi="Aptos"/>
        </w:rPr>
        <w:t xml:space="preserve">, </w:t>
      </w:r>
      <w:r w:rsidR="00F13B3A" w:rsidRPr="00C949F2">
        <w:rPr>
          <w:rFonts w:ascii="Aptos" w:hAnsi="Aptos"/>
        </w:rPr>
        <w:t>cloud-base cloud fraction</w:t>
      </w:r>
      <w:r w:rsidR="00F13B3A">
        <w:rPr>
          <w:rFonts w:ascii="Aptos" w:hAnsi="Aptos"/>
        </w:rPr>
        <w:t xml:space="preserve"> </w:t>
      </w:r>
      <m:oMath>
        <m:r>
          <m:rPr>
            <m:sty m:val="p"/>
          </m:rPr>
          <w:rPr>
            <w:rFonts w:ascii="Cambria Math" w:hAnsi="Cambria Math"/>
          </w:rPr>
          <m:t>Δ</m:t>
        </m:r>
        <m:r>
          <w:rPr>
            <w:rFonts w:ascii="Cambria Math" w:hAnsi="Cambria Math"/>
          </w:rPr>
          <m:t>s/s= -</m:t>
        </m:r>
        <m:r>
          <m:rPr>
            <m:sty m:val="p"/>
          </m:rPr>
          <w:rPr>
            <w:rFonts w:ascii="Cambria Math" w:hAnsi="Cambria Math"/>
          </w:rPr>
          <m:t>2.5%</m:t>
        </m:r>
      </m:oMath>
      <w:r>
        <w:rPr>
          <w:rFonts w:ascii="Aptos" w:hAnsi="Aptos"/>
        </w:rPr>
        <w:t xml:space="preserve"> and </w:t>
      </w:r>
      <m:oMath>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 </m:t>
        </m:r>
      </m:oMath>
      <w:r w:rsidR="00FE6405">
        <w:rPr>
          <w:rFonts w:ascii="Aptos" w:eastAsiaTheme="minorEastAsia" w:hAnsi="Aptos"/>
        </w:rPr>
        <w:t>=</w:t>
      </w:r>
      <w:r w:rsidR="00F13B3A">
        <w:rPr>
          <w:rFonts w:ascii="Aptos" w:hAnsi="Aptos"/>
        </w:rPr>
        <w:t xml:space="preserve"> </w:t>
      </w:r>
      <w:r w:rsidR="00F13B3A" w:rsidRPr="00C949F2">
        <w:rPr>
          <w:rFonts w:ascii="Aptos" w:hAnsi="Aptos"/>
        </w:rPr>
        <w:t>+</w:t>
      </w:r>
      <w:r w:rsidR="00F13B3A">
        <w:rPr>
          <w:rFonts w:ascii="Aptos" w:hAnsi="Aptos"/>
        </w:rPr>
        <w:t>8</w:t>
      </w:r>
      <w:r w:rsidR="00F13B3A" w:rsidRPr="00C949F2">
        <w:rPr>
          <w:rFonts w:ascii="Aptos" w:hAnsi="Aptos"/>
        </w:rPr>
        <w:t>% K</w:t>
      </w:r>
      <w:r w:rsidR="00F13B3A">
        <w:rPr>
          <w:rFonts w:ascii="Aptos" w:hAnsi="Aptos"/>
          <w:vertAlign w:val="superscript"/>
        </w:rPr>
        <w:t>–1</w:t>
      </w:r>
      <w:r w:rsidR="00F13B3A">
        <w:rPr>
          <w:rFonts w:ascii="Aptos" w:hAnsi="Aptos"/>
        </w:rPr>
        <w:t>.</w:t>
      </w:r>
    </w:p>
    <w:bookmarkEnd w:id="32"/>
    <w:bookmarkEnd w:id="33"/>
    <w:p w14:paraId="6DC6BF5B" w14:textId="681914DD" w:rsidR="00A85238" w:rsidRDefault="00F13B3A" w:rsidP="00A85238">
      <w:pPr>
        <w:pStyle w:val="BodyText"/>
        <w:rPr>
          <w:rFonts w:ascii="Aptos" w:hAnsi="Aptos"/>
        </w:rPr>
      </w:pPr>
      <w:r>
        <w:rPr>
          <w:rFonts w:ascii="Aptos" w:hAnsi="Aptos"/>
        </w:rPr>
        <w:t xml:space="preserve">This simple </w:t>
      </w:r>
      <w:r w:rsidR="004702D1">
        <w:rPr>
          <w:rFonts w:ascii="Aptos" w:hAnsi="Aptos"/>
        </w:rPr>
        <w:t>parameterization</w:t>
      </w:r>
      <w:r>
        <w:rPr>
          <w:rFonts w:ascii="Aptos" w:hAnsi="Aptos"/>
        </w:rPr>
        <w:t xml:space="preserve"> demonstrates the sensitivity of the</w:t>
      </w:r>
      <w:r w:rsidR="00A85238">
        <w:rPr>
          <w:rFonts w:ascii="Aptos" w:hAnsi="Aptos"/>
        </w:rPr>
        <w:t xml:space="preserve"> cloud-base</w:t>
      </w:r>
      <w:r>
        <w:rPr>
          <w:rFonts w:ascii="Aptos" w:hAnsi="Aptos"/>
        </w:rPr>
        <w:t xml:space="preserve"> clouds to </w:t>
      </w:r>
      <w:r w:rsidR="004702D1">
        <w:rPr>
          <w:rFonts w:ascii="Aptos" w:hAnsi="Aptos"/>
        </w:rPr>
        <w:t xml:space="preserve">the </w:t>
      </w:r>
      <w:r>
        <w:rPr>
          <w:rFonts w:ascii="Aptos" w:hAnsi="Aptos"/>
        </w:rPr>
        <w:t xml:space="preserve">mean RH, RH gradient, and moisture flux. </w:t>
      </w:r>
      <w:r w:rsidR="00A85238">
        <w:rPr>
          <w:rFonts w:ascii="Aptos" w:hAnsi="Aptos"/>
        </w:rPr>
        <w:t xml:space="preserve">The sign of the change of cloud-base clouds depends on subtle changes in surface humidity that may be compensated by the effect of wind on the surface evaporation; and to what degree cloud base humidity increases with surface humidity. Increasing the surface humidity with constant cloud base humidity </w:t>
      </w:r>
      <w:r w:rsidR="00A85238" w:rsidRPr="0038453D">
        <w:rPr>
          <w:rFonts w:ascii="Aptos" w:hAnsi="Aptos"/>
          <w:i/>
          <w:iCs/>
        </w:rPr>
        <w:t>decreases</w:t>
      </w:r>
      <w:r w:rsidR="00A85238">
        <w:rPr>
          <w:rFonts w:ascii="Aptos" w:hAnsi="Aptos"/>
        </w:rPr>
        <w:t xml:space="preserve"> the cloud-base clouds.</w:t>
      </w:r>
    </w:p>
    <w:p w14:paraId="7A5C9A08" w14:textId="454DA6E1" w:rsidR="0051612E" w:rsidRPr="0051612E" w:rsidRDefault="0051612E" w:rsidP="00A85238">
      <w:pPr>
        <w:pStyle w:val="BodyText"/>
        <w:rPr>
          <w:rFonts w:ascii="Aptos" w:eastAsiaTheme="minorEastAsia" w:hAnsi="Aptos"/>
        </w:rPr>
      </w:pPr>
      <w:r>
        <w:rPr>
          <w:rFonts w:ascii="Aptos" w:hAnsi="Aptos"/>
        </w:rPr>
        <w:t>The total cloud changes depend on the partitioning of all low clouds into shallow cumulus (SC) clouds whose moisture flux balances large-scale subsidence drying, and the cloud-base (CB) clouds coupled to the subcloud layer.</w:t>
      </w:r>
      <w:r>
        <w:rPr>
          <w:rFonts w:ascii="Aptos" w:eastAsiaTheme="minorEastAsia" w:hAnsi="Aptos"/>
        </w:rPr>
        <w:t xml:space="preserve"> </w:t>
      </w:r>
      <w:r>
        <w:rPr>
          <w:rFonts w:ascii="Aptos" w:hAnsi="Aptos"/>
        </w:rPr>
        <w:t>The cloud fraction change for the sum of SC</w:t>
      </w:r>
      <w:r>
        <w:rPr>
          <w:rFonts w:ascii="Aptos" w:eastAsiaTheme="minorEastAsia" w:hAnsi="Aptos"/>
        </w:rPr>
        <w:t xml:space="preserve"> (</w:t>
      </w:r>
      <m:oMath>
        <m:sSub>
          <m:sSubPr>
            <m:ctrlPr>
              <w:rPr>
                <w:rFonts w:ascii="Cambria Math" w:hAnsi="Cambria Math"/>
                <w:i/>
              </w:rPr>
            </m:ctrlPr>
          </m:sSubPr>
          <m:e>
            <m:r>
              <w:rPr>
                <w:rFonts w:ascii="Cambria Math" w:hAnsi="Cambria Math"/>
              </w:rPr>
              <m:t>f</m:t>
            </m:r>
          </m:e>
          <m:sub>
            <m:r>
              <w:rPr>
                <w:rFonts w:ascii="Cambria Math" w:hAnsi="Cambria Math"/>
              </w:rPr>
              <m:t>SC</m:t>
            </m:r>
          </m:sub>
        </m:sSub>
        <m:r>
          <w:rPr>
            <w:rFonts w:ascii="Cambria Math" w:hAnsi="Cambria Math"/>
          </w:rPr>
          <m:t>=0.81</m:t>
        </m:r>
      </m:oMath>
      <w:r>
        <w:rPr>
          <w:rFonts w:ascii="Aptos" w:hAnsi="Aptos"/>
        </w:rPr>
        <w:t xml:space="preserve">) and CB clouds is computed by weighting their relative changes from their fraction of low clouds observed from above, </w:t>
      </w:r>
      <m:oMath>
        <m:r>
          <m:rPr>
            <m:sty m:val="p"/>
          </m:rPr>
          <w:rPr>
            <w:rFonts w:ascii="Cambria Math" w:hAnsi="Cambria Math"/>
          </w:rPr>
          <m:t>Δ</m:t>
        </m:r>
        <m:sSub>
          <m:sSubPr>
            <m:ctrlPr>
              <w:rPr>
                <w:rFonts w:ascii="Cambria Math" w:hAnsi="Cambria Math"/>
                <w:iCs/>
              </w:rPr>
            </m:ctrlPr>
          </m:sSubPr>
          <m:e>
            <m:r>
              <w:rPr>
                <w:rFonts w:ascii="Cambria Math" w:hAnsi="Cambria Math"/>
              </w:rPr>
              <m:t>C</m:t>
            </m:r>
            <m:ctrlPr>
              <w:rPr>
                <w:rFonts w:ascii="Cambria Math" w:hAnsi="Cambria Math"/>
                <w:i/>
                <w:iCs/>
              </w:rPr>
            </m:ctrlPr>
          </m:e>
          <m:sub>
            <m:r>
              <w:rPr>
                <w:rFonts w:ascii="Cambria Math" w:hAnsi="Cambria Math"/>
              </w:rPr>
              <m:t>tot</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SC</m:t>
            </m:r>
          </m:sub>
        </m:sSub>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SC</m:t>
                </m:r>
              </m:sub>
            </m:sSub>
          </m:num>
          <m:den>
            <m:sSub>
              <m:sSubPr>
                <m:ctrlPr>
                  <w:rPr>
                    <w:rFonts w:ascii="Cambria Math" w:hAnsi="Cambria Math"/>
                    <w:i/>
                  </w:rPr>
                </m:ctrlPr>
              </m:sSubPr>
              <m:e>
                <m:r>
                  <w:rPr>
                    <w:rFonts w:ascii="Cambria Math" w:hAnsi="Cambria Math"/>
                  </w:rPr>
                  <m:t>C</m:t>
                </m:r>
              </m:e>
              <m:sub>
                <m:r>
                  <w:rPr>
                    <w:rFonts w:ascii="Cambria Math" w:hAnsi="Cambria Math"/>
                  </w:rPr>
                  <m:t>SC</m:t>
                </m:r>
              </m:sub>
            </m:sSub>
          </m:den>
        </m:f>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SC</m:t>
                </m:r>
              </m:sub>
            </m:sSub>
          </m:e>
        </m:d>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CB</m:t>
                </m:r>
              </m:sub>
            </m:sSub>
          </m:num>
          <m:den>
            <m:sSub>
              <m:sSubPr>
                <m:ctrlPr>
                  <w:rPr>
                    <w:rFonts w:ascii="Cambria Math" w:hAnsi="Cambria Math"/>
                    <w:i/>
                  </w:rPr>
                </m:ctrlPr>
              </m:sSubPr>
              <m:e>
                <m:r>
                  <w:rPr>
                    <w:rFonts w:ascii="Cambria Math" w:hAnsi="Cambria Math"/>
                  </w:rPr>
                  <m:t>C</m:t>
                </m:r>
              </m:e>
              <m:sub>
                <m:r>
                  <w:rPr>
                    <w:rFonts w:ascii="Cambria Math" w:hAnsi="Cambria Math"/>
                  </w:rPr>
                  <m:t>CB</m:t>
                </m:r>
              </m:sub>
            </m:sSub>
          </m:den>
        </m:f>
        <m:r>
          <w:rPr>
            <w:rFonts w:ascii="Cambria Math" w:hAnsi="Cambria Math"/>
          </w:rPr>
          <m:t>.</m:t>
        </m:r>
      </m:oMath>
      <w:r>
        <w:rPr>
          <w:rFonts w:ascii="Aptos" w:eastAsiaTheme="minorEastAsia" w:hAnsi="Aptos"/>
        </w:rPr>
        <w:t xml:space="preserve"> </w:t>
      </w:r>
    </w:p>
    <w:p w14:paraId="205EE8E5" w14:textId="77777777" w:rsidR="00A43637" w:rsidRPr="0082606A" w:rsidRDefault="00A43637" w:rsidP="00A43637">
      <w:pPr>
        <w:pStyle w:val="Heading2"/>
      </w:pPr>
      <w:r w:rsidRPr="0082606A">
        <w:t>Cloud radiative effect</w:t>
      </w:r>
    </w:p>
    <w:p w14:paraId="4000D8AE" w14:textId="2675EA95" w:rsidR="00A43637" w:rsidRPr="00E93B41" w:rsidRDefault="00A43637" w:rsidP="00771E52">
      <w:pPr>
        <w:pStyle w:val="BodyText"/>
        <w:rPr>
          <w:rFonts w:ascii="Aptos" w:hAnsi="Aptos"/>
        </w:rPr>
      </w:pPr>
      <w:r>
        <w:rPr>
          <w:rFonts w:ascii="Aptos" w:hAnsi="Aptos"/>
        </w:rPr>
        <w:t>The observed GOES low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&gt;</m:t>
        </m:r>
      </m:oMath>
      <w:r>
        <w:rPr>
          <w:rFonts w:ascii="Aptos" w:hAnsi="Aptos"/>
        </w:rPr>
        <w:t xml:space="preserve"> 680 hPa) </w:t>
      </w:r>
      <w:r>
        <w:rPr>
          <w:rFonts w:ascii="Aptos" w:eastAsiaTheme="minorEastAsia" w:hAnsi="Aptos"/>
        </w:rPr>
        <w:t xml:space="preserve">cloud fraction </w:t>
      </w:r>
      <m:oMath>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eastAsiaTheme="minorEastAsia" w:hAnsi="Cambria Math"/>
          </w:rPr>
          <m:t xml:space="preserve"> </m:t>
        </m:r>
      </m:oMath>
      <w:r>
        <w:rPr>
          <w:rFonts w:ascii="Aptos" w:eastAsiaTheme="minorEastAsia" w:hAnsi="Aptos"/>
          <w:iCs/>
        </w:rPr>
        <w:t xml:space="preserve">counts pixels in </w:t>
      </w:r>
      <w:r>
        <w:rPr>
          <w:rFonts w:ascii="Aptos" w:hAnsi="Aptos"/>
        </w:rPr>
        <w:t xml:space="preserve">cloud optical thickness </w:t>
      </w:r>
      <m:oMath>
        <m:r>
          <w:rPr>
            <w:rFonts w:ascii="Cambria Math" w:hAnsi="Cambria Math"/>
          </w:rPr>
          <m:t>τ</m:t>
        </m:r>
      </m:oMath>
      <w:r>
        <w:rPr>
          <w:rFonts w:ascii="Aptos" w:eastAsiaTheme="minorEastAsia" w:hAnsi="Aptos"/>
        </w:rPr>
        <w:t xml:space="preserve"> </w:t>
      </w:r>
      <w:r>
        <w:rPr>
          <w:rFonts w:ascii="Aptos" w:hAnsi="Aptos"/>
        </w:rPr>
        <w:t xml:space="preserve">and cloud top pressure </w:t>
      </w:r>
      <m:oMath>
        <m:sSub>
          <m:sSubPr>
            <m:ctrlPr>
              <w:rPr>
                <w:rFonts w:ascii="Cambria Math" w:hAnsi="Cambria Math"/>
                <w:i/>
                <w:iCs/>
              </w:rPr>
            </m:ctrlPr>
          </m:sSubPr>
          <m:e>
            <m:r>
              <w:rPr>
                <w:rFonts w:ascii="Cambria Math" w:hAnsi="Cambria Math"/>
              </w:rPr>
              <m:t>p</m:t>
            </m:r>
          </m:e>
          <m:sub>
            <m:r>
              <w:rPr>
                <w:rFonts w:ascii="Cambria Math" w:hAnsi="Cambria Math"/>
              </w:rPr>
              <m:t>c</m:t>
            </m:r>
          </m:sub>
        </m:sSub>
      </m:oMath>
      <w:r>
        <w:rPr>
          <w:rFonts w:ascii="Aptos" w:hAnsi="Aptos"/>
        </w:rPr>
        <w:t xml:space="preserve"> bins (Minnis et al. 2008). The shortwave (SW), longwave (LW), and total cloud radiative effect (CRE) is estimated from the Zelinka et al. (2012) cloud radiative kernel </w:t>
      </w:r>
      <m:oMath>
        <m:r>
          <w:rPr>
            <w:rFonts w:ascii="Cambria Math" w:hAnsi="Cambria Math"/>
          </w:rPr>
          <m:t>K(τ,</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Pr>
          <w:rFonts w:ascii="Aptos" w:hAnsi="Aptos"/>
        </w:rPr>
        <w:t xml:space="preserve">: </w:t>
      </w:r>
      <m:oMath>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w:rPr>
            <w:rFonts w:ascii="Cambria Math" w:hAnsi="Cambria Math"/>
          </w:rPr>
          <m:t>=</m:t>
        </m:r>
        <m:nary>
          <m:naryPr>
            <m:chr m:val="∑"/>
            <m:supHide m:val="1"/>
            <m:ctrlPr>
              <w:rPr>
                <w:rFonts w:ascii="Cambria Math" w:hAnsi="Cambria Math"/>
                <w:i/>
                <w:iCs/>
              </w:rPr>
            </m:ctrlPr>
          </m:naryPr>
          <m:sub>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sub>
          <m:sup/>
          <m:e>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hAnsi="Cambria Math"/>
              </w:rPr>
              <m:t xml:space="preserve"> K(τ,</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e>
        </m:nary>
      </m:oMath>
      <w:r>
        <w:rPr>
          <w:rFonts w:ascii="Aptos" w:hAnsi="Aptos"/>
        </w:rPr>
        <w:t xml:space="preserve">. Total, shortwave (SW), and longwave (LW) CRE changes </w:t>
      </w:r>
      <m:oMath>
        <m:r>
          <m:rPr>
            <m:sty m:val="p"/>
          </m:rPr>
          <w:rPr>
            <w:rFonts w:ascii="Cambria Math" w:hAnsi="Cambria Math"/>
          </w:rPr>
          <m:t>ΔCRE</m:t>
        </m:r>
        <m:r>
          <w:rPr>
            <w:rFonts w:ascii="Cambria Math" w:hAnsi="Cambria Math"/>
          </w:rPr>
          <m:t>=</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eastAsiaTheme="minorEastAsia" w:hAnsi="Cambria Math"/>
                <w:i/>
                <w:iCs/>
              </w:rPr>
            </m:ctrlPr>
          </m:dPr>
          <m:e>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C</m:t>
                </m:r>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ctl</m:t>
                    </m:r>
                  </m:sub>
                </m:sSub>
              </m:den>
            </m:f>
          </m:e>
        </m:d>
      </m:oMath>
      <w:r>
        <w:rPr>
          <w:rFonts w:ascii="Aptos" w:eastAsiaTheme="minorEastAsia" w:hAnsi="Aptos"/>
          <w:iCs/>
        </w:rPr>
        <w:t xml:space="preserve"> </w:t>
      </w:r>
      <w:r>
        <w:rPr>
          <w:rFonts w:ascii="Aptos" w:hAnsi="Aptos"/>
        </w:rPr>
        <w:t xml:space="preserve">are multiplied by the relative modeled change in the shallow cumulus albedo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ctl</m:t>
                </m:r>
              </m:sub>
            </m:sSub>
          </m:den>
        </m:f>
        <m:r>
          <w:rPr>
            <w:rFonts w:ascii="Cambria Math" w:hAnsi="Cambria Math"/>
          </w:rPr>
          <m:t>=</m:t>
        </m:r>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Pr>
          <w:rFonts w:ascii="Aptos" w:hAnsi="Aptos"/>
        </w:rPr>
        <w:t xml:space="preserve"> for the shallow cumulus experiments (Table 1)</w:t>
      </w:r>
      <w:r>
        <w:rPr>
          <w:rFonts w:ascii="Aptos" w:eastAsiaTheme="minorEastAsia" w:hAnsi="Aptos"/>
          <w:iCs/>
        </w:rPr>
        <w:t>.</w:t>
      </w:r>
      <w:r>
        <w:rPr>
          <w:rFonts w:ascii="Aptos" w:hAnsi="Aptos"/>
        </w:rPr>
        <w:t xml:space="preserve"> The CRE for all low clouds is computed by weighting the relative changes of shallow cumulus (</w:t>
      </w:r>
      <w:r>
        <w:rPr>
          <w:rFonts w:ascii="Aptos" w:eastAsiaTheme="minorEastAsia" w:hAnsi="Aptos"/>
        </w:rPr>
        <w:t xml:space="preserve">SC, </w:t>
      </w:r>
      <m:oMath>
        <m:sSub>
          <m:sSubPr>
            <m:ctrlPr>
              <w:rPr>
                <w:rFonts w:ascii="Cambria Math" w:hAnsi="Cambria Math"/>
                <w:i/>
              </w:rPr>
            </m:ctrlPr>
          </m:sSubPr>
          <m:e>
            <m:r>
              <w:rPr>
                <w:rFonts w:ascii="Cambria Math" w:hAnsi="Cambria Math"/>
              </w:rPr>
              <m:t>f</m:t>
            </m:r>
          </m:e>
          <m:sub>
            <m:r>
              <w:rPr>
                <w:rFonts w:ascii="Cambria Math" w:hAnsi="Cambria Math"/>
              </w:rPr>
              <m:t>SC</m:t>
            </m:r>
          </m:sub>
        </m:sSub>
        <m:r>
          <w:rPr>
            <w:rFonts w:ascii="Cambria Math" w:hAnsi="Cambria Math"/>
          </w:rPr>
          <m:t>=0.81</m:t>
        </m:r>
      </m:oMath>
      <w:r>
        <w:rPr>
          <w:rFonts w:ascii="Aptos" w:eastAsiaTheme="minorEastAsia" w:hAnsi="Aptos"/>
        </w:rPr>
        <w:t>)</w:t>
      </w:r>
      <w:r>
        <w:rPr>
          <w:rFonts w:ascii="Aptos" w:hAnsi="Aptos"/>
        </w:rPr>
        <w:t xml:space="preserve"> and CB clouds, </w:t>
      </w:r>
      <m:oMath>
        <m:r>
          <m:rPr>
            <m:sty m:val="p"/>
          </m:rPr>
          <w:rPr>
            <w:rFonts w:ascii="Cambria Math" w:hAnsi="Cambria Math"/>
          </w:rPr>
          <m:t>ΔCRE</m:t>
        </m:r>
        <m:r>
          <w:rPr>
            <w:rFonts w:ascii="Cambria Math" w:hAnsi="Cambria Math"/>
          </w:rPr>
          <m:t>=</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m:rPr>
            <m:sty m:val="p"/>
          </m:rPr>
          <w:rPr>
            <w:rFonts w:ascii="Cambria Math" w:hAnsi="Cambria Math"/>
          </w:rPr>
          <m:t>(Δ</m:t>
        </m:r>
        <m:sSub>
          <m:sSubPr>
            <m:ctrlPr>
              <w:rPr>
                <w:rFonts w:ascii="Cambria Math" w:hAnsi="Cambria Math"/>
                <w:iCs/>
              </w:rPr>
            </m:ctrlPr>
          </m:sSubPr>
          <m:e>
            <m:r>
              <w:rPr>
                <w:rFonts w:ascii="Cambria Math" w:hAnsi="Cambria Math"/>
              </w:rPr>
              <m:t>C</m:t>
            </m:r>
            <m:ctrlPr>
              <w:rPr>
                <w:rFonts w:ascii="Cambria Math" w:hAnsi="Cambria Math"/>
                <w:i/>
                <w:iCs/>
              </w:rPr>
            </m:ctrlPr>
          </m:e>
          <m:sub>
            <m:r>
              <w:rPr>
                <w:rFonts w:ascii="Cambria Math" w:hAnsi="Cambria Math"/>
              </w:rPr>
              <m:t>tot</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tot</m:t>
            </m:r>
          </m:sub>
        </m:sSub>
        <m:r>
          <w:rPr>
            <w:rFonts w:ascii="Cambria Math" w:eastAsiaTheme="minorEastAsia" w:hAnsi="Cambria Math"/>
          </w:rPr>
          <m:t>)</m:t>
        </m:r>
      </m:oMath>
      <w:r>
        <w:rPr>
          <w:rFonts w:ascii="Aptos" w:eastAsiaTheme="minorEastAsia" w:hAnsi="Aptos"/>
          <w:iCs/>
        </w:rPr>
        <w:t>.</w:t>
      </w:r>
    </w:p>
    <w:p w14:paraId="54A819CB" w14:textId="2148D7FB" w:rsidR="009E1FD2" w:rsidRPr="009E1FD2" w:rsidRDefault="009E1FD2" w:rsidP="009E1FD2">
      <w:pPr>
        <w:pStyle w:val="Heading2"/>
      </w:pPr>
      <w:r w:rsidRPr="009E1FD2">
        <w:t>Data</w:t>
      </w:r>
      <w:r w:rsidR="00221F2D">
        <w:t xml:space="preserve"> sources</w:t>
      </w:r>
    </w:p>
    <w:p w14:paraId="3AE279C5" w14:textId="51ED1354" w:rsidR="00757C03" w:rsidRPr="009F3AC1" w:rsidRDefault="009E1FD2" w:rsidP="009F3AC1">
      <w:pPr>
        <w:spacing w:line="240" w:lineRule="auto"/>
      </w:pPr>
      <w:r>
        <w:rPr>
          <w:rFonts w:ascii="Aptos" w:hAnsi="Aptos"/>
        </w:rPr>
        <w:t xml:space="preserve">Data are available from their references and/or links 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w:t>
      </w:r>
      <w:r w:rsidRPr="00F40B24">
        <w:rPr>
          <w:rFonts w:ascii="Aptos" w:hAnsi="Aptos"/>
        </w:rPr>
        <w:lastRenderedPageBreak/>
        <w:t>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14:paraId="74D63EB1" w14:textId="0F0B6F56" w:rsidR="002F0A92" w:rsidRDefault="009F3AC1" w:rsidP="009F3AC1">
      <w:pPr>
        <w:pStyle w:val="Heading1"/>
      </w:pPr>
      <w:r w:rsidRPr="0089143E">
        <w:t>Re</w:t>
      </w:r>
      <w:r>
        <w:t>ferences</w:t>
      </w:r>
    </w:p>
    <w:p w14:paraId="435F2A87"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 </w:t>
      </w:r>
      <w:r w:rsidRPr="00A90957">
        <w:rPr>
          <w:rFonts w:ascii="Aptos" w:hAnsi="Aptos" w:cs="Helvetica"/>
          <w:kern w:val="0"/>
        </w:rPr>
        <w:tab/>
        <w:t xml:space="preserve">A. L. Albright, B. Stevens, S. Bony, R. Vogel, A New Conceptual Picture of the Trade Wind Transition Layer.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80</w:t>
      </w:r>
      <w:r w:rsidRPr="00A90957">
        <w:rPr>
          <w:rFonts w:ascii="Aptos" w:hAnsi="Aptos" w:cs="Helvetica"/>
          <w:kern w:val="0"/>
        </w:rPr>
        <w:t>, 1547–1563 (2023).</w:t>
      </w:r>
    </w:p>
    <w:p w14:paraId="34EF6199"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 </w:t>
      </w:r>
      <w:r w:rsidRPr="00A90957">
        <w:rPr>
          <w:rFonts w:ascii="Aptos" w:hAnsi="Aptos" w:cs="Helvetica"/>
          <w:kern w:val="0"/>
        </w:rPr>
        <w:tab/>
        <w:t xml:space="preserve">S. Bony, R. Colman, V. M. Kattsov, R. P. Allan, C. S. Bretherton, J.-L. Dufresne, A. Hall, S. Hallegatte, M. M. Holland, W. Ingram, D. A. Randall, B. J. Soden, G. Tselioudis, M. J. Webb, How Well Do We Understand and Evaluate Climate Change Feedback Processes?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19</w:t>
      </w:r>
      <w:r w:rsidRPr="00A90957">
        <w:rPr>
          <w:rFonts w:ascii="Aptos" w:hAnsi="Aptos" w:cs="Helvetica"/>
          <w:kern w:val="0"/>
        </w:rPr>
        <w:t>, 3445–3482 (2006).</w:t>
      </w:r>
    </w:p>
    <w:p w14:paraId="5E7FFB47"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 </w:t>
      </w:r>
      <w:r w:rsidRPr="00A90957">
        <w:rPr>
          <w:rFonts w:ascii="Aptos" w:hAnsi="Aptos" w:cs="Helvetica"/>
          <w:kern w:val="0"/>
        </w:rPr>
        <w:tab/>
        <w:t xml:space="preserve">S. Bony, J.-L. Dufresne, Marine boundary layer clouds at the heart of tropical cloud feedback uncertainties in climate models. </w:t>
      </w:r>
      <w:r w:rsidRPr="00A90957">
        <w:rPr>
          <w:rFonts w:ascii="Aptos" w:hAnsi="Aptos" w:cs="Helvetica"/>
          <w:i/>
          <w:iCs/>
          <w:kern w:val="0"/>
        </w:rPr>
        <w:t>Geophysical Research Letters</w:t>
      </w:r>
      <w:r w:rsidRPr="00A90957">
        <w:rPr>
          <w:rFonts w:ascii="Aptos" w:hAnsi="Aptos" w:cs="Helvetica"/>
          <w:kern w:val="0"/>
        </w:rPr>
        <w:t xml:space="preserve"> </w:t>
      </w:r>
      <w:r w:rsidRPr="00A90957">
        <w:rPr>
          <w:rFonts w:ascii="Aptos" w:hAnsi="Aptos" w:cs="Helvetica"/>
          <w:b/>
          <w:bCs/>
          <w:kern w:val="0"/>
        </w:rPr>
        <w:t>32</w:t>
      </w:r>
      <w:r w:rsidRPr="00A90957">
        <w:rPr>
          <w:rFonts w:ascii="Aptos" w:hAnsi="Aptos" w:cs="Helvetica"/>
          <w:kern w:val="0"/>
        </w:rPr>
        <w:t xml:space="preserve"> (2005).</w:t>
      </w:r>
    </w:p>
    <w:p w14:paraId="6ED7C4AE"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4. </w:t>
      </w:r>
      <w:r w:rsidRPr="00A90957">
        <w:rPr>
          <w:rFonts w:ascii="Aptos" w:hAnsi="Aptos" w:cs="Helvetica"/>
          <w:kern w:val="0"/>
        </w:rPr>
        <w:tab/>
        <w:t>S. Bony, M. Lothon, J. Delanoë, P. Coutris, J.-C. Etienne, F. Aemisegger, A. L. Albright, T. André, H. Bellec, A. Baron, J.-F. Bourdinot, P.-E. Brilouet, A. Bourdon, J.-C. Canonici, C. Caudoux, P. Chazette, M. Cluzeau, C. Cornet, J.-P. Desbios, D. Duchanoy, C. Flamant, B. Fildier, C. Gourbeyre, L. Guiraud, T. Jiang, C. Lainard, C. Le Gac, C. Lendroit, J. Lernould, T. Perrin, F. Pouvesle, P. Richard, N. Rochetin, K. Salaün, A. Schwarzenboeck, G. Seurat, B. Stevens, J. Totems, L. Touzé-Peiffer, G. Vergez, J. Vial, L. Villiger, R. Vogel, EUREC</w:t>
      </w:r>
      <w:r w:rsidRPr="00A90957">
        <w:rPr>
          <w:rFonts w:ascii="Aptos" w:hAnsi="Aptos" w:cs="Helvetica"/>
          <w:kern w:val="0"/>
          <w:vertAlign w:val="superscript"/>
        </w:rPr>
        <w:t>4</w:t>
      </w:r>
      <w:r w:rsidRPr="00A90957">
        <w:rPr>
          <w:rFonts w:ascii="Aptos" w:hAnsi="Aptos" w:cs="Helvetica"/>
          <w:kern w:val="0"/>
        </w:rPr>
        <w:t xml:space="preserve">A observations from the SAFIRE ATR42 aircraft. </w:t>
      </w:r>
      <w:r w:rsidRPr="00A90957">
        <w:rPr>
          <w:rFonts w:ascii="Aptos" w:hAnsi="Aptos" w:cs="Helvetica"/>
          <w:i/>
          <w:iCs/>
          <w:kern w:val="0"/>
        </w:rPr>
        <w:t>Earth System Science Data</w:t>
      </w:r>
      <w:r w:rsidRPr="00A90957">
        <w:rPr>
          <w:rFonts w:ascii="Aptos" w:hAnsi="Aptos" w:cs="Helvetica"/>
          <w:kern w:val="0"/>
        </w:rPr>
        <w:t xml:space="preserve"> </w:t>
      </w:r>
      <w:r w:rsidRPr="00A90957">
        <w:rPr>
          <w:rFonts w:ascii="Aptos" w:hAnsi="Aptos" w:cs="Helvetica"/>
          <w:b/>
          <w:bCs/>
          <w:kern w:val="0"/>
        </w:rPr>
        <w:t>14</w:t>
      </w:r>
      <w:r w:rsidRPr="00A90957">
        <w:rPr>
          <w:rFonts w:ascii="Aptos" w:hAnsi="Aptos" w:cs="Helvetica"/>
          <w:kern w:val="0"/>
        </w:rPr>
        <w:t>, 2021–2064 (2022).</w:t>
      </w:r>
    </w:p>
    <w:p w14:paraId="66A14B0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5. </w:t>
      </w:r>
      <w:r w:rsidRPr="00A90957">
        <w:rPr>
          <w:rFonts w:ascii="Aptos" w:hAnsi="Aptos" w:cs="Helvetica"/>
          <w:kern w:val="0"/>
        </w:rPr>
        <w:tab/>
        <w:t xml:space="preserve">C. S. Bretherton, P. N. Blossey, C. R. Jones, Mechanisms of marine low cloud sensitivity to idealized climate perturbations: A single-LES exploration extending the CGILS cases. </w:t>
      </w:r>
      <w:r w:rsidRPr="00A90957">
        <w:rPr>
          <w:rFonts w:ascii="Aptos" w:hAnsi="Aptos" w:cs="Helvetica"/>
          <w:i/>
          <w:iCs/>
          <w:kern w:val="0"/>
        </w:rPr>
        <w:t>Journal of Advances in Modeling Earth Systems</w:t>
      </w:r>
      <w:r w:rsidRPr="00A90957">
        <w:rPr>
          <w:rFonts w:ascii="Aptos" w:hAnsi="Aptos" w:cs="Helvetica"/>
          <w:kern w:val="0"/>
        </w:rPr>
        <w:t xml:space="preserve"> </w:t>
      </w:r>
      <w:r w:rsidRPr="00A90957">
        <w:rPr>
          <w:rFonts w:ascii="Aptos" w:hAnsi="Aptos" w:cs="Helvetica"/>
          <w:b/>
          <w:bCs/>
          <w:kern w:val="0"/>
        </w:rPr>
        <w:t>5</w:t>
      </w:r>
      <w:r w:rsidRPr="00A90957">
        <w:rPr>
          <w:rFonts w:ascii="Aptos" w:hAnsi="Aptos" w:cs="Helvetica"/>
          <w:kern w:val="0"/>
        </w:rPr>
        <w:t>, 316–337 (2013).</w:t>
      </w:r>
    </w:p>
    <w:p w14:paraId="54C7790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6. </w:t>
      </w:r>
      <w:r w:rsidRPr="00A90957">
        <w:rPr>
          <w:rFonts w:ascii="Aptos" w:hAnsi="Aptos" w:cs="Helvetica"/>
          <w:kern w:val="0"/>
        </w:rPr>
        <w:tab/>
        <w:t xml:space="preserve">F. Brient, T. Schneider, Z. Tan, S. Bony, X. Qu, A. Hall, Shallowness of tropical low clouds as a predictor of climate models’ response to warming. </w:t>
      </w:r>
      <w:r w:rsidRPr="00A90957">
        <w:rPr>
          <w:rFonts w:ascii="Aptos" w:hAnsi="Aptos" w:cs="Helvetica"/>
          <w:i/>
          <w:iCs/>
          <w:kern w:val="0"/>
        </w:rPr>
        <w:t>Clim Dyn</w:t>
      </w:r>
      <w:r w:rsidRPr="00A90957">
        <w:rPr>
          <w:rFonts w:ascii="Aptos" w:hAnsi="Aptos" w:cs="Helvetica"/>
          <w:kern w:val="0"/>
        </w:rPr>
        <w:t xml:space="preserve"> </w:t>
      </w:r>
      <w:r w:rsidRPr="00A90957">
        <w:rPr>
          <w:rFonts w:ascii="Aptos" w:hAnsi="Aptos" w:cs="Helvetica"/>
          <w:b/>
          <w:bCs/>
          <w:kern w:val="0"/>
        </w:rPr>
        <w:t>47</w:t>
      </w:r>
      <w:r w:rsidRPr="00A90957">
        <w:rPr>
          <w:rFonts w:ascii="Aptos" w:hAnsi="Aptos" w:cs="Helvetica"/>
          <w:kern w:val="0"/>
        </w:rPr>
        <w:t>, 433–449 (2016).</w:t>
      </w:r>
    </w:p>
    <w:p w14:paraId="037B9BBA"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7. </w:t>
      </w:r>
      <w:r w:rsidRPr="00A90957">
        <w:rPr>
          <w:rFonts w:ascii="Aptos" w:hAnsi="Aptos" w:cs="Helvetica"/>
          <w:kern w:val="0"/>
        </w:rPr>
        <w:tab/>
        <w:t xml:space="preserve">J. A. Coakley, P. Chylek, The Two-Stream Approximation in Radiative Transfer: Including the Angle of the Incident Radiation.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32</w:t>
      </w:r>
      <w:r w:rsidRPr="00A90957">
        <w:rPr>
          <w:rFonts w:ascii="Aptos" w:hAnsi="Aptos" w:cs="Helvetica"/>
          <w:kern w:val="0"/>
        </w:rPr>
        <w:t>, 409–418 (1975).</w:t>
      </w:r>
    </w:p>
    <w:p w14:paraId="3811E44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8. </w:t>
      </w:r>
      <w:r w:rsidRPr="00A90957">
        <w:rPr>
          <w:rFonts w:ascii="Aptos" w:hAnsi="Aptos" w:cs="Helvetica"/>
          <w:kern w:val="0"/>
        </w:rPr>
        <w:tab/>
        <w:t xml:space="preserve">I. M. Held, B. J. Soden, Robust Responses of the Hydrological Cycle to Global Warming. </w:t>
      </w:r>
      <w:r w:rsidRPr="00A90957">
        <w:rPr>
          <w:rFonts w:ascii="Aptos" w:hAnsi="Aptos" w:cs="Helvetica"/>
          <w:i/>
          <w:iCs/>
          <w:kern w:val="0"/>
        </w:rPr>
        <w:t>J. Climate</w:t>
      </w:r>
      <w:r w:rsidRPr="00A90957">
        <w:rPr>
          <w:rFonts w:ascii="Aptos" w:hAnsi="Aptos" w:cs="Helvetica"/>
          <w:kern w:val="0"/>
        </w:rPr>
        <w:t xml:space="preserve"> </w:t>
      </w:r>
      <w:r w:rsidRPr="00A90957">
        <w:rPr>
          <w:rFonts w:ascii="Aptos" w:hAnsi="Aptos" w:cs="Helvetica"/>
          <w:b/>
          <w:bCs/>
          <w:kern w:val="0"/>
        </w:rPr>
        <w:t>19</w:t>
      </w:r>
      <w:r w:rsidRPr="00A90957">
        <w:rPr>
          <w:rFonts w:ascii="Aptos" w:hAnsi="Aptos" w:cs="Helvetica"/>
          <w:kern w:val="0"/>
        </w:rPr>
        <w:t>, 5686–5699 (2006).</w:t>
      </w:r>
    </w:p>
    <w:p w14:paraId="216FF427"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9. </w:t>
      </w:r>
      <w:r w:rsidRPr="00A90957">
        <w:rPr>
          <w:rFonts w:ascii="Aptos" w:hAnsi="Aptos" w:cs="Helvetica"/>
          <w:kern w:val="0"/>
        </w:rPr>
        <w:tab/>
        <w:t xml:space="preserve">M. Jacob, P. Kollias, F. Ament, V. Schemann, S. Crewell, Multilayer cloud conditions in trade wind shallow cumulus – confronting two ICON model derivatives with airborne observations. </w:t>
      </w:r>
      <w:r w:rsidRPr="00A90957">
        <w:rPr>
          <w:rFonts w:ascii="Aptos" w:hAnsi="Aptos" w:cs="Helvetica"/>
          <w:i/>
          <w:iCs/>
          <w:kern w:val="0"/>
        </w:rPr>
        <w:t>Geoscientific Model Development</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5757–5777 (2020).</w:t>
      </w:r>
    </w:p>
    <w:p w14:paraId="5EF64D04"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lastRenderedPageBreak/>
        <w:t xml:space="preserve">10. </w:t>
      </w:r>
      <w:r w:rsidRPr="00A90957">
        <w:rPr>
          <w:rFonts w:ascii="Aptos" w:hAnsi="Aptos" w:cs="Helvetica"/>
          <w:kern w:val="0"/>
        </w:rPr>
        <w:tab/>
        <w:t xml:space="preserve">F. Jansson, M. Janssens, J. H. Grönqvist, A. P. Siebesma, F. Glassmeier, J. Attema, V. Azizi, M. Satoh, Y. Sato, H. Schulz, T. Kölling, Cloud Botany: Shallow Cumulus Clouds in an Ensemble of Idealized Large-Domain Large-Eddy Simulations of the Trades. </w:t>
      </w:r>
      <w:r w:rsidRPr="00A90957">
        <w:rPr>
          <w:rFonts w:ascii="Aptos" w:hAnsi="Aptos" w:cs="Helvetica"/>
          <w:i/>
          <w:iCs/>
          <w:kern w:val="0"/>
        </w:rPr>
        <w:t>Journal of Advances in Modeling Earth Systems</w:t>
      </w:r>
      <w:r w:rsidRPr="00A90957">
        <w:rPr>
          <w:rFonts w:ascii="Aptos" w:hAnsi="Aptos" w:cs="Helvetica"/>
          <w:kern w:val="0"/>
        </w:rPr>
        <w:t xml:space="preserve"> </w:t>
      </w:r>
      <w:r w:rsidRPr="00A90957">
        <w:rPr>
          <w:rFonts w:ascii="Aptos" w:hAnsi="Aptos" w:cs="Helvetica"/>
          <w:b/>
          <w:bCs/>
          <w:kern w:val="0"/>
        </w:rPr>
        <w:t>15</w:t>
      </w:r>
      <w:r w:rsidRPr="00A90957">
        <w:rPr>
          <w:rFonts w:ascii="Aptos" w:hAnsi="Aptos" w:cs="Helvetica"/>
          <w:kern w:val="0"/>
        </w:rPr>
        <w:t>, e2023MS003796 (2023).</w:t>
      </w:r>
    </w:p>
    <w:p w14:paraId="29F56BE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11. </w:t>
      </w:r>
      <w:r w:rsidRPr="00A90957">
        <w:rPr>
          <w:rFonts w:ascii="Aptos" w:hAnsi="Aptos" w:cs="Helvetica"/>
          <w:kern w:val="0"/>
        </w:rPr>
        <w:tab/>
        <w:t xml:space="preserve">D. Jin, L. Oreopoulos, D. Lee, K.-M. Kim, Cloud Regime Contributions to Recent Changes in Outgoing Radiation: A 22-year Satellite Data Analysis. </w:t>
      </w:r>
      <w:r w:rsidRPr="00A90957">
        <w:rPr>
          <w:rFonts w:ascii="Aptos" w:hAnsi="Aptos" w:cs="Helvetica"/>
          <w:i/>
          <w:iCs/>
          <w:kern w:val="0"/>
        </w:rPr>
        <w:t>Journal of Geophysical Research: Atmospheres</w:t>
      </w:r>
      <w:r w:rsidRPr="00A90957">
        <w:rPr>
          <w:rFonts w:ascii="Aptos" w:hAnsi="Aptos" w:cs="Helvetica"/>
          <w:kern w:val="0"/>
        </w:rPr>
        <w:t xml:space="preserve"> </w:t>
      </w:r>
      <w:r w:rsidRPr="00A90957">
        <w:rPr>
          <w:rFonts w:ascii="Aptos" w:hAnsi="Aptos" w:cs="Helvetica"/>
          <w:b/>
          <w:bCs/>
          <w:kern w:val="0"/>
        </w:rPr>
        <w:t>131</w:t>
      </w:r>
      <w:r w:rsidRPr="00A90957">
        <w:rPr>
          <w:rFonts w:ascii="Aptos" w:hAnsi="Aptos" w:cs="Helvetica"/>
          <w:kern w:val="0"/>
        </w:rPr>
        <w:t>, e2025JD045207 (2026).</w:t>
      </w:r>
    </w:p>
    <w:p w14:paraId="4739EB90"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12. </w:t>
      </w:r>
      <w:r w:rsidRPr="00A90957">
        <w:rPr>
          <w:rFonts w:ascii="Aptos" w:hAnsi="Aptos" w:cs="Helvetica"/>
          <w:kern w:val="0"/>
        </w:rPr>
        <w:tab/>
        <w:t xml:space="preserve">D. J. Lorenz, E. T. DeWeaver, D. J. Vimont, Evaporation Change and Global Warming: The Role of Net Radiation and Relative Humidity. </w:t>
      </w:r>
      <w:r w:rsidRPr="00A90957">
        <w:rPr>
          <w:rFonts w:ascii="Aptos" w:hAnsi="Aptos" w:cs="Helvetica"/>
          <w:i/>
          <w:iCs/>
          <w:kern w:val="0"/>
        </w:rPr>
        <w:t>Journal of Geophysical Research: Atmospheres</w:t>
      </w:r>
      <w:r w:rsidRPr="00A90957">
        <w:rPr>
          <w:rFonts w:ascii="Aptos" w:hAnsi="Aptos" w:cs="Helvetica"/>
          <w:kern w:val="0"/>
        </w:rPr>
        <w:t xml:space="preserve"> </w:t>
      </w:r>
      <w:r w:rsidRPr="00A90957">
        <w:rPr>
          <w:rFonts w:ascii="Aptos" w:hAnsi="Aptos" w:cs="Helvetica"/>
          <w:b/>
          <w:bCs/>
          <w:kern w:val="0"/>
        </w:rPr>
        <w:t>115</w:t>
      </w:r>
      <w:r w:rsidRPr="00A90957">
        <w:rPr>
          <w:rFonts w:ascii="Aptos" w:hAnsi="Aptos" w:cs="Helvetica"/>
          <w:kern w:val="0"/>
        </w:rPr>
        <w:t xml:space="preserve"> (2010).</w:t>
      </w:r>
    </w:p>
    <w:p w14:paraId="140EE14F"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13. </w:t>
      </w:r>
      <w:r w:rsidRPr="00A90957">
        <w:rPr>
          <w:rFonts w:ascii="Aptos" w:hAnsi="Aptos" w:cs="Helvetica"/>
          <w:kern w:val="0"/>
        </w:rPr>
        <w:tab/>
        <w:t xml:space="preserve">G. L. Mellor, The Gaussian Cloud Model Relations.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34</w:t>
      </w:r>
      <w:r w:rsidRPr="00A90957">
        <w:rPr>
          <w:rFonts w:ascii="Aptos" w:hAnsi="Aptos" w:cs="Helvetica"/>
          <w:kern w:val="0"/>
        </w:rPr>
        <w:t>, 356–358 (1977).</w:t>
      </w:r>
    </w:p>
    <w:p w14:paraId="19E6600E"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14. </w:t>
      </w:r>
      <w:r w:rsidRPr="00A90957">
        <w:rPr>
          <w:rFonts w:ascii="Aptos" w:hAnsi="Aptos" w:cs="Helvetica"/>
          <w:kern w:val="0"/>
        </w:rPr>
        <w:tab/>
        <w:t xml:space="preserve">Minnis, Patrick, Nguyen, Louis, Palikonda, Rabindra, Heck, Patrick W., Spangenberg, Douglas A., Doelling, David R., Ayers, J. Kirk, Smith, William L., Jr., Khaiyerb, Mandana M., Trepte, Qing Z., Avery, Lance A., Chang, Fu-Lung, Yost, Chris R., Chee, Thad L., Sun-Mack, Szedung, “Near-real time cloud retrievals from operational and research meteorological satellites” in </w:t>
      </w:r>
      <w:r w:rsidRPr="00A90957">
        <w:rPr>
          <w:rFonts w:ascii="Aptos" w:hAnsi="Aptos" w:cs="Helvetica"/>
          <w:i/>
          <w:iCs/>
          <w:kern w:val="0"/>
        </w:rPr>
        <w:t>SPIE Europe Remote Sensing 2008</w:t>
      </w:r>
      <w:r w:rsidRPr="00A90957">
        <w:rPr>
          <w:rFonts w:ascii="Aptos" w:hAnsi="Aptos" w:cs="Helvetica"/>
          <w:kern w:val="0"/>
        </w:rPr>
        <w:t xml:space="preserve"> (Cardiff, Wales, UK, 2008; http://satcorps.larc.nasa.gov/site/doc-library/99-Minnis.etal.SPIE.abs.08.pdf).</w:t>
      </w:r>
    </w:p>
    <w:p w14:paraId="35FFB016"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15. </w:t>
      </w:r>
      <w:r w:rsidRPr="00A90957">
        <w:rPr>
          <w:rFonts w:ascii="Aptos" w:hAnsi="Aptos" w:cs="Helvetica"/>
          <w:kern w:val="0"/>
        </w:rPr>
        <w:tab/>
        <w:t xml:space="preserve">T. A. Myers, J. R. Norris, Observational Evidence That Enhanced Subsidence Reduces Subtropical Marine Boundary Layer Cloudiness.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26</w:t>
      </w:r>
      <w:r w:rsidRPr="00A90957">
        <w:rPr>
          <w:rFonts w:ascii="Aptos" w:hAnsi="Aptos" w:cs="Helvetica"/>
          <w:kern w:val="0"/>
        </w:rPr>
        <w:t>, 7507–7524 (2013).</w:t>
      </w:r>
    </w:p>
    <w:p w14:paraId="2D12FBE8"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16. </w:t>
      </w:r>
      <w:r w:rsidRPr="00A90957">
        <w:rPr>
          <w:rFonts w:ascii="Aptos" w:hAnsi="Aptos" w:cs="Helvetica"/>
          <w:kern w:val="0"/>
        </w:rPr>
        <w:tab/>
        <w:t xml:space="preserve">L. Nuijens, I. Serikov, L. Hirsch, K. Lonitz, B. Stevens, The distribution and variability of low-level cloud in the North Atlantic trades. </w:t>
      </w:r>
      <w:r w:rsidRPr="00A90957">
        <w:rPr>
          <w:rFonts w:ascii="Aptos" w:hAnsi="Aptos" w:cs="Helvetica"/>
          <w:i/>
          <w:iCs/>
          <w:kern w:val="0"/>
        </w:rPr>
        <w:t>Quarterly Journal of the Royal Meteorological Society</w:t>
      </w:r>
      <w:r w:rsidRPr="00A90957">
        <w:rPr>
          <w:rFonts w:ascii="Aptos" w:hAnsi="Aptos" w:cs="Helvetica"/>
          <w:kern w:val="0"/>
        </w:rPr>
        <w:t xml:space="preserve"> </w:t>
      </w:r>
      <w:r w:rsidRPr="00A90957">
        <w:rPr>
          <w:rFonts w:ascii="Aptos" w:hAnsi="Aptos" w:cs="Helvetica"/>
          <w:b/>
          <w:bCs/>
          <w:kern w:val="0"/>
        </w:rPr>
        <w:t>140</w:t>
      </w:r>
      <w:r w:rsidRPr="00A90957">
        <w:rPr>
          <w:rFonts w:ascii="Aptos" w:hAnsi="Aptos" w:cs="Helvetica"/>
          <w:kern w:val="0"/>
        </w:rPr>
        <w:t>, 2364–2374 (2014).</w:t>
      </w:r>
    </w:p>
    <w:p w14:paraId="4C56CAC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17. </w:t>
      </w:r>
      <w:r w:rsidRPr="00A90957">
        <w:rPr>
          <w:rFonts w:ascii="Aptos" w:hAnsi="Aptos" w:cs="Helvetica"/>
          <w:kern w:val="0"/>
        </w:rPr>
        <w:tab/>
        <w:t xml:space="preserve">L. Nuijens, B. Medeiros, I. Sandu, M. Ahlgrimm, Observed and modeled patterns of covariability between low-level cloudiness and the structure of the trade-wind layer. </w:t>
      </w:r>
      <w:r w:rsidRPr="00A90957">
        <w:rPr>
          <w:rFonts w:ascii="Aptos" w:hAnsi="Aptos" w:cs="Helvetica"/>
          <w:i/>
          <w:iCs/>
          <w:kern w:val="0"/>
        </w:rPr>
        <w:t>Journal of Advances in Modeling Earth Systems</w:t>
      </w:r>
      <w:r w:rsidRPr="00A90957">
        <w:rPr>
          <w:rFonts w:ascii="Aptos" w:hAnsi="Aptos" w:cs="Helvetica"/>
          <w:kern w:val="0"/>
        </w:rPr>
        <w:t xml:space="preserve"> </w:t>
      </w:r>
      <w:r w:rsidRPr="00A90957">
        <w:rPr>
          <w:rFonts w:ascii="Aptos" w:hAnsi="Aptos" w:cs="Helvetica"/>
          <w:b/>
          <w:bCs/>
          <w:kern w:val="0"/>
        </w:rPr>
        <w:t>7</w:t>
      </w:r>
      <w:r w:rsidRPr="00A90957">
        <w:rPr>
          <w:rFonts w:ascii="Aptos" w:hAnsi="Aptos" w:cs="Helvetica"/>
          <w:kern w:val="0"/>
        </w:rPr>
        <w:t>, 1741–1764 (2015).</w:t>
      </w:r>
    </w:p>
    <w:p w14:paraId="38AED3F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18. </w:t>
      </w:r>
      <w:r w:rsidRPr="00A90957">
        <w:rPr>
          <w:rFonts w:ascii="Aptos" w:hAnsi="Aptos" w:cs="Helvetica"/>
          <w:kern w:val="0"/>
        </w:rPr>
        <w:tab/>
        <w:t xml:space="preserve">I. Richter, S.-P. Xie, On the origin of equatorial Atlantic biases in coupled general circulation models. </w:t>
      </w:r>
      <w:r w:rsidRPr="00A90957">
        <w:rPr>
          <w:rFonts w:ascii="Aptos" w:hAnsi="Aptos" w:cs="Helvetica"/>
          <w:i/>
          <w:iCs/>
          <w:kern w:val="0"/>
        </w:rPr>
        <w:t>Climate Dynamics</w:t>
      </w:r>
      <w:r w:rsidRPr="00A90957">
        <w:rPr>
          <w:rFonts w:ascii="Aptos" w:hAnsi="Aptos" w:cs="Helvetica"/>
          <w:kern w:val="0"/>
        </w:rPr>
        <w:t xml:space="preserve"> </w:t>
      </w:r>
      <w:r w:rsidRPr="00A90957">
        <w:rPr>
          <w:rFonts w:ascii="Aptos" w:hAnsi="Aptos" w:cs="Helvetica"/>
          <w:b/>
          <w:bCs/>
          <w:kern w:val="0"/>
        </w:rPr>
        <w:t>31</w:t>
      </w:r>
      <w:r w:rsidRPr="00A90957">
        <w:rPr>
          <w:rFonts w:ascii="Aptos" w:hAnsi="Aptos" w:cs="Helvetica"/>
          <w:kern w:val="0"/>
        </w:rPr>
        <w:t>, 587–598 (2008).</w:t>
      </w:r>
    </w:p>
    <w:p w14:paraId="2605AA9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19. </w:t>
      </w:r>
      <w:r w:rsidRPr="00A90957">
        <w:rPr>
          <w:rFonts w:ascii="Aptos" w:hAnsi="Aptos" w:cs="Helvetica"/>
          <w:kern w:val="0"/>
        </w:rPr>
        <w:tab/>
        <w:t xml:space="preserve">S. C. Sherwood, S. Bony, J.-L. Dufresne, Spread in model climate sensitivity traced to atmospheric convective mixing. </w:t>
      </w:r>
      <w:r w:rsidRPr="00A90957">
        <w:rPr>
          <w:rFonts w:ascii="Aptos" w:hAnsi="Aptos" w:cs="Helvetica"/>
          <w:i/>
          <w:iCs/>
          <w:kern w:val="0"/>
        </w:rPr>
        <w:t>Nature</w:t>
      </w:r>
      <w:r w:rsidRPr="00A90957">
        <w:rPr>
          <w:rFonts w:ascii="Aptos" w:hAnsi="Aptos" w:cs="Helvetica"/>
          <w:kern w:val="0"/>
        </w:rPr>
        <w:t xml:space="preserve"> </w:t>
      </w:r>
      <w:r w:rsidRPr="00A90957">
        <w:rPr>
          <w:rFonts w:ascii="Aptos" w:hAnsi="Aptos" w:cs="Helvetica"/>
          <w:b/>
          <w:bCs/>
          <w:kern w:val="0"/>
        </w:rPr>
        <w:t>505</w:t>
      </w:r>
      <w:r w:rsidRPr="00A90957">
        <w:rPr>
          <w:rFonts w:ascii="Aptos" w:hAnsi="Aptos" w:cs="Helvetica"/>
          <w:kern w:val="0"/>
        </w:rPr>
        <w:t>, 37–42 (2014).</w:t>
      </w:r>
    </w:p>
    <w:p w14:paraId="426EBEE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20. </w:t>
      </w:r>
      <w:r w:rsidRPr="00A90957">
        <w:rPr>
          <w:rFonts w:ascii="Aptos" w:hAnsi="Aptos" w:cs="Helvetica"/>
          <w:kern w:val="0"/>
        </w:rPr>
        <w:tab/>
        <w:t xml:space="preserve">A. P. Siebesma, C. S. Bretherton, A. Brown, A. Chlond, J. Cuxart, P. G. Duynkerke, H. Jiang, M. Khairoutdinov, D. Lewellen, C.-H. Moeng, E. Sanchez, B. Stevens, D. E. Stevens, A Large Eddy Simulation Intercomparison Study of Shallow Cumulus Convection.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60</w:t>
      </w:r>
      <w:r w:rsidRPr="00A90957">
        <w:rPr>
          <w:rFonts w:ascii="Aptos" w:hAnsi="Aptos" w:cs="Helvetica"/>
          <w:kern w:val="0"/>
        </w:rPr>
        <w:t>, 1201–1219 (2003).</w:t>
      </w:r>
    </w:p>
    <w:p w14:paraId="2D9F299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lastRenderedPageBreak/>
        <w:t xml:space="preserve">21. </w:t>
      </w:r>
      <w:r w:rsidRPr="00A90957">
        <w:rPr>
          <w:rFonts w:ascii="Aptos" w:hAnsi="Aptos" w:cs="Helvetica"/>
          <w:kern w:val="0"/>
        </w:rPr>
        <w:tab/>
        <w:t xml:space="preserve">G. Sommeria, J. Deardorff, Subgrid-scale condensation in models of nonprecipitating clouds.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34</w:t>
      </w:r>
      <w:r w:rsidRPr="00A90957">
        <w:rPr>
          <w:rFonts w:ascii="Aptos" w:hAnsi="Aptos" w:cs="Helvetica"/>
          <w:kern w:val="0"/>
        </w:rPr>
        <w:t>, 344–355 (1977).</w:t>
      </w:r>
    </w:p>
    <w:p w14:paraId="4E0A849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22. </w:t>
      </w:r>
      <w:r w:rsidRPr="00A90957">
        <w:rPr>
          <w:rFonts w:ascii="Aptos" w:hAnsi="Aptos" w:cs="Helvetica"/>
          <w:kern w:val="0"/>
        </w:rPr>
        <w:tab/>
        <w:t xml:space="preserve">C. C. Stephan, Mechanism for the Formation of Arc-Shaped Cloud Lines over the Tropical Oceans.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78</w:t>
      </w:r>
      <w:r w:rsidRPr="00A90957">
        <w:rPr>
          <w:rFonts w:ascii="Aptos" w:hAnsi="Aptos" w:cs="Helvetica"/>
          <w:kern w:val="0"/>
        </w:rPr>
        <w:t>, 817–824 (2021).</w:t>
      </w:r>
    </w:p>
    <w:p w14:paraId="048DFB7D"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23. </w:t>
      </w:r>
      <w:r w:rsidRPr="00A90957">
        <w:rPr>
          <w:rFonts w:ascii="Aptos" w:hAnsi="Aptos" w:cs="Helvetica"/>
          <w:kern w:val="0"/>
        </w:rPr>
        <w:tab/>
        <w:t>C. C. Stephan, S. Schnitt, H. Schulz, H. Bellenger, S. P. de Szoeke, C. Acquistapace, K. Baier, T. Dauhut, R. Laxenaire, Y. Morfa-Avalos, R. Person, E. Quiñones Meléndez, G. Bagheri, T. Böck, A. Daley, J. Güttler, K. C. Helfer, S. A. Los, A. Neuberger, J. Röttenbacher, A. Raeke, M. Ringel, M. Ritschel, P. Sadoulet, I. Schirmacher, M. K. Stolla, E. Wright, B. Charpentier, A. Doerenbecher, R. Wilson, F. Jansen, S. Kinne, G. Reverdin, S. Speich, S. Bony, B. Stevens, Ship- and island-based atmospheric soundings from the 2020 EUREC</w:t>
      </w:r>
      <w:r w:rsidRPr="00A90957">
        <w:rPr>
          <w:rFonts w:ascii="Aptos" w:hAnsi="Aptos" w:cs="Helvetica"/>
          <w:kern w:val="0"/>
          <w:vertAlign w:val="superscript"/>
        </w:rPr>
        <w:t>4</w:t>
      </w:r>
      <w:r w:rsidRPr="00A90957">
        <w:rPr>
          <w:rFonts w:ascii="Aptos" w:hAnsi="Aptos" w:cs="Helvetica"/>
          <w:kern w:val="0"/>
        </w:rPr>
        <w:t xml:space="preserve">A field campaign. </w:t>
      </w:r>
      <w:r w:rsidRPr="00A90957">
        <w:rPr>
          <w:rFonts w:ascii="Aptos" w:hAnsi="Aptos" w:cs="Helvetica"/>
          <w:i/>
          <w:iCs/>
          <w:kern w:val="0"/>
        </w:rPr>
        <w:t>Earth System Science Data</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491–514 (2021).</w:t>
      </w:r>
    </w:p>
    <w:p w14:paraId="55F5A155"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24. </w:t>
      </w:r>
      <w:r w:rsidRPr="00A90957">
        <w:rPr>
          <w:rFonts w:ascii="Aptos" w:hAnsi="Aptos" w:cs="Helvetica"/>
          <w:kern w:val="0"/>
        </w:rPr>
        <w:tab/>
        <w:t xml:space="preserve">B. Stevens, F. Ament, S. Bony, S. Crewell, F. Ewald, S. Gross, A. Hansen, L. Hirsch, M. Jacob, T. Kölling, H. Konow, B. Mayer, M. Wendisch, M. Wirth, K. Wolf, S. Bakan, M. Bauer-Pfundstein, M. Brueck, J. Delanoë, A. Ehrlich, D. Farrell, M. Forde, F. Gödde, H. Grob, M. Hagen, E. Jäkel, F. Jansen, C. Klepp, M. Klingebiel, M. Mech, G. Peters, M. Rapp, A. A. Wing, T. Zinner, A High-Altitude Long-Range Aircraft Configured as a Cloud Observatory: The NARVAL Expeditions. </w:t>
      </w:r>
      <w:r w:rsidRPr="00A90957">
        <w:rPr>
          <w:rFonts w:ascii="Aptos" w:hAnsi="Aptos" w:cs="Helvetica"/>
          <w:i/>
          <w:iCs/>
          <w:kern w:val="0"/>
        </w:rPr>
        <w:t>Bulletin of the American Meteorological Society</w:t>
      </w:r>
      <w:r w:rsidRPr="00A90957">
        <w:rPr>
          <w:rFonts w:ascii="Aptos" w:hAnsi="Aptos" w:cs="Helvetica"/>
          <w:kern w:val="0"/>
        </w:rPr>
        <w:t xml:space="preserve"> </w:t>
      </w:r>
      <w:r w:rsidRPr="00A90957">
        <w:rPr>
          <w:rFonts w:ascii="Aptos" w:hAnsi="Aptos" w:cs="Helvetica"/>
          <w:b/>
          <w:bCs/>
          <w:kern w:val="0"/>
        </w:rPr>
        <w:t>100</w:t>
      </w:r>
      <w:r w:rsidRPr="00A90957">
        <w:rPr>
          <w:rFonts w:ascii="Aptos" w:hAnsi="Aptos" w:cs="Helvetica"/>
          <w:kern w:val="0"/>
        </w:rPr>
        <w:t>, 1061–1077 (2019).</w:t>
      </w:r>
    </w:p>
    <w:p w14:paraId="4B3B1930"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25. </w:t>
      </w:r>
      <w:r w:rsidRPr="00A90957">
        <w:rPr>
          <w:rFonts w:ascii="Aptos" w:hAnsi="Aptos" w:cs="Helvetica"/>
          <w:kern w:val="0"/>
        </w:rPr>
        <w:tab/>
        <w:t xml:space="preserve">B. Stevens, S. Bony, D. Farrell, F. Ament, A. Blyth, C. Fairall, J. Karstensen, P. K. Quinn, S. Speich, C. Acquistapace, F. Aemisegger, A. L. Albright, H. Bellenger, E. Bodenschatz, K.-A. Caesar, R. Chewitt-Lucas, G. de Boer, J. Delanoë, L. Denby, F. Ewald, B. Fildier, M. Forde, G. George, S. Gross, M. Hagen, A. Hausold, K. J. Heywood, L. Hirsch, M. Jacob, F. Jansen, S. Kinne, D. Klocke, T. Kölling, H. Konow, M. Lothon, W. Mohr, A. K. Naumann, L. Nuijens, L. Olivier, R. Pincus, M. Pöhlker, G. Reverdin, G. Roberts, S. Schnitt, H. Schulz, A. P. Siebesma, C. C. Stephan, P. Sullivan, L. Touzé-Peiffer, J. Vial, R. Vogel, P. Zuidema, N. Alexander, L. Alves, S. Arixi, H. Asmath, G. Bagheri, K. Baier, A. Bailey, D. Baranowski, A. Baron, S. Barrau, P. A. Barrett, F. Batier, A. Behrendt, A. Bendinger, F. Beucher, S. Bigorre, E. Blades, P. Blossey, O. Bock, S. Böing, P. Bosser, D. Bourras, P. Bouruet-Aubertot, K. Bower, P. Branellec, H. Branger, M. Brennek, A. Brewer, P.-E. Brilouet, B. Brügmann, S. A. Buehler, E. Burke, R. Burton, R. Calmer, J.-C. Canonici, X. Carton, G. Cato Jr., J. A. Charles, P. Chazette, Y. Chen, M. T. Chilinski, T. Choularton, P. Chuang, S. Clarke, H. Coe, C. Cornet, P. Coutris, F. Couvreux, S. Crewell, T. Cronin, Z. Cui, Y. Cuypers, A. Daley, G. M. Damerell, T. Dauhut, H. Deneke, J.-P. Desbios, S. Dörner, S. Donner, V. Douet, K. Drushka, M. Dütsch, A. Ehrlich, K. Emanuel, A. Emmanouilidis, J.-C. Etienne, S. Etienne-Leblanc, G. Faure, G. Feingold, L. Ferrero, A. Fix, C. Flamant, P. J. Flatau, G. R. Foltz, L. Forster, I. Furtuna, A. Gadian, J. Galewsky, M. Gallagher, P. Gallimore, C. Gaston, C. Gentemann, N. Geyskens, A. Giez, J. Gollop, I. Gouirand, C. Gourbeyre, D. de Graaf, G. E. de Groot, R. Grosz, J. Güttler, M. Gutleben, K. Hall, G. Harris, K. C. Helfer, D. </w:t>
      </w:r>
      <w:r w:rsidRPr="00A90957">
        <w:rPr>
          <w:rFonts w:ascii="Aptos" w:hAnsi="Aptos" w:cs="Helvetica"/>
          <w:kern w:val="0"/>
        </w:rPr>
        <w:lastRenderedPageBreak/>
        <w:t>Henze, C. Herbert, B. Holanda, A. Ibanez-Landeta, J. Intrieri, S. Iyer, F. Julien, H. Kalesse, J. Kazil, A. Kellman, A. T. Kidane, U. Kirchner, M. Klingebiel, M. Körner, L. A. Kremper, J. Kretzschmar, O. Krüger, W. Kumala, A. Kurz, P. L’Hégaret, M. Labaste, T. Lachlan-Cope, A. Laing, P. Landschützer, T. Lang, D. Lange, I. Lange, C. Laplace, G. Lavik, R. Laxenaire, C. Le Bihan, M. Leandro, N. Lefevre, M. Lena, D. Lenschow, Q. Li, G. Lloyd, S. Los, N. Losi, O. Lovell, C. Luneau, P. Makuch, S. Malinowski, G. Manta, E. Marinou, N. Marsden, S. Masson, N. Maury, B. Mayer, M. Mayers-Als, C. Mazel, W. McGeary, J. C. McWilliams, M. Mech, M. Mehlmann, A. N. Meroni, T. Mieslinger, A. Minikin, P. Minnett, G. Möller, Y. Morfa Avalos, C. Muller, I. Musat, A. Napoli, A. Neuberger, C. Noisel, D. Noone, F. Nordsiek, J. L. Nowak, L. Oswald, D. J. Parker, C. Peck, R. Person, M. Philippi, A. Plueddemann, C. Pöhlker, V. Pörtge, U. Pöschl, L. Pologne, M. Posyniak, M. Prange, E. Quiñones Meléndez, J. Radtke, K. Ramage, J. Reimann, L. Renault, K. Reus, A. Reyes, J. Ribbe, M. Ringel, M. Ritschel, C. B. Rocha, N. Rochetin, J. Röttenbacher, C. Rollo, H. Royer, P. Sadoulet, L. Saffin, S. Sandiford, I. Sandu, M. Schäfer, V. Schemann, I. Schirmacher, O. Schlenczek, J. Schmidt, M. Schröder, A. Schwarzenboeck, A. Sealy, C. J. Senff, I. Serikov, S. Shohan, E. Siddle, A. Smirnov, F. Späth, B. Spooner, M. K. Stolla, W. Szkółka, S. P. de Szoeke, S. Tarot, E. Tetoni, E. Thompson, J. Thomson, L. Tomassini, J. Totems, A. A. Ubele, L. Villiger, J. von Arx, T. Wagner, A. Walther, B. Webber, M. Wendisch, S. Whitehall, A. Wiltshire, A. A. Wing, M. Wirth, J. Wiskandt, K. Wolf, L. Worbes, E. Wright, V. Wulfmeyer, S. Young, C. Zhang, D. Zhang, F. Ziemen, T. Zinner, M. Zöger, EUREC</w:t>
      </w:r>
      <w:r w:rsidRPr="00A90957">
        <w:rPr>
          <w:rFonts w:ascii="Aptos" w:hAnsi="Aptos" w:cs="Helvetica"/>
          <w:kern w:val="0"/>
          <w:vertAlign w:val="superscript"/>
        </w:rPr>
        <w:t>4</w:t>
      </w:r>
      <w:r w:rsidRPr="00A90957">
        <w:rPr>
          <w:rFonts w:ascii="Aptos" w:hAnsi="Aptos" w:cs="Helvetica"/>
          <w:kern w:val="0"/>
        </w:rPr>
        <w:t xml:space="preserve">A. </w:t>
      </w:r>
      <w:r w:rsidRPr="00A90957">
        <w:rPr>
          <w:rFonts w:ascii="Aptos" w:hAnsi="Aptos" w:cs="Helvetica"/>
          <w:i/>
          <w:iCs/>
          <w:kern w:val="0"/>
        </w:rPr>
        <w:t>Earth System Science Data</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4067–4119 (2021).</w:t>
      </w:r>
    </w:p>
    <w:p w14:paraId="35422213"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26. </w:t>
      </w:r>
      <w:r w:rsidRPr="00A90957">
        <w:rPr>
          <w:rFonts w:ascii="Aptos" w:hAnsi="Aptos" w:cs="Helvetica"/>
          <w:kern w:val="0"/>
        </w:rPr>
        <w:tab/>
        <w:t xml:space="preserve">M. Sun, D. R. Doelling, N. G. Loeb, R. C. Scott, J. Wilkins, L. T. Nguyen, P. Mlynczak, Clouds and the Earth’s Radiant Energy System (CERES) FluxByCldTyp Edition 4 Data Product. </w:t>
      </w:r>
      <w:r w:rsidRPr="00A90957">
        <w:rPr>
          <w:rFonts w:ascii="Aptos" w:hAnsi="Aptos" w:cs="Helvetica"/>
          <w:i/>
          <w:iCs/>
          <w:kern w:val="0"/>
        </w:rPr>
        <w:t>Journal of Atmospheric and Oceanic Technology</w:t>
      </w:r>
      <w:r w:rsidRPr="00A90957">
        <w:rPr>
          <w:rFonts w:ascii="Aptos" w:hAnsi="Aptos" w:cs="Helvetica"/>
          <w:kern w:val="0"/>
        </w:rPr>
        <w:t xml:space="preserve"> </w:t>
      </w:r>
      <w:r w:rsidRPr="00A90957">
        <w:rPr>
          <w:rFonts w:ascii="Aptos" w:hAnsi="Aptos" w:cs="Helvetica"/>
          <w:b/>
          <w:bCs/>
          <w:kern w:val="0"/>
        </w:rPr>
        <w:t>39</w:t>
      </w:r>
      <w:r w:rsidRPr="00A90957">
        <w:rPr>
          <w:rFonts w:ascii="Aptos" w:hAnsi="Aptos" w:cs="Helvetica"/>
          <w:kern w:val="0"/>
        </w:rPr>
        <w:t>, 303–318 (2022).</w:t>
      </w:r>
    </w:p>
    <w:p w14:paraId="4522125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27. </w:t>
      </w:r>
      <w:r w:rsidRPr="00A90957">
        <w:rPr>
          <w:rFonts w:ascii="Aptos" w:hAnsi="Aptos" w:cs="Helvetica"/>
          <w:kern w:val="0"/>
        </w:rPr>
        <w:tab/>
        <w:t xml:space="preserve">F. Tornow, C. Domenech, H. W. Barker, R. Preusker, J. Fischer, Using two-stream theory to capture fluctuations of satellite-perceived TOA SW radiances reflected from clouds over ocean. </w:t>
      </w:r>
      <w:r w:rsidRPr="00A90957">
        <w:rPr>
          <w:rFonts w:ascii="Aptos" w:hAnsi="Aptos" w:cs="Helvetica"/>
          <w:i/>
          <w:iCs/>
          <w:kern w:val="0"/>
        </w:rPr>
        <w:t>Atmospheric Measurement Techniques</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3909–3922 (2020).</w:t>
      </w:r>
    </w:p>
    <w:p w14:paraId="47273CFF"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28. </w:t>
      </w:r>
      <w:r w:rsidRPr="00A90957">
        <w:rPr>
          <w:rFonts w:ascii="Aptos" w:hAnsi="Aptos" w:cs="Helvetica"/>
          <w:kern w:val="0"/>
        </w:rPr>
        <w:tab/>
        <w:t xml:space="preserve">G. Tselioudis, W. B. Rossow, C. Jakob, J. Remillard, D. Tropf, Y. Zhang, Evaluation of Clouds, Radiation, and Precipitation in CMIP6 Models Using Global Weather States Derived from ISCCP-H Cloud Property Data.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34</w:t>
      </w:r>
      <w:r w:rsidRPr="00A90957">
        <w:rPr>
          <w:rFonts w:ascii="Aptos" w:hAnsi="Aptos" w:cs="Helvetica"/>
          <w:kern w:val="0"/>
        </w:rPr>
        <w:t>, 7311–7324 (2021).</w:t>
      </w:r>
    </w:p>
    <w:p w14:paraId="475BD9DA"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29. </w:t>
      </w:r>
      <w:r w:rsidRPr="00A90957">
        <w:rPr>
          <w:rFonts w:ascii="Aptos" w:hAnsi="Aptos" w:cs="Helvetica"/>
          <w:kern w:val="0"/>
        </w:rPr>
        <w:tab/>
        <w:t xml:space="preserve">G. A. Vecchi, B. J. Soden, Global Warming and the Weakening of the Tropical Circulation.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20</w:t>
      </w:r>
      <w:r w:rsidRPr="00A90957">
        <w:rPr>
          <w:rFonts w:ascii="Aptos" w:hAnsi="Aptos" w:cs="Helvetica"/>
          <w:kern w:val="0"/>
        </w:rPr>
        <w:t>, 4316–4340 (2007).</w:t>
      </w:r>
    </w:p>
    <w:p w14:paraId="29C16A85"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30. </w:t>
      </w:r>
      <w:r w:rsidRPr="00A90957">
        <w:rPr>
          <w:rFonts w:ascii="Aptos" w:hAnsi="Aptos" w:cs="Helvetica"/>
          <w:kern w:val="0"/>
        </w:rPr>
        <w:tab/>
        <w:t xml:space="preserve">J. Vial, S. Bony, B. Stevens, R. Vogel, Mechanisms and Model Diversity of Trade-Wind Shallow Cumulus Cloud Feedbacks: A Review. </w:t>
      </w:r>
      <w:r w:rsidRPr="00A90957">
        <w:rPr>
          <w:rFonts w:ascii="Aptos" w:hAnsi="Aptos" w:cs="Helvetica"/>
          <w:i/>
          <w:iCs/>
          <w:kern w:val="0"/>
        </w:rPr>
        <w:t>Surv Geophys</w:t>
      </w:r>
      <w:r w:rsidRPr="00A90957">
        <w:rPr>
          <w:rFonts w:ascii="Aptos" w:hAnsi="Aptos" w:cs="Helvetica"/>
          <w:kern w:val="0"/>
        </w:rPr>
        <w:t xml:space="preserve"> </w:t>
      </w:r>
      <w:r w:rsidRPr="00A90957">
        <w:rPr>
          <w:rFonts w:ascii="Aptos" w:hAnsi="Aptos" w:cs="Helvetica"/>
          <w:b/>
          <w:bCs/>
          <w:kern w:val="0"/>
        </w:rPr>
        <w:t>38</w:t>
      </w:r>
      <w:r w:rsidRPr="00A90957">
        <w:rPr>
          <w:rFonts w:ascii="Aptos" w:hAnsi="Aptos" w:cs="Helvetica"/>
          <w:kern w:val="0"/>
        </w:rPr>
        <w:t>, 1331–1353 (2017).</w:t>
      </w:r>
    </w:p>
    <w:p w14:paraId="7C20407D"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31. </w:t>
      </w:r>
      <w:r w:rsidRPr="00A90957">
        <w:rPr>
          <w:rFonts w:ascii="Aptos" w:hAnsi="Aptos" w:cs="Helvetica"/>
          <w:kern w:val="0"/>
        </w:rPr>
        <w:tab/>
        <w:t xml:space="preserve">R. Vogel, A. L. Albright, J. Vial, G. George, B. Stevens, S. Bony, Strong cloud–circulation coupling explains weak trade cumulus feedback. </w:t>
      </w:r>
      <w:r w:rsidRPr="00A90957">
        <w:rPr>
          <w:rFonts w:ascii="Aptos" w:hAnsi="Aptos" w:cs="Helvetica"/>
          <w:i/>
          <w:iCs/>
          <w:kern w:val="0"/>
        </w:rPr>
        <w:t>Nature</w:t>
      </w:r>
      <w:r w:rsidRPr="00A90957">
        <w:rPr>
          <w:rFonts w:ascii="Aptos" w:hAnsi="Aptos" w:cs="Helvetica"/>
          <w:kern w:val="0"/>
        </w:rPr>
        <w:t xml:space="preserve"> </w:t>
      </w:r>
      <w:r w:rsidRPr="00A90957">
        <w:rPr>
          <w:rFonts w:ascii="Aptos" w:hAnsi="Aptos" w:cs="Helvetica"/>
          <w:b/>
          <w:bCs/>
          <w:kern w:val="0"/>
        </w:rPr>
        <w:t>612</w:t>
      </w:r>
      <w:r w:rsidRPr="00A90957">
        <w:rPr>
          <w:rFonts w:ascii="Aptos" w:hAnsi="Aptos" w:cs="Helvetica"/>
          <w:kern w:val="0"/>
        </w:rPr>
        <w:t>, 696–700 (2022).</w:t>
      </w:r>
    </w:p>
    <w:p w14:paraId="7C56E2E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lastRenderedPageBreak/>
        <w:t xml:space="preserve">32. </w:t>
      </w:r>
      <w:r w:rsidRPr="00A90957">
        <w:rPr>
          <w:rFonts w:ascii="Aptos" w:hAnsi="Aptos" w:cs="Helvetica"/>
          <w:kern w:val="0"/>
        </w:rPr>
        <w:tab/>
        <w:t xml:space="preserve">R. Vogel, S. Bony, B. Stevens, Estimating the Shallow Convective Mass Flux from the Subcloud-Layer Mass Budget.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77</w:t>
      </w:r>
      <w:r w:rsidRPr="00A90957">
        <w:rPr>
          <w:rFonts w:ascii="Aptos" w:hAnsi="Aptos" w:cs="Helvetica"/>
          <w:kern w:val="0"/>
        </w:rPr>
        <w:t>, 1559–1574 (2020).</w:t>
      </w:r>
    </w:p>
    <w:p w14:paraId="2C4AF276"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33. </w:t>
      </w:r>
      <w:r w:rsidRPr="00A90957">
        <w:rPr>
          <w:rFonts w:ascii="Aptos" w:hAnsi="Aptos" w:cs="Helvetica"/>
          <w:kern w:val="0"/>
        </w:rPr>
        <w:tab/>
        <w:t xml:space="preserve">M. J. Webb, T. Andrews, A. Bodas-Salcedo, S. Bony, C. S. Bretherton, R. Chadwick, H. Chepfer, H. Douville, P. Good, J. E. Kay, S. A. Klein, R. Marchand, B. Medeiros, A. P. Siebesma, C. B. Skinner, B. Stevens, G. Tselioudis, Y. Tsushima, M. Watanabe, The Cloud Feedback Model Intercomparison Project (CFMIP) contribution to CMIP6. </w:t>
      </w:r>
      <w:r w:rsidRPr="00A90957">
        <w:rPr>
          <w:rFonts w:ascii="Aptos" w:hAnsi="Aptos" w:cs="Helvetica"/>
          <w:i/>
          <w:iCs/>
          <w:kern w:val="0"/>
        </w:rPr>
        <w:t>Geosci. Model Dev.</w:t>
      </w:r>
      <w:r w:rsidRPr="00A90957">
        <w:rPr>
          <w:rFonts w:ascii="Aptos" w:hAnsi="Aptos" w:cs="Helvetica"/>
          <w:kern w:val="0"/>
        </w:rPr>
        <w:t xml:space="preserve"> </w:t>
      </w:r>
      <w:r w:rsidRPr="00A90957">
        <w:rPr>
          <w:rFonts w:ascii="Aptos" w:hAnsi="Aptos" w:cs="Helvetica"/>
          <w:b/>
          <w:bCs/>
          <w:kern w:val="0"/>
        </w:rPr>
        <w:t>10</w:t>
      </w:r>
      <w:r w:rsidRPr="00A90957">
        <w:rPr>
          <w:rFonts w:ascii="Aptos" w:hAnsi="Aptos" w:cs="Helvetica"/>
          <w:kern w:val="0"/>
        </w:rPr>
        <w:t>, 359–384 (2017).</w:t>
      </w:r>
    </w:p>
    <w:p w14:paraId="5244642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34. </w:t>
      </w:r>
      <w:r w:rsidRPr="00A90957">
        <w:rPr>
          <w:rFonts w:ascii="Aptos" w:hAnsi="Aptos" w:cs="Helvetica"/>
          <w:kern w:val="0"/>
        </w:rPr>
        <w:tab/>
        <w:t xml:space="preserve">M. J. Webb, T. Andrews, A. Bodas-Salcedo, S. Bony, C. S. Bretherton, R. Chadwick, H. Chepfer, H. Douville, P. Good, J. E. Kay, S. A. Klein, R. Marchand, B. Medeiros, A. P. Siebesma, C. B. Skinner, B. Stevens, G. Tselioudis, Y. Tsushima, M. Watanabe, The Cloud Feedback Model Intercomparison Project (CFMIP) contribution to CMIP6. </w:t>
      </w:r>
      <w:r w:rsidRPr="00A90957">
        <w:rPr>
          <w:rFonts w:ascii="Aptos" w:hAnsi="Aptos" w:cs="Helvetica"/>
          <w:i/>
          <w:iCs/>
          <w:kern w:val="0"/>
        </w:rPr>
        <w:t>Geoscientific Model Development</w:t>
      </w:r>
      <w:r w:rsidRPr="00A90957">
        <w:rPr>
          <w:rFonts w:ascii="Aptos" w:hAnsi="Aptos" w:cs="Helvetica"/>
          <w:kern w:val="0"/>
        </w:rPr>
        <w:t xml:space="preserve"> </w:t>
      </w:r>
      <w:r w:rsidRPr="00A90957">
        <w:rPr>
          <w:rFonts w:ascii="Aptos" w:hAnsi="Aptos" w:cs="Helvetica"/>
          <w:b/>
          <w:bCs/>
          <w:kern w:val="0"/>
        </w:rPr>
        <w:t>10</w:t>
      </w:r>
      <w:r w:rsidRPr="00A90957">
        <w:rPr>
          <w:rFonts w:ascii="Aptos" w:hAnsi="Aptos" w:cs="Helvetica"/>
          <w:kern w:val="0"/>
        </w:rPr>
        <w:t>, 359–384 (2017).</w:t>
      </w:r>
    </w:p>
    <w:p w14:paraId="24C3B484"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35. </w:t>
      </w:r>
      <w:r w:rsidRPr="00A90957">
        <w:rPr>
          <w:rFonts w:ascii="Aptos" w:hAnsi="Aptos" w:cs="Helvetica"/>
          <w:kern w:val="0"/>
        </w:rPr>
        <w:tab/>
        <w:t xml:space="preserve">Mark. J. Webb, A. P. Lock, Coupling between subtropical cloud feedback and the local hydrological cycle in a climate model. </w:t>
      </w:r>
      <w:r w:rsidRPr="00A90957">
        <w:rPr>
          <w:rFonts w:ascii="Aptos" w:hAnsi="Aptos" w:cs="Helvetica"/>
          <w:i/>
          <w:iCs/>
          <w:kern w:val="0"/>
        </w:rPr>
        <w:t>Clim Dyn</w:t>
      </w:r>
      <w:r w:rsidRPr="00A90957">
        <w:rPr>
          <w:rFonts w:ascii="Aptos" w:hAnsi="Aptos" w:cs="Helvetica"/>
          <w:kern w:val="0"/>
        </w:rPr>
        <w:t xml:space="preserve"> </w:t>
      </w:r>
      <w:r w:rsidRPr="00A90957">
        <w:rPr>
          <w:rFonts w:ascii="Aptos" w:hAnsi="Aptos" w:cs="Helvetica"/>
          <w:b/>
          <w:bCs/>
          <w:kern w:val="0"/>
        </w:rPr>
        <w:t>41</w:t>
      </w:r>
      <w:r w:rsidRPr="00A90957">
        <w:rPr>
          <w:rFonts w:ascii="Aptos" w:hAnsi="Aptos" w:cs="Helvetica"/>
          <w:kern w:val="0"/>
        </w:rPr>
        <w:t>, 1923–1939 (2013).</w:t>
      </w:r>
    </w:p>
    <w:p w14:paraId="02F0FF34"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36. </w:t>
      </w:r>
      <w:r w:rsidRPr="00A90957">
        <w:rPr>
          <w:rFonts w:ascii="Aptos" w:hAnsi="Aptos" w:cs="Helvetica"/>
          <w:kern w:val="0"/>
        </w:rPr>
        <w:tab/>
        <w:t xml:space="preserve">M. D. Zelinka, S. A. Klein, D. L. Hartmann, Computing and Partitioning Cloud Feedbacks Using Cloud Property Histograms. Part II: Attribution to Changes in Cloud Amount, Altitude, and Optical Depth.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25</w:t>
      </w:r>
      <w:r w:rsidRPr="00A90957">
        <w:rPr>
          <w:rFonts w:ascii="Aptos" w:hAnsi="Aptos" w:cs="Helvetica"/>
          <w:kern w:val="0"/>
        </w:rPr>
        <w:t>, 3736–3754 (2012).</w:t>
      </w:r>
    </w:p>
    <w:p w14:paraId="727B19C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37. </w:t>
      </w:r>
      <w:r w:rsidRPr="00A90957">
        <w:rPr>
          <w:rFonts w:ascii="Aptos" w:hAnsi="Aptos" w:cs="Helvetica"/>
          <w:kern w:val="0"/>
        </w:rPr>
        <w:tab/>
        <w:t xml:space="preserve">M. D. Zelinka, I. Tan, L. Oreopoulos, G. Tselioudis, Detailing cloud property feedbacks with a regime-based decomposition. </w:t>
      </w:r>
      <w:r w:rsidRPr="00A90957">
        <w:rPr>
          <w:rFonts w:ascii="Aptos" w:hAnsi="Aptos" w:cs="Helvetica"/>
          <w:i/>
          <w:iCs/>
          <w:kern w:val="0"/>
        </w:rPr>
        <w:t>Clim Dyn</w:t>
      </w:r>
      <w:r w:rsidRPr="00A90957">
        <w:rPr>
          <w:rFonts w:ascii="Aptos" w:hAnsi="Aptos" w:cs="Helvetica"/>
          <w:kern w:val="0"/>
        </w:rPr>
        <w:t xml:space="preserve"> </w:t>
      </w:r>
      <w:r w:rsidRPr="00A90957">
        <w:rPr>
          <w:rFonts w:ascii="Aptos" w:hAnsi="Aptos" w:cs="Helvetica"/>
          <w:b/>
          <w:bCs/>
          <w:kern w:val="0"/>
        </w:rPr>
        <w:t>60</w:t>
      </w:r>
      <w:r w:rsidRPr="00A90957">
        <w:rPr>
          <w:rFonts w:ascii="Aptos" w:hAnsi="Aptos" w:cs="Helvetica"/>
          <w:kern w:val="0"/>
        </w:rPr>
        <w:t>, 2983–3003 (2023).</w:t>
      </w:r>
    </w:p>
    <w:p w14:paraId="526B4CE3" w14:textId="77777777" w:rsidR="00A90957" w:rsidRPr="00A90957" w:rsidRDefault="00A90957" w:rsidP="00A90957">
      <w:pPr>
        <w:rPr>
          <w:rFonts w:ascii="Aptos" w:hAnsi="Aptos"/>
        </w:rPr>
      </w:pPr>
    </w:p>
    <w:sectPr w:rsidR="00A90957" w:rsidRPr="00A90957">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drea Jenney" w:date="2026-08-06T10:00:00Z" w:initials="AJ">
    <w:p w14:paraId="7A99665A" w14:textId="6B953B9C" w:rsidR="006F2842" w:rsidRDefault="00600A2E">
      <w:r>
        <w:annotationRef/>
      </w:r>
      <w:r w:rsidRPr="5390AB09">
        <w:t>does the shallow cumulus feedback vary widely across models for strongly subsiding regimes or does the spread of temperature change in strongly subsiding regimes vary widely across models?</w:t>
      </w:r>
    </w:p>
  </w:comment>
  <w:comment w:id="5" w:author="Andrea Jenney" w:date="2026-08-06T10:07:00Z" w:initials="AJ">
    <w:p w14:paraId="4CDBC6A1" w14:textId="77777777" w:rsidR="00263F40" w:rsidRDefault="00263F40" w:rsidP="00263F40">
      <w:r>
        <w:annotationRef/>
      </w:r>
      <w:r w:rsidRPr="631122D4">
        <w:t>i don't understand where this is coming from or what it is saying</w:t>
      </w:r>
    </w:p>
    <w:p w14:paraId="265FE602" w14:textId="77777777" w:rsidR="00263F40" w:rsidRDefault="00263F40" w:rsidP="00263F40"/>
    <w:p w14:paraId="48079432" w14:textId="77777777" w:rsidR="00263F40" w:rsidRDefault="00263F40" w:rsidP="00263F40">
      <w:r w:rsidRPr="34026A61">
        <w:t>- clouds have albedos of 0.03? this seems much too slow. do you mean cloud fields?</w:t>
      </w:r>
    </w:p>
    <w:p w14:paraId="65CD2837" w14:textId="77777777" w:rsidR="00263F40" w:rsidRDefault="00263F40" w:rsidP="00263F40">
      <w:r w:rsidRPr="64181195">
        <w:t>- what is the clause about random ovelap?</w:t>
      </w:r>
    </w:p>
    <w:p w14:paraId="0A8CAEF5" w14:textId="77777777" w:rsidR="00263F40" w:rsidRDefault="00263F40" w:rsidP="00263F40">
      <w:r w:rsidRPr="32EAB355">
        <w:t>- why would cloud albedo depend on cloud altitude?</w:t>
      </w:r>
    </w:p>
  </w:comment>
  <w:comment w:id="6" w:author="de Szoeke, Simon" w:date="2026-08-12T14:42:00Z" w:initials="dSS">
    <w:p w14:paraId="5220B2D6" w14:textId="77777777" w:rsidR="00263F40" w:rsidRDefault="00263F40" w:rsidP="009E46E0">
      <w:r>
        <w:rPr>
          <w:rStyle w:val="CommentReference"/>
        </w:rPr>
        <w:annotationRef/>
      </w:r>
      <w:r>
        <w:rPr>
          <w:sz w:val="20"/>
          <w:szCs w:val="20"/>
        </w:rPr>
        <w:t>we try to attribute the cloud albedo just due to low clouds, but it depends on assumptions low clouds obscured below higher clouds</w:t>
      </w:r>
    </w:p>
  </w:comment>
  <w:comment w:id="7" w:author="Andrea Jenney" w:date="2026-08-06T10:08:00Z" w:initials="AJ">
    <w:p w14:paraId="4B79A0AC" w14:textId="77777777" w:rsidR="00263F40" w:rsidRDefault="00263F40">
      <w:r>
        <w:annotationRef/>
      </w:r>
      <w:r w:rsidRPr="2C8885F6">
        <w:t>missing</w:t>
      </w:r>
    </w:p>
  </w:comment>
  <w:comment w:id="8" w:author="de Szoeke, Simon" w:date="2026-08-12T14:46:00Z" w:initials="dSS">
    <w:p w14:paraId="1415B3AA" w14:textId="77777777" w:rsidR="00263F40" w:rsidRDefault="00263F40" w:rsidP="00F976FF">
      <w:r>
        <w:rPr>
          <w:rStyle w:val="CommentReference"/>
        </w:rPr>
        <w:annotationRef/>
      </w:r>
      <w:r>
        <w:rPr>
          <w:sz w:val="20"/>
          <w:szCs w:val="20"/>
        </w:rPr>
        <w:t>Fig ALLCOSP should be combined with Fig. GOESISCCP, and presently appears after it around p.11</w:t>
      </w:r>
    </w:p>
  </w:comment>
  <w:comment w:id="9" w:author="Andrea Jenney" w:date="2026-08-06T10:08:00Z" w:initials="AJ">
    <w:p w14:paraId="6AADF733" w14:textId="7C316540" w:rsidR="006F2842" w:rsidRDefault="00600A2E">
      <w:r>
        <w:annotationRef/>
      </w:r>
      <w:r w:rsidRPr="2CFE9A8D">
        <w:t>missing time period and region that this data comes from</w:t>
      </w:r>
    </w:p>
  </w:comment>
  <w:comment w:id="10" w:author="Andrea Jenney" w:date="2026-08-06T10:04:00Z" w:initials="AJ">
    <w:p w14:paraId="3DF1CEC1" w14:textId="33A8BCC3" w:rsidR="006F2842" w:rsidRDefault="00600A2E">
      <w:r>
        <w:annotationRef/>
      </w:r>
      <w:r w:rsidRPr="26423881">
        <w:t>?</w:t>
      </w:r>
    </w:p>
  </w:comment>
  <w:comment w:id="11" w:author="Andrea Jenney" w:date="2026-08-07T10:21:00Z" w:initials="AJ">
    <w:p w14:paraId="23CD85F8" w14:textId="4B3E7ED6" w:rsidR="006F2842" w:rsidRDefault="00600A2E">
      <w:r>
        <w:annotationRef/>
      </w:r>
      <w:r w:rsidRPr="77DA29DB">
        <w:t>this phrasing "cloud albedo" implies (to me) the albedo of a single cloud. I think it is much clearer to say (here and previously) that by "albedo" you really mean the albedo of a scene of clouds, including cloud-free regions</w:t>
      </w:r>
    </w:p>
  </w:comment>
  <w:comment w:id="12" w:author="de Szoeke, Simon" w:date="2026-08-12T14:56:00Z" w:initials="dSS">
    <w:p w14:paraId="3970CEFA" w14:textId="77777777" w:rsidR="00F976FF" w:rsidRDefault="00F976FF" w:rsidP="00F976FF">
      <w:r>
        <w:rPr>
          <w:rStyle w:val="CommentReference"/>
        </w:rPr>
        <w:annotationRef/>
      </w:r>
      <w:r>
        <w:rPr>
          <w:sz w:val="20"/>
          <w:szCs w:val="20"/>
        </w:rPr>
        <w:t>correct. it is in fact the pixel albedo due to clouds, retrieved from the satellite cloud optical thickness.</w:t>
      </w:r>
    </w:p>
  </w:comment>
  <w:comment w:id="13" w:author="Andrea Jenney" w:date="2026-08-07T10:50:00Z" w:initials="AJ">
    <w:p w14:paraId="2D4EC9CF" w14:textId="53D89836" w:rsidR="006F2842" w:rsidRDefault="00600A2E">
      <w:r>
        <w:annotationRef/>
      </w:r>
      <w:r w:rsidRPr="3092D62C">
        <w:t>would help clarity to explain that "control simulation" is the set of moisture sink rates obtained from GOES snapshots</w:t>
      </w:r>
    </w:p>
  </w:comment>
  <w:comment w:id="14" w:author="de Szoeke, Simon" w:date="2026-08-12T16:08:00Z" w:initials="dSS">
    <w:p w14:paraId="1980A59F" w14:textId="77777777" w:rsidR="001C68D5" w:rsidRDefault="001C68D5" w:rsidP="001C68D5">
      <w:r>
        <w:rPr>
          <w:rStyle w:val="CommentReference"/>
        </w:rPr>
        <w:annotationRef/>
      </w:r>
      <w:r>
        <w:rPr>
          <w:sz w:val="20"/>
          <w:szCs w:val="20"/>
        </w:rPr>
        <w:t>ALL moisture sink rate distributions match GOES cloud top height fractions and assumed LS advective drying. And the /relative/ change in the cloud base mass flux is insensitive to this distribution: as long as there is some cloud with a certain sink rate, that cloud amount scales consistently with specific humidity and LS drying changes.</w:t>
      </w:r>
    </w:p>
  </w:comment>
  <w:comment w:id="15" w:author="Andrea Jenney" w:date="2026-08-07T11:02:00Z" w:initials="AJ">
    <w:p w14:paraId="044A7A38" w14:textId="363E4B3C" w:rsidR="006F2842" w:rsidRDefault="00600A2E">
      <w:r>
        <w:annotationRef/>
      </w:r>
      <w:r w:rsidRPr="3BF24CCF">
        <w:t>the confusing colloquialism, "half as much again" is inaccessible to nonnative speakers</w:t>
      </w:r>
    </w:p>
  </w:comment>
  <w:comment w:id="16" w:author="de Szoeke, Simon" w:date="2026-08-12T17:00:00Z" w:initials="dSS">
    <w:p w14:paraId="1ECB2CCB" w14:textId="77777777" w:rsidR="00381078" w:rsidRDefault="00381078" w:rsidP="00381078">
      <w:r>
        <w:rPr>
          <w:rStyle w:val="CommentReference"/>
        </w:rPr>
        <w:annotationRef/>
      </w:r>
      <w:r>
        <w:rPr>
          <w:sz w:val="20"/>
          <w:szCs w:val="20"/>
        </w:rPr>
        <w:t>1.5 x more is better</w:t>
      </w:r>
    </w:p>
  </w:comment>
  <w:comment w:id="17" w:author="Andrea Jenney" w:date="2026-08-07T10:44:00Z" w:initials="AJ">
    <w:p w14:paraId="2361970F" w14:textId="77777777" w:rsidR="00F2077C" w:rsidRDefault="00F2077C">
      <w:r>
        <w:annotationRef/>
      </w:r>
      <w:r w:rsidRPr="0B5E10A3">
        <w:t>your slope is albedo weighted though. how to justify that the difference doesn't come from this albedo weighting?</w:t>
      </w:r>
    </w:p>
  </w:comment>
  <w:comment w:id="18" w:author="de Szoeke, Simon" w:date="2026-08-12T15:27:00Z" w:initials="dSS">
    <w:p w14:paraId="71ECDC4F" w14:textId="77777777" w:rsidR="00F2077C" w:rsidRDefault="00F2077C" w:rsidP="00CE6009">
      <w:r>
        <w:rPr>
          <w:rStyle w:val="CommentReference"/>
        </w:rPr>
        <w:annotationRef/>
      </w:r>
      <w:r>
        <w:rPr>
          <w:sz w:val="20"/>
          <w:szCs w:val="20"/>
        </w:rPr>
        <w:t>probably, as discussed next</w:t>
      </w:r>
    </w:p>
  </w:comment>
  <w:comment w:id="19" w:author="Andrea Jenney" w:date="2026-08-07T10:47:00Z" w:initials="AJ">
    <w:p w14:paraId="26CCB5F1" w14:textId="77777777" w:rsidR="00F2077C" w:rsidRDefault="00F2077C">
      <w:r>
        <w:annotationRef/>
      </w:r>
      <w:r w:rsidRPr="396905D5">
        <w:t>this sentence needs some help. also referring to the Vogel paper as "EUREC4A" is confusing since you're also using EUREC4A observations. It  will help clarity to be more explicit by what you mean with "EUREC4A"</w:t>
      </w:r>
    </w:p>
  </w:comment>
  <w:comment w:id="20" w:author="de Szoeke, Simon" w:date="2026-08-12T15:36:00Z" w:initials="dSS">
    <w:p w14:paraId="166CA01E" w14:textId="77777777" w:rsidR="00F2077C" w:rsidRDefault="00F2077C" w:rsidP="007004E7">
      <w:r>
        <w:rPr>
          <w:rStyle w:val="CommentReference"/>
        </w:rPr>
        <w:annotationRef/>
      </w:r>
      <w:r>
        <w:rPr>
          <w:sz w:val="20"/>
          <w:szCs w:val="20"/>
        </w:rPr>
        <w:t>could delete this. overexplaining reasons for differences between GOES and JOANNE-BASTILIAS</w:t>
      </w:r>
    </w:p>
  </w:comment>
  <w:comment w:id="21" w:author="Andrea Jenney" w:date="2026-08-07T10:49:00Z" w:initials="AJ">
    <w:p w14:paraId="60474FE6" w14:textId="77777777" w:rsidR="00F2077C" w:rsidRDefault="00F2077C">
      <w:r>
        <w:annotationRef/>
      </w:r>
      <w:r w:rsidRPr="283E7828">
        <w:t>why?</w:t>
      </w:r>
    </w:p>
  </w:comment>
  <w:comment w:id="22" w:author="Andrea Jenney" w:date="2026-08-07T10:40:00Z" w:initials="AJ">
    <w:p w14:paraId="2AD122D1" w14:textId="77777777" w:rsidR="00F2077C" w:rsidRDefault="00F2077C">
      <w:r>
        <w:annotationRef/>
      </w:r>
      <w:r w:rsidRPr="10F76E96">
        <w:t>where and when are the cloud scenes</w:t>
      </w:r>
    </w:p>
  </w:comment>
  <w:comment w:id="23" w:author="de Szoeke, Simon" w:date="2026-08-12T15:50:00Z" w:initials="dSS">
    <w:p w14:paraId="343173DC" w14:textId="77777777" w:rsidR="00F2077C" w:rsidRDefault="00F2077C" w:rsidP="008E6442">
      <w:r>
        <w:rPr>
          <w:rStyle w:val="CommentReference"/>
        </w:rPr>
        <w:annotationRef/>
      </w:r>
      <w:r>
        <w:rPr>
          <w:sz w:val="20"/>
          <w:szCs w:val="20"/>
        </w:rPr>
        <w:t>Jan 15 – Feb 19 12.5-16 °N, 60-49 ° W</w:t>
      </w:r>
    </w:p>
  </w:comment>
  <w:comment w:id="24" w:author="Andrea Jenney" w:date="2026-08-07T10:37:00Z" w:initials="AJ">
    <w:p w14:paraId="400AD120" w14:textId="77777777" w:rsidR="00CC4234" w:rsidRDefault="00CC4234">
      <w:r>
        <w:annotationRef/>
      </w:r>
      <w:r w:rsidRPr="7971680F">
        <w:t>?</w:t>
      </w:r>
    </w:p>
  </w:comment>
  <w:comment w:id="25" w:author="de Szoeke, Simon" w:date="2026-08-12T15:10:00Z" w:initials="dSS">
    <w:p w14:paraId="7A057DC8" w14:textId="77777777" w:rsidR="00CC4234" w:rsidRDefault="00CC4234" w:rsidP="009E2431">
      <w:r>
        <w:rPr>
          <w:rStyle w:val="CommentReference"/>
        </w:rPr>
        <w:annotationRef/>
      </w:r>
      <w:r>
        <w:rPr>
          <w:sz w:val="20"/>
          <w:szCs w:val="20"/>
        </w:rPr>
        <w:t>an whole other very simple model is proposed in a section of the methods. need to thread the needle how much we explain and/or rely on this if we're using it to calculate error bounds on the shallow CRE.</w:t>
      </w:r>
    </w:p>
  </w:comment>
  <w:comment w:id="26" w:author="Andrea Jenney" w:date="2026-08-07T11:24:00Z" w:initials="AJ">
    <w:p w14:paraId="2F462A0C" w14:textId="77777777" w:rsidR="00181F44" w:rsidRDefault="00600A2E" w:rsidP="00181F44">
      <w:pPr>
        <w:pStyle w:val="CommentText"/>
      </w:pPr>
      <w:r>
        <w:annotationRef/>
      </w:r>
      <w:r w:rsidR="00181F44">
        <w:t>your figure REFLALBEDO panel (b) makes it look like its around 20%?</w:t>
      </w:r>
    </w:p>
  </w:comment>
  <w:comment w:id="27" w:author="de Szoeke, Simon" w:date="2026-08-21T13:22:00Z" w:initials="Sd">
    <w:p w14:paraId="55E5D180" w14:textId="77777777" w:rsidR="00181F44" w:rsidRDefault="00181F44" w:rsidP="00181F44">
      <w:pPr>
        <w:pStyle w:val="CommentText"/>
      </w:pPr>
      <w:r>
        <w:rPr>
          <w:rStyle w:val="CommentReference"/>
        </w:rPr>
        <w:annotationRef/>
      </w:r>
      <w:r>
        <w:t>19%</w:t>
      </w:r>
    </w:p>
  </w:comment>
  <w:comment w:id="28" w:author="Andrea Jenney" w:date="2026-08-07T11:26:00Z" w:initials="AJ">
    <w:p w14:paraId="18155303" w14:textId="77777777" w:rsidR="00B96E16" w:rsidRDefault="00B96E16">
      <w:r>
        <w:annotationRef/>
      </w:r>
      <w:r w:rsidRPr="190419BD">
        <w:t>cite</w:t>
      </w:r>
    </w:p>
  </w:comment>
  <w:comment w:id="29" w:author="Andrea Jenney" w:date="2026-08-07T11:30:00Z" w:initials="AJ">
    <w:p w14:paraId="51BEA61F" w14:textId="2F10231E" w:rsidR="006F2842" w:rsidRDefault="00600A2E">
      <w:r>
        <w:annotationRef/>
      </w:r>
      <w:r w:rsidRPr="5DB3573B">
        <w:t>not following this paragraph</w:t>
      </w:r>
    </w:p>
  </w:comment>
  <w:comment w:id="30" w:author="de Szoeke, Simon" w:date="2026-08-13T10:55:00Z" w:initials="dSS">
    <w:p w14:paraId="3B4FEE6E" w14:textId="77777777" w:rsidR="002B3A92" w:rsidRDefault="002B3A92" w:rsidP="002B3A92">
      <w:r>
        <w:rPr>
          <w:rStyle w:val="CommentReference"/>
        </w:rPr>
        <w:annotationRef/>
      </w:r>
      <w:r>
        <w:rPr>
          <w:sz w:val="20"/>
          <w:szCs w:val="20"/>
        </w:rPr>
        <w:t>reorganized</w:t>
      </w:r>
    </w:p>
  </w:comment>
  <w:comment w:id="31" w:author="Andrea Jenney" w:date="2026-08-07T11:31:00Z" w:initials="AJ">
    <w:p w14:paraId="4B346E56" w14:textId="014C3FE5" w:rsidR="006F2842" w:rsidRDefault="00600A2E">
      <w:r>
        <w:annotationRef/>
      </w:r>
      <w:r w:rsidRPr="6EC7ED3B">
        <w:t>i thought subsidence was a necessary condition for th emaintenance of stratocumulus clouds. do you mean changes in subsidence?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9665A" w15:done="1"/>
  <w15:commentEx w15:paraId="0A8CAEF5" w15:done="1"/>
  <w15:commentEx w15:paraId="5220B2D6" w15:paraIdParent="0A8CAEF5" w15:done="1"/>
  <w15:commentEx w15:paraId="4B79A0AC" w15:done="0"/>
  <w15:commentEx w15:paraId="1415B3AA" w15:paraIdParent="4B79A0AC" w15:done="0"/>
  <w15:commentEx w15:paraId="6AADF733" w15:done="1"/>
  <w15:commentEx w15:paraId="3DF1CEC1" w15:done="1"/>
  <w15:commentEx w15:paraId="23CD85F8" w15:done="1"/>
  <w15:commentEx w15:paraId="3970CEFA" w15:paraIdParent="23CD85F8" w15:done="1"/>
  <w15:commentEx w15:paraId="2D4EC9CF" w15:done="1"/>
  <w15:commentEx w15:paraId="1980A59F" w15:paraIdParent="2D4EC9CF" w15:done="1"/>
  <w15:commentEx w15:paraId="044A7A38" w15:done="1"/>
  <w15:commentEx w15:paraId="1ECB2CCB" w15:paraIdParent="044A7A38" w15:done="1"/>
  <w15:commentEx w15:paraId="2361970F" w15:done="0"/>
  <w15:commentEx w15:paraId="71ECDC4F" w15:paraIdParent="2361970F" w15:done="0"/>
  <w15:commentEx w15:paraId="26CCB5F1" w15:done="0"/>
  <w15:commentEx w15:paraId="166CA01E" w15:paraIdParent="26CCB5F1" w15:done="0"/>
  <w15:commentEx w15:paraId="60474FE6" w15:done="1"/>
  <w15:commentEx w15:paraId="2AD122D1" w15:done="1"/>
  <w15:commentEx w15:paraId="343173DC" w15:paraIdParent="2AD122D1" w15:done="1"/>
  <w15:commentEx w15:paraId="400AD120" w15:done="0"/>
  <w15:commentEx w15:paraId="7A057DC8" w15:paraIdParent="400AD120" w15:done="0"/>
  <w15:commentEx w15:paraId="2F462A0C" w15:done="1"/>
  <w15:commentEx w15:paraId="55E5D180" w15:paraIdParent="2F462A0C" w15:done="1"/>
  <w15:commentEx w15:paraId="18155303" w15:done="0"/>
  <w15:commentEx w15:paraId="51BEA61F" w15:done="1"/>
  <w15:commentEx w15:paraId="3B4FEE6E" w15:paraIdParent="51BEA61F" w15:done="1"/>
  <w15:commentEx w15:paraId="4B346E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AECF79" w16cex:dateUtc="2026-08-06T17:00:00Z">
    <w16cex:extLst>
      <w16:ext w16:uri="{CE6994B0-6A32-4C9F-8C6B-6E91EDA988CE}">
        <cr:reactions xmlns:cr="http://schemas.microsoft.com/office/comments/2020/reactions">
          <cr:reaction reactionType="1">
            <cr:reactionInfo dateUtc="2026-08-12T21:38:12Z">
              <cr:user userId="S::deszoeks@oregonstate.edu::2a772c8a-8ee4-4018-9aea-1f1b0a725b5f" userProvider="AD" userName="de Szoeke, Simon"/>
            </cr:reactionInfo>
          </cr:reaction>
        </cr:reactions>
      </w16:ext>
    </w16cex:extLst>
  </w16cex:commentExtensible>
  <w16cex:commentExtensible w16cex:durableId="2546D5B5" w16cex:dateUtc="2026-08-06T17:07:00Z"/>
  <w16cex:commentExtensible w16cex:durableId="48A902C4" w16cex:dateUtc="2026-08-12T21:42:00Z"/>
  <w16cex:commentExtensible w16cex:durableId="73706FC4" w16cex:dateUtc="2026-08-06T17:08:00Z"/>
  <w16cex:commentExtensible w16cex:durableId="44F9CE20" w16cex:dateUtc="2026-08-12T21:46:00Z"/>
  <w16cex:commentExtensible w16cex:durableId="3A760EB8" w16cex:dateUtc="2026-08-06T17:08:00Z"/>
  <w16cex:commentExtensible w16cex:durableId="12E8AEB6" w16cex:dateUtc="2026-08-06T17:04:00Z"/>
  <w16cex:commentExtensible w16cex:durableId="37022CE4" w16cex:dateUtc="2026-08-07T17:21:00Z"/>
  <w16cex:commentExtensible w16cex:durableId="37ECF243" w16cex:dateUtc="2026-08-12T21:56:00Z"/>
  <w16cex:commentExtensible w16cex:durableId="43695E8A" w16cex:dateUtc="2026-08-07T17:50:00Z"/>
  <w16cex:commentExtensible w16cex:durableId="63827D52" w16cex:dateUtc="2026-08-12T23:08:00Z"/>
  <w16cex:commentExtensible w16cex:durableId="69069A14" w16cex:dateUtc="2026-08-07T18:02:00Z"/>
  <w16cex:commentExtensible w16cex:durableId="7B9E1198" w16cex:dateUtc="2026-08-13T00:00:00Z"/>
  <w16cex:commentExtensible w16cex:durableId="0DAA0A2F" w16cex:dateUtc="2026-08-07T17:44:00Z"/>
  <w16cex:commentExtensible w16cex:durableId="2D585A1F" w16cex:dateUtc="2026-08-12T22:27:00Z"/>
  <w16cex:commentExtensible w16cex:durableId="40B91F84" w16cex:dateUtc="2026-08-07T17:47:00Z"/>
  <w16cex:commentExtensible w16cex:durableId="71EC57E0" w16cex:dateUtc="2026-08-12T22:36:00Z"/>
  <w16cex:commentExtensible w16cex:durableId="76CC7473" w16cex:dateUtc="2026-08-07T17:49:00Z"/>
  <w16cex:commentExtensible w16cex:durableId="5DF071AF" w16cex:dateUtc="2026-08-07T17:40:00Z"/>
  <w16cex:commentExtensible w16cex:durableId="456391D5" w16cex:dateUtc="2026-08-12T22:50:00Z"/>
  <w16cex:commentExtensible w16cex:durableId="4EC76CE2" w16cex:dateUtc="2026-08-07T17:37:00Z"/>
  <w16cex:commentExtensible w16cex:durableId="5B37E9E6" w16cex:dateUtc="2026-08-12T22:10:00Z"/>
  <w16cex:commentExtensible w16cex:durableId="5394081F" w16cex:dateUtc="2026-08-07T18:24:00Z"/>
  <w16cex:commentExtensible w16cex:durableId="478AA898" w16cex:dateUtc="2026-08-21T20:22:00Z"/>
  <w16cex:commentExtensible w16cex:durableId="0C840404" w16cex:dateUtc="2026-08-07T18:26:00Z"/>
  <w16cex:commentExtensible w16cex:durableId="14A5882E" w16cex:dateUtc="2026-08-07T18:30:00Z"/>
  <w16cex:commentExtensible w16cex:durableId="7363E678" w16cex:dateUtc="2026-08-13T17:55:00Z"/>
  <w16cex:commentExtensible w16cex:durableId="1015D122" w16cex:dateUtc="2026-08-07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9665A" w16cid:durableId="0DAECF79"/>
  <w16cid:commentId w16cid:paraId="0A8CAEF5" w16cid:durableId="2546D5B5"/>
  <w16cid:commentId w16cid:paraId="5220B2D6" w16cid:durableId="48A902C4"/>
  <w16cid:commentId w16cid:paraId="4B79A0AC" w16cid:durableId="73706FC4"/>
  <w16cid:commentId w16cid:paraId="1415B3AA" w16cid:durableId="44F9CE20"/>
  <w16cid:commentId w16cid:paraId="6AADF733" w16cid:durableId="3A760EB8"/>
  <w16cid:commentId w16cid:paraId="3DF1CEC1" w16cid:durableId="12E8AEB6"/>
  <w16cid:commentId w16cid:paraId="23CD85F8" w16cid:durableId="37022CE4"/>
  <w16cid:commentId w16cid:paraId="3970CEFA" w16cid:durableId="37ECF243"/>
  <w16cid:commentId w16cid:paraId="2D4EC9CF" w16cid:durableId="43695E8A"/>
  <w16cid:commentId w16cid:paraId="1980A59F" w16cid:durableId="63827D52"/>
  <w16cid:commentId w16cid:paraId="044A7A38" w16cid:durableId="69069A14"/>
  <w16cid:commentId w16cid:paraId="1ECB2CCB" w16cid:durableId="7B9E1198"/>
  <w16cid:commentId w16cid:paraId="2361970F" w16cid:durableId="0DAA0A2F"/>
  <w16cid:commentId w16cid:paraId="71ECDC4F" w16cid:durableId="2D585A1F"/>
  <w16cid:commentId w16cid:paraId="26CCB5F1" w16cid:durableId="40B91F84"/>
  <w16cid:commentId w16cid:paraId="166CA01E" w16cid:durableId="71EC57E0"/>
  <w16cid:commentId w16cid:paraId="60474FE6" w16cid:durableId="76CC7473"/>
  <w16cid:commentId w16cid:paraId="2AD122D1" w16cid:durableId="5DF071AF"/>
  <w16cid:commentId w16cid:paraId="343173DC" w16cid:durableId="456391D5"/>
  <w16cid:commentId w16cid:paraId="400AD120" w16cid:durableId="4EC76CE2"/>
  <w16cid:commentId w16cid:paraId="7A057DC8" w16cid:durableId="5B37E9E6"/>
  <w16cid:commentId w16cid:paraId="2F462A0C" w16cid:durableId="5394081F"/>
  <w16cid:commentId w16cid:paraId="55E5D180" w16cid:durableId="478AA898"/>
  <w16cid:commentId w16cid:paraId="18155303" w16cid:durableId="0C840404"/>
  <w16cid:commentId w16cid:paraId="51BEA61F" w16cid:durableId="14A5882E"/>
  <w16cid:commentId w16cid:paraId="3B4FEE6E" w16cid:durableId="7363E678"/>
  <w16cid:commentId w16cid:paraId="4B346E56" w16cid:durableId="1015D1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2E60" w14:textId="77777777" w:rsidR="006B3E3A" w:rsidRDefault="006B3E3A" w:rsidP="005D1914">
      <w:pPr>
        <w:spacing w:after="0" w:line="240" w:lineRule="auto"/>
      </w:pPr>
      <w:r>
        <w:separator/>
      </w:r>
    </w:p>
  </w:endnote>
  <w:endnote w:type="continuationSeparator" w:id="0">
    <w:p w14:paraId="2FEF1588" w14:textId="77777777" w:rsidR="006B3E3A" w:rsidRDefault="006B3E3A" w:rsidP="005D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Aptos Narrow">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047267"/>
      <w:docPartObj>
        <w:docPartGallery w:val="Page Numbers (Bottom of Page)"/>
        <w:docPartUnique/>
      </w:docPartObj>
    </w:sdtPr>
    <w:sdtEndPr>
      <w:rPr>
        <w:noProof/>
      </w:rPr>
    </w:sdtEndPr>
    <w:sdtContent>
      <w:p w14:paraId="3C891C77" w14:textId="1274A8CE" w:rsidR="005D1914" w:rsidRDefault="005D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5ACC3" w14:textId="77777777" w:rsidR="005D1914" w:rsidRDefault="005D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0BC30" w14:textId="77777777" w:rsidR="006B3E3A" w:rsidRDefault="006B3E3A" w:rsidP="005D1914">
      <w:pPr>
        <w:spacing w:after="0" w:line="240" w:lineRule="auto"/>
      </w:pPr>
      <w:r>
        <w:separator/>
      </w:r>
    </w:p>
  </w:footnote>
  <w:footnote w:type="continuationSeparator" w:id="0">
    <w:p w14:paraId="2C060123" w14:textId="77777777" w:rsidR="006B3E3A" w:rsidRDefault="006B3E3A" w:rsidP="005D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AA22" w14:textId="77777777" w:rsidR="009E46E0" w:rsidRDefault="009E4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 Szoeke, Simon">
    <w15:presenceInfo w15:providerId="AD" w15:userId="S::deszoeks@oregonstate.edu::2a772c8a-8ee4-4018-9aea-1f1b0a725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10B8"/>
    <w:rsid w:val="000024F1"/>
    <w:rsid w:val="00002DFE"/>
    <w:rsid w:val="00007C71"/>
    <w:rsid w:val="000105FD"/>
    <w:rsid w:val="000112E9"/>
    <w:rsid w:val="00020310"/>
    <w:rsid w:val="0002076A"/>
    <w:rsid w:val="0002517A"/>
    <w:rsid w:val="00031814"/>
    <w:rsid w:val="00034361"/>
    <w:rsid w:val="00034DB9"/>
    <w:rsid w:val="00042864"/>
    <w:rsid w:val="00044214"/>
    <w:rsid w:val="00046B2B"/>
    <w:rsid w:val="00051801"/>
    <w:rsid w:val="00053D7F"/>
    <w:rsid w:val="00055AEB"/>
    <w:rsid w:val="00060C29"/>
    <w:rsid w:val="0006500E"/>
    <w:rsid w:val="000712D3"/>
    <w:rsid w:val="00071A99"/>
    <w:rsid w:val="00071F04"/>
    <w:rsid w:val="00072B9D"/>
    <w:rsid w:val="000811BA"/>
    <w:rsid w:val="000861F1"/>
    <w:rsid w:val="000934D8"/>
    <w:rsid w:val="00097B63"/>
    <w:rsid w:val="000A1B6B"/>
    <w:rsid w:val="000A6BC4"/>
    <w:rsid w:val="000A77CD"/>
    <w:rsid w:val="000B0414"/>
    <w:rsid w:val="000D5984"/>
    <w:rsid w:val="000D7553"/>
    <w:rsid w:val="000E0D0F"/>
    <w:rsid w:val="000E1686"/>
    <w:rsid w:val="000F250C"/>
    <w:rsid w:val="000F4542"/>
    <w:rsid w:val="000F6B7E"/>
    <w:rsid w:val="000F6BBF"/>
    <w:rsid w:val="001032B1"/>
    <w:rsid w:val="00106684"/>
    <w:rsid w:val="00111A45"/>
    <w:rsid w:val="00112A94"/>
    <w:rsid w:val="0011345F"/>
    <w:rsid w:val="00113A61"/>
    <w:rsid w:val="0011468E"/>
    <w:rsid w:val="00115094"/>
    <w:rsid w:val="001246F5"/>
    <w:rsid w:val="001304E5"/>
    <w:rsid w:val="0013104B"/>
    <w:rsid w:val="00135362"/>
    <w:rsid w:val="0013760C"/>
    <w:rsid w:val="00145302"/>
    <w:rsid w:val="001470B6"/>
    <w:rsid w:val="00147DB0"/>
    <w:rsid w:val="0015371A"/>
    <w:rsid w:val="00161E75"/>
    <w:rsid w:val="00162A77"/>
    <w:rsid w:val="00167769"/>
    <w:rsid w:val="00172408"/>
    <w:rsid w:val="001766E4"/>
    <w:rsid w:val="001802CF"/>
    <w:rsid w:val="00181463"/>
    <w:rsid w:val="00181F44"/>
    <w:rsid w:val="0018361B"/>
    <w:rsid w:val="00184A45"/>
    <w:rsid w:val="001928FF"/>
    <w:rsid w:val="00196410"/>
    <w:rsid w:val="001A2ED7"/>
    <w:rsid w:val="001A7494"/>
    <w:rsid w:val="001A7E91"/>
    <w:rsid w:val="001B24ED"/>
    <w:rsid w:val="001B34C8"/>
    <w:rsid w:val="001B6269"/>
    <w:rsid w:val="001B7B0A"/>
    <w:rsid w:val="001C327A"/>
    <w:rsid w:val="001C33A6"/>
    <w:rsid w:val="001C68D5"/>
    <w:rsid w:val="001D3BA4"/>
    <w:rsid w:val="001D4B88"/>
    <w:rsid w:val="001D72AF"/>
    <w:rsid w:val="001E6129"/>
    <w:rsid w:val="001E6457"/>
    <w:rsid w:val="001E7420"/>
    <w:rsid w:val="001F40E7"/>
    <w:rsid w:val="001F42E6"/>
    <w:rsid w:val="002004DA"/>
    <w:rsid w:val="00200C25"/>
    <w:rsid w:val="00205603"/>
    <w:rsid w:val="0020666A"/>
    <w:rsid w:val="002071AC"/>
    <w:rsid w:val="002177AF"/>
    <w:rsid w:val="00221F2D"/>
    <w:rsid w:val="00225730"/>
    <w:rsid w:val="0022663A"/>
    <w:rsid w:val="00232275"/>
    <w:rsid w:val="00234D6F"/>
    <w:rsid w:val="00242621"/>
    <w:rsid w:val="00242DA2"/>
    <w:rsid w:val="00242E6C"/>
    <w:rsid w:val="00245FB5"/>
    <w:rsid w:val="00254465"/>
    <w:rsid w:val="00254664"/>
    <w:rsid w:val="002600EC"/>
    <w:rsid w:val="002639C0"/>
    <w:rsid w:val="00263F40"/>
    <w:rsid w:val="0027301B"/>
    <w:rsid w:val="00273D37"/>
    <w:rsid w:val="00276C53"/>
    <w:rsid w:val="0028256F"/>
    <w:rsid w:val="002834D1"/>
    <w:rsid w:val="002838CD"/>
    <w:rsid w:val="002876E8"/>
    <w:rsid w:val="00287AD9"/>
    <w:rsid w:val="00292BCF"/>
    <w:rsid w:val="00295C0E"/>
    <w:rsid w:val="00296766"/>
    <w:rsid w:val="00296A47"/>
    <w:rsid w:val="002A5FF9"/>
    <w:rsid w:val="002B3094"/>
    <w:rsid w:val="002B3A92"/>
    <w:rsid w:val="002C2F27"/>
    <w:rsid w:val="002C7264"/>
    <w:rsid w:val="002D1FBA"/>
    <w:rsid w:val="002E0CDF"/>
    <w:rsid w:val="002E1EF4"/>
    <w:rsid w:val="002E2EB0"/>
    <w:rsid w:val="002E3C6E"/>
    <w:rsid w:val="002F0A92"/>
    <w:rsid w:val="002F57C8"/>
    <w:rsid w:val="00300074"/>
    <w:rsid w:val="0030312D"/>
    <w:rsid w:val="00303877"/>
    <w:rsid w:val="00305AC0"/>
    <w:rsid w:val="00310D50"/>
    <w:rsid w:val="003118BD"/>
    <w:rsid w:val="00316D7A"/>
    <w:rsid w:val="003175B7"/>
    <w:rsid w:val="003233B2"/>
    <w:rsid w:val="00333275"/>
    <w:rsid w:val="00334816"/>
    <w:rsid w:val="00346F76"/>
    <w:rsid w:val="003526B3"/>
    <w:rsid w:val="003534F2"/>
    <w:rsid w:val="003545A3"/>
    <w:rsid w:val="00357EBD"/>
    <w:rsid w:val="00357FCD"/>
    <w:rsid w:val="00360508"/>
    <w:rsid w:val="003612B8"/>
    <w:rsid w:val="00361790"/>
    <w:rsid w:val="00361CA1"/>
    <w:rsid w:val="0036297F"/>
    <w:rsid w:val="00365F0B"/>
    <w:rsid w:val="003665E6"/>
    <w:rsid w:val="00367565"/>
    <w:rsid w:val="00377F24"/>
    <w:rsid w:val="00381078"/>
    <w:rsid w:val="003829F3"/>
    <w:rsid w:val="003831FE"/>
    <w:rsid w:val="00383529"/>
    <w:rsid w:val="0038453D"/>
    <w:rsid w:val="00386298"/>
    <w:rsid w:val="00387453"/>
    <w:rsid w:val="00390E10"/>
    <w:rsid w:val="0039250F"/>
    <w:rsid w:val="003932F0"/>
    <w:rsid w:val="00395F01"/>
    <w:rsid w:val="003960A4"/>
    <w:rsid w:val="003A1AA2"/>
    <w:rsid w:val="003A2BBB"/>
    <w:rsid w:val="003A6312"/>
    <w:rsid w:val="003B1BDD"/>
    <w:rsid w:val="003B5742"/>
    <w:rsid w:val="003C6DC5"/>
    <w:rsid w:val="003C7C3F"/>
    <w:rsid w:val="003C7D2A"/>
    <w:rsid w:val="003C7E03"/>
    <w:rsid w:val="003D5768"/>
    <w:rsid w:val="003D6D61"/>
    <w:rsid w:val="003E084C"/>
    <w:rsid w:val="003E73CA"/>
    <w:rsid w:val="003E76DE"/>
    <w:rsid w:val="003F1ED0"/>
    <w:rsid w:val="003F44AF"/>
    <w:rsid w:val="003F560E"/>
    <w:rsid w:val="00401D52"/>
    <w:rsid w:val="00402540"/>
    <w:rsid w:val="0040399F"/>
    <w:rsid w:val="00406ADC"/>
    <w:rsid w:val="0040741E"/>
    <w:rsid w:val="00410995"/>
    <w:rsid w:val="0041152E"/>
    <w:rsid w:val="00412B65"/>
    <w:rsid w:val="00416ADC"/>
    <w:rsid w:val="00424ADE"/>
    <w:rsid w:val="004323C3"/>
    <w:rsid w:val="00434BD3"/>
    <w:rsid w:val="004352EE"/>
    <w:rsid w:val="0043681C"/>
    <w:rsid w:val="00437010"/>
    <w:rsid w:val="00437C85"/>
    <w:rsid w:val="00440DE8"/>
    <w:rsid w:val="00442E7F"/>
    <w:rsid w:val="00445B91"/>
    <w:rsid w:val="00445DC8"/>
    <w:rsid w:val="0046105B"/>
    <w:rsid w:val="00463867"/>
    <w:rsid w:val="00465E51"/>
    <w:rsid w:val="00466BA1"/>
    <w:rsid w:val="004702D1"/>
    <w:rsid w:val="00472E3F"/>
    <w:rsid w:val="00474AA1"/>
    <w:rsid w:val="00475A0F"/>
    <w:rsid w:val="00477B82"/>
    <w:rsid w:val="00477BD5"/>
    <w:rsid w:val="00480606"/>
    <w:rsid w:val="00480A58"/>
    <w:rsid w:val="00483D35"/>
    <w:rsid w:val="00485B82"/>
    <w:rsid w:val="00487891"/>
    <w:rsid w:val="00492E3B"/>
    <w:rsid w:val="004A5022"/>
    <w:rsid w:val="004B2465"/>
    <w:rsid w:val="004B2ED9"/>
    <w:rsid w:val="004B55D0"/>
    <w:rsid w:val="004B6545"/>
    <w:rsid w:val="004C2091"/>
    <w:rsid w:val="004C27DD"/>
    <w:rsid w:val="004D650A"/>
    <w:rsid w:val="004D7C5B"/>
    <w:rsid w:val="004E17B2"/>
    <w:rsid w:val="004E3632"/>
    <w:rsid w:val="004E7A5E"/>
    <w:rsid w:val="004F0032"/>
    <w:rsid w:val="004F00D6"/>
    <w:rsid w:val="004F0AC4"/>
    <w:rsid w:val="004F3BE2"/>
    <w:rsid w:val="004F5B31"/>
    <w:rsid w:val="00501794"/>
    <w:rsid w:val="00505F38"/>
    <w:rsid w:val="0050652A"/>
    <w:rsid w:val="0051612E"/>
    <w:rsid w:val="00524AC1"/>
    <w:rsid w:val="00530059"/>
    <w:rsid w:val="00534B0C"/>
    <w:rsid w:val="00541DD3"/>
    <w:rsid w:val="005459C1"/>
    <w:rsid w:val="005500F8"/>
    <w:rsid w:val="00550467"/>
    <w:rsid w:val="0055084D"/>
    <w:rsid w:val="00553AD1"/>
    <w:rsid w:val="00554F6F"/>
    <w:rsid w:val="005628AC"/>
    <w:rsid w:val="0056396C"/>
    <w:rsid w:val="0056538D"/>
    <w:rsid w:val="00570B2D"/>
    <w:rsid w:val="005718D2"/>
    <w:rsid w:val="00571CD6"/>
    <w:rsid w:val="00573F78"/>
    <w:rsid w:val="00576BF6"/>
    <w:rsid w:val="005778E5"/>
    <w:rsid w:val="00583A32"/>
    <w:rsid w:val="00583AA5"/>
    <w:rsid w:val="0058481D"/>
    <w:rsid w:val="005857D4"/>
    <w:rsid w:val="00590118"/>
    <w:rsid w:val="00596625"/>
    <w:rsid w:val="005969CC"/>
    <w:rsid w:val="005975C1"/>
    <w:rsid w:val="005A37F1"/>
    <w:rsid w:val="005A4A14"/>
    <w:rsid w:val="005B2CCA"/>
    <w:rsid w:val="005B6A45"/>
    <w:rsid w:val="005B720D"/>
    <w:rsid w:val="005B7EBD"/>
    <w:rsid w:val="005C2428"/>
    <w:rsid w:val="005C66F7"/>
    <w:rsid w:val="005D1914"/>
    <w:rsid w:val="005D665E"/>
    <w:rsid w:val="005E3549"/>
    <w:rsid w:val="005E65D7"/>
    <w:rsid w:val="005F290D"/>
    <w:rsid w:val="005F756B"/>
    <w:rsid w:val="00600A2E"/>
    <w:rsid w:val="00601D3E"/>
    <w:rsid w:val="00602D85"/>
    <w:rsid w:val="00605647"/>
    <w:rsid w:val="0060635A"/>
    <w:rsid w:val="006130D0"/>
    <w:rsid w:val="0063263F"/>
    <w:rsid w:val="00632E62"/>
    <w:rsid w:val="0063392C"/>
    <w:rsid w:val="006368EC"/>
    <w:rsid w:val="006406DD"/>
    <w:rsid w:val="006418D2"/>
    <w:rsid w:val="00641B33"/>
    <w:rsid w:val="00642592"/>
    <w:rsid w:val="006433E8"/>
    <w:rsid w:val="0064383A"/>
    <w:rsid w:val="00645F3A"/>
    <w:rsid w:val="00650407"/>
    <w:rsid w:val="00651189"/>
    <w:rsid w:val="00662C47"/>
    <w:rsid w:val="00665E51"/>
    <w:rsid w:val="00667502"/>
    <w:rsid w:val="006704DD"/>
    <w:rsid w:val="00673354"/>
    <w:rsid w:val="006745A6"/>
    <w:rsid w:val="006756AD"/>
    <w:rsid w:val="00677A33"/>
    <w:rsid w:val="0068017A"/>
    <w:rsid w:val="00683ABB"/>
    <w:rsid w:val="00683E58"/>
    <w:rsid w:val="0068433B"/>
    <w:rsid w:val="00687D95"/>
    <w:rsid w:val="00690766"/>
    <w:rsid w:val="00695379"/>
    <w:rsid w:val="00695D0C"/>
    <w:rsid w:val="00697DC6"/>
    <w:rsid w:val="006A04E5"/>
    <w:rsid w:val="006A1505"/>
    <w:rsid w:val="006A7240"/>
    <w:rsid w:val="006A7C02"/>
    <w:rsid w:val="006B0C71"/>
    <w:rsid w:val="006B0FAD"/>
    <w:rsid w:val="006B1C10"/>
    <w:rsid w:val="006B3E3A"/>
    <w:rsid w:val="006B5412"/>
    <w:rsid w:val="006C0992"/>
    <w:rsid w:val="006C1E1C"/>
    <w:rsid w:val="006C7239"/>
    <w:rsid w:val="006C78D9"/>
    <w:rsid w:val="006D362B"/>
    <w:rsid w:val="006D3E18"/>
    <w:rsid w:val="006D55CA"/>
    <w:rsid w:val="006D5626"/>
    <w:rsid w:val="006E0214"/>
    <w:rsid w:val="006E3283"/>
    <w:rsid w:val="006E78F2"/>
    <w:rsid w:val="006E7D72"/>
    <w:rsid w:val="006F074F"/>
    <w:rsid w:val="006F2842"/>
    <w:rsid w:val="007004E7"/>
    <w:rsid w:val="00700546"/>
    <w:rsid w:val="00702069"/>
    <w:rsid w:val="00710CAA"/>
    <w:rsid w:val="00711C1C"/>
    <w:rsid w:val="0071215D"/>
    <w:rsid w:val="0071318B"/>
    <w:rsid w:val="007142CE"/>
    <w:rsid w:val="00715179"/>
    <w:rsid w:val="00717C8F"/>
    <w:rsid w:val="007201B1"/>
    <w:rsid w:val="0072338D"/>
    <w:rsid w:val="007263F1"/>
    <w:rsid w:val="00733D3D"/>
    <w:rsid w:val="00736727"/>
    <w:rsid w:val="0074127A"/>
    <w:rsid w:val="00746309"/>
    <w:rsid w:val="007514D0"/>
    <w:rsid w:val="00757C03"/>
    <w:rsid w:val="00766D5D"/>
    <w:rsid w:val="007701F8"/>
    <w:rsid w:val="0077169F"/>
    <w:rsid w:val="00771E52"/>
    <w:rsid w:val="00783252"/>
    <w:rsid w:val="0078798B"/>
    <w:rsid w:val="00790101"/>
    <w:rsid w:val="00790358"/>
    <w:rsid w:val="00792579"/>
    <w:rsid w:val="00793833"/>
    <w:rsid w:val="0079384E"/>
    <w:rsid w:val="00793FA5"/>
    <w:rsid w:val="00796156"/>
    <w:rsid w:val="007967EF"/>
    <w:rsid w:val="007A5316"/>
    <w:rsid w:val="007A5D4B"/>
    <w:rsid w:val="007B3AF4"/>
    <w:rsid w:val="007B59ED"/>
    <w:rsid w:val="007B690B"/>
    <w:rsid w:val="007C1009"/>
    <w:rsid w:val="007C14C6"/>
    <w:rsid w:val="007D05B4"/>
    <w:rsid w:val="007D0989"/>
    <w:rsid w:val="007D4131"/>
    <w:rsid w:val="007D4D1A"/>
    <w:rsid w:val="007D6DB9"/>
    <w:rsid w:val="007E06D0"/>
    <w:rsid w:val="007E0C76"/>
    <w:rsid w:val="007E0ED9"/>
    <w:rsid w:val="007E3B0C"/>
    <w:rsid w:val="007E5C17"/>
    <w:rsid w:val="007E5F82"/>
    <w:rsid w:val="007E7E57"/>
    <w:rsid w:val="007F06E9"/>
    <w:rsid w:val="00800F8C"/>
    <w:rsid w:val="00811106"/>
    <w:rsid w:val="00813E67"/>
    <w:rsid w:val="008163BA"/>
    <w:rsid w:val="00824579"/>
    <w:rsid w:val="00825278"/>
    <w:rsid w:val="00825FA6"/>
    <w:rsid w:val="0082606A"/>
    <w:rsid w:val="0082720B"/>
    <w:rsid w:val="00834B9F"/>
    <w:rsid w:val="00834BBF"/>
    <w:rsid w:val="00835F5F"/>
    <w:rsid w:val="0084408D"/>
    <w:rsid w:val="00844425"/>
    <w:rsid w:val="008469BF"/>
    <w:rsid w:val="008576AC"/>
    <w:rsid w:val="00862990"/>
    <w:rsid w:val="008766AC"/>
    <w:rsid w:val="0087797E"/>
    <w:rsid w:val="00880787"/>
    <w:rsid w:val="00881721"/>
    <w:rsid w:val="00882DC6"/>
    <w:rsid w:val="00884657"/>
    <w:rsid w:val="0089143E"/>
    <w:rsid w:val="00891DAE"/>
    <w:rsid w:val="00892C83"/>
    <w:rsid w:val="008976D9"/>
    <w:rsid w:val="008A330B"/>
    <w:rsid w:val="008A3C62"/>
    <w:rsid w:val="008A50A7"/>
    <w:rsid w:val="008B6282"/>
    <w:rsid w:val="008B660B"/>
    <w:rsid w:val="008C173D"/>
    <w:rsid w:val="008C3448"/>
    <w:rsid w:val="008C5024"/>
    <w:rsid w:val="008C520E"/>
    <w:rsid w:val="008E1ECB"/>
    <w:rsid w:val="008E49C2"/>
    <w:rsid w:val="008E4D0D"/>
    <w:rsid w:val="008E6442"/>
    <w:rsid w:val="008E79ED"/>
    <w:rsid w:val="008F047A"/>
    <w:rsid w:val="008F5B61"/>
    <w:rsid w:val="00900687"/>
    <w:rsid w:val="009020F6"/>
    <w:rsid w:val="00903226"/>
    <w:rsid w:val="00905786"/>
    <w:rsid w:val="00907250"/>
    <w:rsid w:val="009105FB"/>
    <w:rsid w:val="00913636"/>
    <w:rsid w:val="009138FA"/>
    <w:rsid w:val="00913FC6"/>
    <w:rsid w:val="00914243"/>
    <w:rsid w:val="009179F7"/>
    <w:rsid w:val="009219E1"/>
    <w:rsid w:val="0092565A"/>
    <w:rsid w:val="00933A1B"/>
    <w:rsid w:val="00933BCB"/>
    <w:rsid w:val="00934C70"/>
    <w:rsid w:val="00936EB2"/>
    <w:rsid w:val="00937BDB"/>
    <w:rsid w:val="00937D3F"/>
    <w:rsid w:val="00943AC2"/>
    <w:rsid w:val="00945FD1"/>
    <w:rsid w:val="00947681"/>
    <w:rsid w:val="00952A89"/>
    <w:rsid w:val="00961365"/>
    <w:rsid w:val="009616E4"/>
    <w:rsid w:val="00961C25"/>
    <w:rsid w:val="00966CD5"/>
    <w:rsid w:val="00967E3C"/>
    <w:rsid w:val="009712DF"/>
    <w:rsid w:val="009728F4"/>
    <w:rsid w:val="00975E08"/>
    <w:rsid w:val="009769E3"/>
    <w:rsid w:val="00985299"/>
    <w:rsid w:val="00987BA2"/>
    <w:rsid w:val="00991E63"/>
    <w:rsid w:val="00992484"/>
    <w:rsid w:val="00994FB0"/>
    <w:rsid w:val="00995877"/>
    <w:rsid w:val="009A5434"/>
    <w:rsid w:val="009A7FF8"/>
    <w:rsid w:val="009B2C7E"/>
    <w:rsid w:val="009B48DD"/>
    <w:rsid w:val="009B765F"/>
    <w:rsid w:val="009B7EFF"/>
    <w:rsid w:val="009D541F"/>
    <w:rsid w:val="009E1FD2"/>
    <w:rsid w:val="009E2431"/>
    <w:rsid w:val="009E3302"/>
    <w:rsid w:val="009E3C71"/>
    <w:rsid w:val="009E3FDB"/>
    <w:rsid w:val="009E426D"/>
    <w:rsid w:val="009E46E0"/>
    <w:rsid w:val="009E7640"/>
    <w:rsid w:val="009F329B"/>
    <w:rsid w:val="009F34D0"/>
    <w:rsid w:val="009F3AC1"/>
    <w:rsid w:val="009F7889"/>
    <w:rsid w:val="00A011D9"/>
    <w:rsid w:val="00A074CA"/>
    <w:rsid w:val="00A169E3"/>
    <w:rsid w:val="00A16F81"/>
    <w:rsid w:val="00A34FF6"/>
    <w:rsid w:val="00A37275"/>
    <w:rsid w:val="00A43204"/>
    <w:rsid w:val="00A43637"/>
    <w:rsid w:val="00A43C24"/>
    <w:rsid w:val="00A44BB4"/>
    <w:rsid w:val="00A5216C"/>
    <w:rsid w:val="00A52E3C"/>
    <w:rsid w:val="00A54E64"/>
    <w:rsid w:val="00A61F80"/>
    <w:rsid w:val="00A8352B"/>
    <w:rsid w:val="00A85238"/>
    <w:rsid w:val="00A8775D"/>
    <w:rsid w:val="00A90957"/>
    <w:rsid w:val="00A9323A"/>
    <w:rsid w:val="00A97B1E"/>
    <w:rsid w:val="00AA0C2D"/>
    <w:rsid w:val="00AB12F2"/>
    <w:rsid w:val="00AB41BA"/>
    <w:rsid w:val="00AB60E1"/>
    <w:rsid w:val="00AC1010"/>
    <w:rsid w:val="00AC3000"/>
    <w:rsid w:val="00AE5858"/>
    <w:rsid w:val="00AF16E4"/>
    <w:rsid w:val="00AF1718"/>
    <w:rsid w:val="00AF2B88"/>
    <w:rsid w:val="00AF689C"/>
    <w:rsid w:val="00AF7F9E"/>
    <w:rsid w:val="00B0061A"/>
    <w:rsid w:val="00B026EE"/>
    <w:rsid w:val="00B02B30"/>
    <w:rsid w:val="00B04B78"/>
    <w:rsid w:val="00B04C00"/>
    <w:rsid w:val="00B04E40"/>
    <w:rsid w:val="00B05A3E"/>
    <w:rsid w:val="00B06E6E"/>
    <w:rsid w:val="00B07A18"/>
    <w:rsid w:val="00B10DA5"/>
    <w:rsid w:val="00B15D60"/>
    <w:rsid w:val="00B16BCD"/>
    <w:rsid w:val="00B1766A"/>
    <w:rsid w:val="00B244E4"/>
    <w:rsid w:val="00B30C1B"/>
    <w:rsid w:val="00B334DA"/>
    <w:rsid w:val="00B3434E"/>
    <w:rsid w:val="00B42FB7"/>
    <w:rsid w:val="00B4556F"/>
    <w:rsid w:val="00B46610"/>
    <w:rsid w:val="00B50765"/>
    <w:rsid w:val="00B51378"/>
    <w:rsid w:val="00B523FB"/>
    <w:rsid w:val="00B53E44"/>
    <w:rsid w:val="00B556B5"/>
    <w:rsid w:val="00B561F4"/>
    <w:rsid w:val="00B56B20"/>
    <w:rsid w:val="00B609C7"/>
    <w:rsid w:val="00B70367"/>
    <w:rsid w:val="00B71FA7"/>
    <w:rsid w:val="00B7334B"/>
    <w:rsid w:val="00B73CD6"/>
    <w:rsid w:val="00B809F4"/>
    <w:rsid w:val="00B82360"/>
    <w:rsid w:val="00B836E4"/>
    <w:rsid w:val="00B8395C"/>
    <w:rsid w:val="00B94CB8"/>
    <w:rsid w:val="00B957BD"/>
    <w:rsid w:val="00B96E16"/>
    <w:rsid w:val="00BA0150"/>
    <w:rsid w:val="00BA6239"/>
    <w:rsid w:val="00BB0B27"/>
    <w:rsid w:val="00BB2D05"/>
    <w:rsid w:val="00BB5A28"/>
    <w:rsid w:val="00BC2625"/>
    <w:rsid w:val="00BC33A2"/>
    <w:rsid w:val="00BD405C"/>
    <w:rsid w:val="00BD508D"/>
    <w:rsid w:val="00BD7B54"/>
    <w:rsid w:val="00BD7F28"/>
    <w:rsid w:val="00BE3347"/>
    <w:rsid w:val="00BF0AF6"/>
    <w:rsid w:val="00BF4A76"/>
    <w:rsid w:val="00BF539B"/>
    <w:rsid w:val="00BF5493"/>
    <w:rsid w:val="00BF637B"/>
    <w:rsid w:val="00C0136F"/>
    <w:rsid w:val="00C018D5"/>
    <w:rsid w:val="00C043E3"/>
    <w:rsid w:val="00C1248E"/>
    <w:rsid w:val="00C13502"/>
    <w:rsid w:val="00C14545"/>
    <w:rsid w:val="00C157EF"/>
    <w:rsid w:val="00C17552"/>
    <w:rsid w:val="00C17B2E"/>
    <w:rsid w:val="00C31E17"/>
    <w:rsid w:val="00C35AC8"/>
    <w:rsid w:val="00C45BA2"/>
    <w:rsid w:val="00C506FB"/>
    <w:rsid w:val="00C516EE"/>
    <w:rsid w:val="00C555E7"/>
    <w:rsid w:val="00C60982"/>
    <w:rsid w:val="00C6491F"/>
    <w:rsid w:val="00C655AB"/>
    <w:rsid w:val="00C7097F"/>
    <w:rsid w:val="00C71FFC"/>
    <w:rsid w:val="00C807E9"/>
    <w:rsid w:val="00C817BE"/>
    <w:rsid w:val="00C86D82"/>
    <w:rsid w:val="00C90E54"/>
    <w:rsid w:val="00C92BD8"/>
    <w:rsid w:val="00C97043"/>
    <w:rsid w:val="00C97D69"/>
    <w:rsid w:val="00CA09DE"/>
    <w:rsid w:val="00CA0C07"/>
    <w:rsid w:val="00CA0FC4"/>
    <w:rsid w:val="00CA34AB"/>
    <w:rsid w:val="00CA421D"/>
    <w:rsid w:val="00CA6A27"/>
    <w:rsid w:val="00CA7B5F"/>
    <w:rsid w:val="00CA7EE4"/>
    <w:rsid w:val="00CB698A"/>
    <w:rsid w:val="00CB73B1"/>
    <w:rsid w:val="00CC4234"/>
    <w:rsid w:val="00CD451C"/>
    <w:rsid w:val="00CD4926"/>
    <w:rsid w:val="00CE09F6"/>
    <w:rsid w:val="00CE0C4F"/>
    <w:rsid w:val="00CE3956"/>
    <w:rsid w:val="00CE4156"/>
    <w:rsid w:val="00CE47B5"/>
    <w:rsid w:val="00CE6009"/>
    <w:rsid w:val="00CF1A8D"/>
    <w:rsid w:val="00CF2C6B"/>
    <w:rsid w:val="00D00E35"/>
    <w:rsid w:val="00D03A9A"/>
    <w:rsid w:val="00D15587"/>
    <w:rsid w:val="00D25D6D"/>
    <w:rsid w:val="00D267AA"/>
    <w:rsid w:val="00D3563D"/>
    <w:rsid w:val="00D40302"/>
    <w:rsid w:val="00D4187C"/>
    <w:rsid w:val="00D4234B"/>
    <w:rsid w:val="00D44132"/>
    <w:rsid w:val="00D459E6"/>
    <w:rsid w:val="00D46B8C"/>
    <w:rsid w:val="00D47E72"/>
    <w:rsid w:val="00D517EC"/>
    <w:rsid w:val="00D532B0"/>
    <w:rsid w:val="00D53F11"/>
    <w:rsid w:val="00D620B1"/>
    <w:rsid w:val="00D722D1"/>
    <w:rsid w:val="00D7376E"/>
    <w:rsid w:val="00D74B40"/>
    <w:rsid w:val="00D823E6"/>
    <w:rsid w:val="00D834EE"/>
    <w:rsid w:val="00D85EE8"/>
    <w:rsid w:val="00DA04AD"/>
    <w:rsid w:val="00DA393F"/>
    <w:rsid w:val="00DA4C16"/>
    <w:rsid w:val="00DB319C"/>
    <w:rsid w:val="00DB70C0"/>
    <w:rsid w:val="00DC233E"/>
    <w:rsid w:val="00DC4B9B"/>
    <w:rsid w:val="00DC5033"/>
    <w:rsid w:val="00DD323B"/>
    <w:rsid w:val="00DD3D8F"/>
    <w:rsid w:val="00DD51CF"/>
    <w:rsid w:val="00DD5E78"/>
    <w:rsid w:val="00DD610F"/>
    <w:rsid w:val="00DD77F8"/>
    <w:rsid w:val="00DE5624"/>
    <w:rsid w:val="00DE5E87"/>
    <w:rsid w:val="00DF3AE8"/>
    <w:rsid w:val="00DF4052"/>
    <w:rsid w:val="00E00EFD"/>
    <w:rsid w:val="00E0119E"/>
    <w:rsid w:val="00E03325"/>
    <w:rsid w:val="00E05DDC"/>
    <w:rsid w:val="00E07080"/>
    <w:rsid w:val="00E1600C"/>
    <w:rsid w:val="00E17AD0"/>
    <w:rsid w:val="00E17F6D"/>
    <w:rsid w:val="00E2390B"/>
    <w:rsid w:val="00E26C23"/>
    <w:rsid w:val="00E279CE"/>
    <w:rsid w:val="00E33B47"/>
    <w:rsid w:val="00E34A43"/>
    <w:rsid w:val="00E35D55"/>
    <w:rsid w:val="00E37F02"/>
    <w:rsid w:val="00E44C9A"/>
    <w:rsid w:val="00E451AA"/>
    <w:rsid w:val="00E51B9F"/>
    <w:rsid w:val="00E558E9"/>
    <w:rsid w:val="00E569B5"/>
    <w:rsid w:val="00E617AF"/>
    <w:rsid w:val="00E679DB"/>
    <w:rsid w:val="00E7792B"/>
    <w:rsid w:val="00E81D19"/>
    <w:rsid w:val="00E825DB"/>
    <w:rsid w:val="00E84FB0"/>
    <w:rsid w:val="00E87C0B"/>
    <w:rsid w:val="00E916FA"/>
    <w:rsid w:val="00E938A0"/>
    <w:rsid w:val="00E93B41"/>
    <w:rsid w:val="00E9679B"/>
    <w:rsid w:val="00E97BBB"/>
    <w:rsid w:val="00EA1ED1"/>
    <w:rsid w:val="00EA30AE"/>
    <w:rsid w:val="00EB0A7A"/>
    <w:rsid w:val="00EB3AFD"/>
    <w:rsid w:val="00EB3B78"/>
    <w:rsid w:val="00EB545B"/>
    <w:rsid w:val="00EB5D03"/>
    <w:rsid w:val="00EB7BD7"/>
    <w:rsid w:val="00EC1EF1"/>
    <w:rsid w:val="00EC3863"/>
    <w:rsid w:val="00EC5ADE"/>
    <w:rsid w:val="00EC6620"/>
    <w:rsid w:val="00ED11AE"/>
    <w:rsid w:val="00EE5B85"/>
    <w:rsid w:val="00EF1F76"/>
    <w:rsid w:val="00EF3F96"/>
    <w:rsid w:val="00F05DCD"/>
    <w:rsid w:val="00F06CAF"/>
    <w:rsid w:val="00F07CC2"/>
    <w:rsid w:val="00F1190E"/>
    <w:rsid w:val="00F13B3A"/>
    <w:rsid w:val="00F146E6"/>
    <w:rsid w:val="00F1678E"/>
    <w:rsid w:val="00F17EBF"/>
    <w:rsid w:val="00F200BB"/>
    <w:rsid w:val="00F2077C"/>
    <w:rsid w:val="00F207C2"/>
    <w:rsid w:val="00F21A08"/>
    <w:rsid w:val="00F2441D"/>
    <w:rsid w:val="00F244B4"/>
    <w:rsid w:val="00F257E1"/>
    <w:rsid w:val="00F348EA"/>
    <w:rsid w:val="00F349C5"/>
    <w:rsid w:val="00F3593D"/>
    <w:rsid w:val="00F36005"/>
    <w:rsid w:val="00F362C9"/>
    <w:rsid w:val="00F40B24"/>
    <w:rsid w:val="00F42800"/>
    <w:rsid w:val="00F4615B"/>
    <w:rsid w:val="00F5148A"/>
    <w:rsid w:val="00F51A03"/>
    <w:rsid w:val="00F54F61"/>
    <w:rsid w:val="00F60A39"/>
    <w:rsid w:val="00F61C9F"/>
    <w:rsid w:val="00F6599E"/>
    <w:rsid w:val="00F660FA"/>
    <w:rsid w:val="00F7367B"/>
    <w:rsid w:val="00F737C4"/>
    <w:rsid w:val="00F76519"/>
    <w:rsid w:val="00F808A3"/>
    <w:rsid w:val="00F83FA7"/>
    <w:rsid w:val="00F84D03"/>
    <w:rsid w:val="00F865E5"/>
    <w:rsid w:val="00F940B7"/>
    <w:rsid w:val="00F976FF"/>
    <w:rsid w:val="00FA4F68"/>
    <w:rsid w:val="00FB2E75"/>
    <w:rsid w:val="00FB36C5"/>
    <w:rsid w:val="00FB45BA"/>
    <w:rsid w:val="00FB5126"/>
    <w:rsid w:val="00FB5B46"/>
    <w:rsid w:val="00FC0B84"/>
    <w:rsid w:val="00FC0ED8"/>
    <w:rsid w:val="00FC13FE"/>
    <w:rsid w:val="00FC1D12"/>
    <w:rsid w:val="00FC2816"/>
    <w:rsid w:val="00FD0769"/>
    <w:rsid w:val="00FD1FD9"/>
    <w:rsid w:val="00FD3869"/>
    <w:rsid w:val="00FD39B0"/>
    <w:rsid w:val="00FD5343"/>
    <w:rsid w:val="00FD5577"/>
    <w:rsid w:val="00FD6645"/>
    <w:rsid w:val="00FD74C3"/>
    <w:rsid w:val="00FE4DC6"/>
    <w:rsid w:val="00FE5465"/>
    <w:rsid w:val="00FE6405"/>
    <w:rsid w:val="00FE73D2"/>
    <w:rsid w:val="1FB3D345"/>
    <w:rsid w:val="51CE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14"/>
  </w:style>
  <w:style w:type="paragraph" w:styleId="CommentText">
    <w:name w:val="annotation text"/>
    <w:basedOn w:val="Normal"/>
    <w:link w:val="CommentTextChar"/>
    <w:uiPriority w:val="99"/>
    <w:unhideWhenUsed/>
    <w:rsid w:val="009E46E0"/>
    <w:pPr>
      <w:spacing w:line="240" w:lineRule="auto"/>
    </w:pPr>
    <w:rPr>
      <w:sz w:val="20"/>
      <w:szCs w:val="20"/>
    </w:rPr>
  </w:style>
  <w:style w:type="character" w:customStyle="1" w:styleId="CommentTextChar">
    <w:name w:val="Comment Text Char"/>
    <w:basedOn w:val="DefaultParagraphFont"/>
    <w:link w:val="CommentText"/>
    <w:uiPriority w:val="99"/>
    <w:rsid w:val="009E46E0"/>
    <w:rPr>
      <w:sz w:val="20"/>
      <w:szCs w:val="20"/>
    </w:rPr>
  </w:style>
  <w:style w:type="character" w:styleId="CommentReference">
    <w:name w:val="annotation reference"/>
    <w:basedOn w:val="DefaultParagraphFont"/>
    <w:uiPriority w:val="99"/>
    <w:semiHidden/>
    <w:unhideWhenUsed/>
    <w:rsid w:val="009E46E0"/>
    <w:rPr>
      <w:sz w:val="16"/>
      <w:szCs w:val="16"/>
    </w:rPr>
  </w:style>
  <w:style w:type="paragraph" w:styleId="CommentSubject">
    <w:name w:val="annotation subject"/>
    <w:basedOn w:val="CommentText"/>
    <w:next w:val="CommentText"/>
    <w:link w:val="CommentSubjectChar"/>
    <w:uiPriority w:val="99"/>
    <w:semiHidden/>
    <w:unhideWhenUsed/>
    <w:rsid w:val="009E46E0"/>
    <w:rPr>
      <w:b/>
      <w:bCs/>
    </w:rPr>
  </w:style>
  <w:style w:type="character" w:customStyle="1" w:styleId="CommentSubjectChar">
    <w:name w:val="Comment Subject Char"/>
    <w:basedOn w:val="CommentTextChar"/>
    <w:link w:val="CommentSubject"/>
    <w:uiPriority w:val="99"/>
    <w:semiHidden/>
    <w:rsid w:val="009E46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22</Pages>
  <Words>7965</Words>
  <Characters>45407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39</cp:revision>
  <cp:lastPrinted>2026-08-22T00:55:00Z</cp:lastPrinted>
  <dcterms:created xsi:type="dcterms:W3CDTF">2026-08-21T22:33:00Z</dcterms:created>
  <dcterms:modified xsi:type="dcterms:W3CDTF">2026-09-09T19:53:00Z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id="5m94i37Y"/&gt;&lt;style id="http://www.zotero.org/styles/science" hasBibliography="1" bibliographyStyleHasBeenSet="0"/&gt;&lt;prefs&gt;&lt;pref name="fieldType" value="Field"/&gt;&lt;pref name="automaticJournalAbbreviati</vt:lpwstr>
  </property>
  <property fmtid="{D5CDD505-2E9C-101B-9397-08002B2CF9AE}" pid="3" name="ZOTERO_PREF_2">
    <vt:lpwstr>ons" value="true"/&gt;&lt;/prefs&gt;&lt;/data&gt;</vt:lpwstr>
  </property>
</Properties>
</file>